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DE5C" w14:textId="7FA451BC" w:rsidR="00DD5490" w:rsidRDefault="00DD5490" w:rsidP="006649F5">
      <w:pPr>
        <w:rPr>
          <w:rFonts w:ascii="游明朝" w:eastAsia="游明朝" w:hAnsi="游明朝"/>
          <w:b/>
        </w:rPr>
      </w:pPr>
    </w:p>
    <w:p w14:paraId="2728C031" w14:textId="5DE098E6" w:rsidR="008167DD" w:rsidRDefault="008167DD" w:rsidP="006649F5">
      <w:pPr>
        <w:rPr>
          <w:rFonts w:ascii="游明朝" w:eastAsia="游明朝" w:hAnsi="游明朝"/>
          <w:b/>
        </w:rPr>
      </w:pPr>
    </w:p>
    <w:p w14:paraId="12D8C0FA" w14:textId="749EE2AC" w:rsidR="005461B4" w:rsidRPr="00FD2E2A" w:rsidRDefault="005461B4" w:rsidP="00BD01D7">
      <w:pPr>
        <w:jc w:val="center"/>
        <w:rPr>
          <w:rFonts w:ascii="游明朝" w:eastAsia="游明朝" w:hAnsi="游明朝"/>
          <w:b/>
          <w:sz w:val="28"/>
          <w:szCs w:val="28"/>
        </w:rPr>
      </w:pPr>
      <w:r>
        <w:rPr>
          <w:rFonts w:ascii="游明朝" w:eastAsia="游明朝" w:hAnsi="游明朝" w:hint="eastAsia"/>
          <w:b/>
          <w:sz w:val="28"/>
          <w:szCs w:val="28"/>
        </w:rPr>
        <w:t>合意書</w:t>
      </w:r>
    </w:p>
    <w:p w14:paraId="623973AF" w14:textId="77777777" w:rsidR="005461B4" w:rsidRPr="00FD2E2A" w:rsidRDefault="005461B4" w:rsidP="006649F5">
      <w:pPr>
        <w:rPr>
          <w:rFonts w:ascii="游明朝" w:eastAsia="游明朝" w:hAnsi="游明朝"/>
          <w:b/>
        </w:rPr>
      </w:pPr>
    </w:p>
    <w:p w14:paraId="52591299" w14:textId="25D17F05" w:rsidR="005461B4" w:rsidRPr="00FD2E2A" w:rsidRDefault="009217A5" w:rsidP="003B4778">
      <w:pPr>
        <w:ind w:firstLineChars="100" w:firstLine="210"/>
        <w:rPr>
          <w:rFonts w:ascii="游明朝" w:eastAsia="游明朝" w:hAnsi="游明朝"/>
        </w:rPr>
      </w:pPr>
      <w:r>
        <w:rPr>
          <w:rFonts w:ascii="游明朝" w:eastAsia="游明朝" w:hAnsi="游明朝" w:hint="eastAsia"/>
        </w:rPr>
        <w:t>株式会社WineBank</w:t>
      </w:r>
      <w:r>
        <w:rPr>
          <w:rFonts w:ascii="游明朝" w:eastAsia="游明朝" w:hAnsi="游明朝"/>
        </w:rPr>
        <w:t>（以下「甲」という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と〇〇</w:t>
      </w:r>
      <w:r>
        <w:rPr>
          <w:rFonts w:ascii="游明朝" w:eastAsia="游明朝" w:hAnsi="游明朝"/>
        </w:rPr>
        <w:t>（以下「乙」という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とは、フランス著名シェフであるThierry Marx氏と共同で2027年4月末を目途とした六本木ミッドタウン1階にオープンするレストラン開業資金のため、運営会社である</w:t>
      </w:r>
      <w:r>
        <w:rPr>
          <w:rFonts w:ascii="游明朝" w:eastAsia="游明朝" w:hAnsi="游明朝" w:cs="ＭＳ 明朝" w:hint="eastAsia"/>
        </w:rPr>
        <w:t xml:space="preserve">株式会社Brasserie Thierry Marx（以下「対象会社」という。）</w:t>
      </w:r>
      <w:r>
        <w:rPr>
          <w:rFonts w:ascii="游明朝" w:eastAsia="游明朝" w:hAnsi="游明朝" w:hint="eastAsia"/>
        </w:rPr>
        <w:t>に対する</w:t>
      </w:r>
      <w:r>
        <w:rPr>
          <w:rFonts w:ascii="游明朝" w:eastAsia="游明朝" w:hAnsi="游明朝" w:cs="ＭＳ 明朝" w:hint="eastAsia"/>
        </w:rPr>
        <w:t>第三者割当増資</w:t>
      </w:r>
      <w:r>
        <w:rPr>
          <w:rFonts w:ascii="游明朝" w:eastAsia="游明朝" w:hAnsi="游明朝" w:hint="eastAsia"/>
        </w:rPr>
        <w:t>に関して、以下のとおり合意する（以下「本合意」という。）。</w:t>
      </w:r>
    </w:p>
    <w:p w14:paraId="3E2B4F79" w14:textId="77777777" w:rsidR="005461B4" w:rsidRPr="00FD2E2A" w:rsidRDefault="005461B4" w:rsidP="005461B4">
      <w:pPr>
        <w:rPr>
          <w:rFonts w:ascii="游明朝" w:eastAsia="游明朝" w:hAnsi="游明朝"/>
        </w:rPr>
      </w:pPr>
    </w:p>
    <w:p w14:paraId="1E94B145" w14:textId="2C40B21D" w:rsidR="005461B4" w:rsidRPr="00FD2E2A" w:rsidRDefault="005461B4" w:rsidP="005461B4">
      <w:pPr>
        <w:rPr>
          <w:rFonts w:ascii="游明朝" w:eastAsia="游明朝" w:hAnsi="游明朝"/>
          <w:b/>
          <w:bCs/>
        </w:rPr>
      </w:pPr>
      <w:r>
        <w:rPr>
          <w:rFonts w:ascii="游明朝" w:eastAsia="游明朝" w:hAnsi="游明朝"/>
          <w:b/>
          <w:bCs/>
        </w:rPr>
        <w:t>第1条（</w:t>
      </w:r>
      <w:r>
        <w:rPr>
          <w:rFonts w:ascii="游明朝" w:eastAsia="游明朝" w:hAnsi="游明朝" w:hint="eastAsia"/>
          <w:b/>
          <w:bCs/>
        </w:rPr>
        <w:t>出資</w:t>
      </w:r>
      <w:r>
        <w:rPr>
          <w:rFonts w:ascii="游明朝" w:eastAsia="游明朝" w:hAnsi="游明朝"/>
          <w:b/>
          <w:bCs/>
        </w:rPr>
        <w:t>）</w:t>
      </w:r>
    </w:p>
    <w:p w14:paraId="3139890B" w14:textId="5730A721" w:rsidR="00487337" w:rsidRPr="00FD2E2A" w:rsidRDefault="00656D49" w:rsidP="00656D49">
      <w:pPr>
        <w:ind w:left="420" w:hangingChars="200" w:hanging="420"/>
        <w:rPr>
          <w:rFonts w:ascii="游明朝" w:eastAsia="游明朝" w:hAnsi="游明朝"/>
        </w:rPr>
      </w:pPr>
      <w:r>
        <w:rPr>
          <w:rFonts w:ascii="游明朝" w:eastAsia="游明朝" w:hAnsi="游明朝" w:hint="eastAsia"/>
        </w:rPr>
        <w:t xml:space="preserve">１　乙は、甲による対象会社の開業資金のためPreバリュー300,000,000円にて総額150,000,000円（以下「本件出資総額」という。）の募集に対し、2026年10月末日（以下「本件実行日」という。）迄に、金20,000,000円の出資（以下「本件出資」という。）をすることを約束する（以下「本件約束」という）。</w:t>
      </w:r>
    </w:p>
    <w:p w14:paraId="36C57280" w14:textId="477EF199" w:rsidR="00487337" w:rsidRPr="00FD2E2A" w:rsidRDefault="00B37F4C" w:rsidP="00030E5C">
      <w:pPr>
        <w:ind w:left="405" w:hangingChars="193" w:hanging="405"/>
        <w:rPr>
          <w:rFonts w:ascii="游明朝" w:eastAsia="游明朝" w:hAnsi="游明朝" w:cs="ＭＳ 明朝"/>
        </w:rPr>
      </w:pPr>
      <w:r>
        <w:rPr>
          <w:rFonts w:ascii="游明朝" w:eastAsia="游明朝" w:hAnsi="游明朝" w:cs="ＭＳ 明朝" w:hint="eastAsia"/>
        </w:rPr>
        <w:t xml:space="preserve">２　本件約束の履行義務は、次の各号の一に該当する場合には効力は生じず、この場合、本合意は当然に白紙解約とする。</w:t>
      </w:r>
    </w:p>
    <w:p w14:paraId="71B90DAE" w14:textId="204E935D" w:rsidR="00B92C16" w:rsidRPr="00FD2E2A" w:rsidRDefault="0056724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r>
      <w:del w:id="9055" w:author="レビュー案" w:date="2026-09-03T00:00:00Z">
        <w:r>
          <w:rPr>
            <w:rFonts w:ascii="游明朝" w:eastAsia="游明朝" w:hAnsi="游明朝" w:cs="ＭＳ 明朝" w:hint="eastAsia"/>
          </w:rPr>
          <w:delText xml:space="preserve">本件出資総額が著しく増額した場合、対象会社の六本木ミッドタウン開業スケジュールが著しく遅延が生じた場合</w:delText>
        </w:r>
      </w:del>
      <w:ins w:id="9056" w:author="レビュー案" w:date="2026-09-03T00:00:00Z">
        <w:r>
          <w:rPr>
            <w:rFonts w:ascii="游明朝" w:eastAsia="游明朝" w:hAnsi="游明朝" w:cs="ＭＳ 明朝" w:hint="eastAsia"/>
          </w:rPr>
          <w:t xml:space="preserve">本件ラウンドにおける本件出資総額が金【　　　　　　】円を超えて増額した場合、又は対象会社の六本木ミッドタウンにおける開業が【　　】か月を超えて遅延した場合</w:t>
        </w:r>
      </w:ins>
    </w:p>
    <w:p w14:paraId="5611937D" w14:textId="47497939" w:rsidR="00487337" w:rsidRDefault="00FF65FB"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対象会社の粉飾決算が発見された場合その他対象会社の財務状態又は株式価値が本合意書締結日現在の想定よりも相当程度毀損されていることが客観的資料により明らかになった場合</w:t>
      </w:r>
    </w:p>
    <w:p w14:paraId="1F344DFE" w14:textId="68808C3A" w:rsidR="004575A6" w:rsidRPr="00FD2E2A" w:rsidRDefault="004575A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その他、本合意内容に違反することが生じた場合</w:t>
      </w:r>
    </w:p>
    <w:p w14:paraId="444AB01E" w14:textId="77777777" w:rsidR="005461B4" w:rsidRPr="00FD2E2A" w:rsidRDefault="005461B4" w:rsidP="005461B4">
      <w:pPr>
        <w:rPr>
          <w:rFonts w:ascii="游明朝" w:eastAsia="游明朝" w:hAnsi="游明朝"/>
        </w:rPr>
      </w:pPr>
    </w:p>
    <w:p w14:paraId="6CC00D25" w14:textId="2D8CB20D" w:rsidR="005461B4" w:rsidRPr="00FD2E2A" w:rsidRDefault="005461B4" w:rsidP="005461B4">
      <w:pPr>
        <w:rPr>
          <w:rFonts w:ascii="游明朝" w:eastAsia="游明朝" w:hAnsi="游明朝"/>
          <w:b/>
          <w:bCs/>
        </w:rPr>
      </w:pPr>
      <w:r>
        <w:rPr>
          <w:rFonts w:ascii="游明朝" w:eastAsia="游明朝" w:hAnsi="游明朝" w:hint="eastAsia"/>
          <w:b/>
          <w:bCs/>
        </w:rPr>
        <w:t>第</w:t>
      </w:r>
      <w:r>
        <w:rPr>
          <w:rFonts w:ascii="游明朝" w:eastAsia="游明朝" w:hAnsi="游明朝"/>
          <w:b/>
          <w:bCs/>
        </w:rPr>
        <w:t>2条（</w:t>
      </w:r>
      <w:r>
        <w:rPr>
          <w:rFonts w:ascii="游明朝" w:eastAsia="游明朝" w:hAnsi="游明朝" w:hint="eastAsia"/>
          <w:b/>
          <w:bCs/>
        </w:rPr>
        <w:t>本件出資実行後の取り決め）</w:t>
      </w:r>
    </w:p>
    <w:p w14:paraId="07EF2748" w14:textId="1EA70BCF" w:rsidR="00B4733E" w:rsidRPr="00FD2E2A" w:rsidRDefault="00656D49" w:rsidP="00656D49">
      <w:pPr>
        <w:ind w:left="420" w:hangingChars="200" w:hanging="420"/>
        <w:rPr>
          <w:rFonts w:ascii="游明朝" w:eastAsia="游明朝" w:hAnsi="游明朝"/>
        </w:rPr>
      </w:pPr>
      <w:r>
        <w:rPr>
          <w:rFonts w:ascii="游明朝" w:eastAsia="游明朝" w:hAnsi="游明朝" w:hint="eastAsia"/>
        </w:rPr>
        <w:t xml:space="preserve">１　甲は、前条の本件出資が行われたときは、以下の各事項を行い、又は対象会社をして行わせることを、乙に対し、確約する。</w:t>
      </w:r>
    </w:p>
    <w:p w14:paraId="3E833CC8" w14:textId="3E68F5BE" w:rsidR="000C5BCC" w:rsidRPr="00FD2E2A" w:rsidRDefault="004A6178" w:rsidP="000C5BCC">
      <w:pPr>
        <w:pStyle w:val="ac"/>
        <w:numPr>
          <w:ilvl w:val="0"/>
          <w:numId w:val="10"/>
        </w:numPr>
        <w:ind w:leftChars="0"/>
        <w:rPr>
          <w:rFonts w:ascii="游明朝" w:eastAsia="游明朝" w:hAnsi="游明朝"/>
        </w:rPr>
      </w:pPr>
      <w:r>
        <w:rPr>
          <w:rFonts w:ascii="游明朝" w:eastAsia="游明朝" w:hAnsi="游明朝" w:hint="eastAsia"/>
        </w:rPr>
        <w:t>乙の要望に応じて、対象会社の運営に係る店舗（以下「本件店舗」という。）のオーナーズルーム及びケータリングサービスを利用できる権利を乙に付与するとともに、本件店舗の店内飲食代金（サービス料を含むが、ワインボトル代金を除く。）の50％割引を株主優待として適用すること。但し、店内飲食は月1回までとし、乙の同席を条件としてオーナーズルーム利用時もしくは通常席上限4名分迄の飲食代金に適用する。</w:t>
      </w:r>
    </w:p>
    <w:p w14:paraId="3550C4B9" w14:textId="547FC5E3" w:rsidR="00EC67C1" w:rsidRPr="00FD2E2A" w:rsidRDefault="00FF65FB" w:rsidP="000C5BCC">
      <w:pPr>
        <w:pStyle w:val="ac"/>
        <w:numPr>
          <w:ilvl w:val="0"/>
          <w:numId w:val="10"/>
        </w:numPr>
        <w:ind w:leftChars="0"/>
        <w:rPr>
          <w:rFonts w:ascii="游明朝" w:eastAsia="游明朝" w:hAnsi="游明朝"/>
        </w:rPr>
      </w:pPr>
      <w:bookmarkStart w:id="0" w:name="OLE_LINK111"/>
      <w:bookmarkStart w:id="1" w:name="OLE_LINK112"/>
      <w:r>
        <w:rPr>
          <w:rFonts w:ascii="游明朝" w:eastAsia="游明朝" w:hAnsi="游明朝" w:hint="eastAsia"/>
        </w:rPr>
        <w:t>対象会社の定款を（変更が行われた場合には、その都度）乙に開示すること</w:t>
      </w:r>
    </w:p>
    <w:p w14:paraId="167627B8" w14:textId="16FB5ED7" w:rsidR="00C44F27"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対象会社の事業計画書を（変更が行われた場合には、その都度）乙に開示すること</w:t>
      </w:r>
    </w:p>
    <w:p w14:paraId="7F4E2B9E" w14:textId="67F988B6" w:rsidR="00BA1A64"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対象会社の決算にあたり、その財務諸表（財務諸表等の用語、様式及び作成方法に関する規則における定義及び要件に従う。）を（修正が行われた場合には、その都度）、乙に開示すること</w:t>
      </w:r>
    </w:p>
    <w:p w14:paraId="56EDBCE7" w14:textId="45336B53" w:rsidR="00C44F27" w:rsidRPr="00FD2E2A" w:rsidRDefault="00BA1A64" w:rsidP="000C5BCC">
      <w:pPr>
        <w:pStyle w:val="ac"/>
        <w:numPr>
          <w:ilvl w:val="0"/>
          <w:numId w:val="10"/>
        </w:numPr>
        <w:ind w:leftChars="0"/>
        <w:rPr>
          <w:rFonts w:ascii="游明朝" w:eastAsia="游明朝" w:hAnsi="游明朝"/>
        </w:rPr>
      </w:pPr>
      <w:r>
        <w:rPr>
          <w:rFonts w:ascii="游明朝" w:eastAsia="游明朝" w:hAnsi="游明朝" w:hint="eastAsia"/>
        </w:rPr>
        <w:t xml:space="preserve">手法の如何を問わず、本件店舗の運営に係る事業（以下「本件事業」という。）、</w:t>
      </w:r>
      <w:del w:id="9045" w:author="レビュー案" w:date="2026-09-03T00:00:00Z">
        <w:r>
          <w:rPr>
            <w:rFonts w:ascii="游明朝" w:eastAsia="游明朝" w:hAnsi="游明朝" w:hint="eastAsia"/>
          </w:rPr>
          <w:delText xml:space="preserve">対象会社又はWBP3の買収</w:delText>
        </w:r>
      </w:del>
      <w:ins w:id="9046" w:author="レビュー案" w:date="2026-09-03T00:00:00Z">
        <w:r>
          <w:rPr>
            <w:rFonts w:ascii="游明朝" w:eastAsia="游明朝" w:hAnsi="游明朝" w:hint="eastAsia"/>
          </w:rPr>
          <w:t xml:space="preserve">対象会社又は合同会社WineBank P3（以下「WBP3」という。）の買収</w:t>
        </w:r>
      </w:ins>
      <w:r>
        <w:rPr>
          <w:rFonts w:ascii="游明朝" w:eastAsia="游明朝" w:hAnsi="游明朝" w:hint="eastAsia"/>
        </w:rPr>
        <w:t xml:space="preserve">（以下「本件買収」という。）を意欲する買収候補者から具体的な提案があった場合又は買収に関する具体的な交渉を開始した場合、買収候補者並びに提案及び交渉に関する具体的な内容その他本件買収に関する重要な情報を、随時、乙に</w:t>
        <w:lastRenderedPageBreak/>
        <w:t>開示するとともに、買収手法の選択に関して、乙と事前に十分相談すること</w:t>
      </w:r>
    </w:p>
    <w:p w14:paraId="5CA849D9" w14:textId="5753CA63" w:rsidR="00EC67C1" w:rsidRDefault="00EC67C1" w:rsidP="000C5BCC">
      <w:pPr>
        <w:pStyle w:val="ac"/>
        <w:numPr>
          <w:ilvl w:val="0"/>
          <w:numId w:val="10"/>
        </w:numPr>
        <w:ind w:leftChars="0"/>
        <w:rPr>
          <w:rFonts w:ascii="游明朝" w:eastAsia="游明朝" w:hAnsi="游明朝"/>
        </w:rPr>
      </w:pPr>
      <w:r>
        <w:rPr>
          <w:rFonts w:ascii="游明朝" w:eastAsia="游明朝" w:hAnsi="游明朝" w:hint="eastAsia"/>
        </w:rPr>
        <w:t>善良なる管理者の注意をもって、対象会社を運営し、又は運営を監督すること</w:t>
      </w:r>
    </w:p>
    <w:bookmarkEnd w:id="0"/>
    <w:bookmarkEnd w:id="1"/>
    <w:p w14:paraId="607995B3" w14:textId="6FDBE3B6" w:rsidR="008E6B1D" w:rsidRPr="00FD2E2A" w:rsidRDefault="00D946A8" w:rsidP="00D946A8">
      <w:pPr>
        <w:ind w:left="420" w:hangingChars="200" w:hanging="420"/>
        <w:rPr>
          <w:rFonts w:ascii="游明朝" w:eastAsia="游明朝" w:hAnsi="游明朝" w:cs="ＭＳ 明朝"/>
        </w:rPr>
      </w:pPr>
      <w:r>
        <w:rPr>
          <w:rFonts w:ascii="游明朝" w:eastAsia="游明朝" w:hAnsi="游明朝" w:cs="ＭＳ 明朝" w:hint="eastAsia"/>
        </w:rPr>
        <w:t xml:space="preserve">２　本件買収及び本件出資の回収に関して、次の各号を適用する。</w:t>
      </w:r>
    </w:p>
    <w:p w14:paraId="2407E467" w14:textId="63F9E696" w:rsidR="009C5450" w:rsidRPr="006D4441" w:rsidRDefault="008E6B1D" w:rsidP="004E0DA3">
      <w:pPr>
        <w:pStyle w:val="ac"/>
        <w:numPr>
          <w:ilvl w:val="0"/>
          <w:numId w:val="22"/>
        </w:numPr>
        <w:ind w:leftChars="0"/>
        <w:rPr>
          <w:rFonts w:ascii="游明朝" w:eastAsia="游明朝" w:hAnsi="游明朝"/>
        </w:rPr>
      </w:pPr>
      <w:r>
        <w:rPr>
          <w:rFonts w:ascii="游明朝" w:eastAsia="游明朝" w:hAnsi="游明朝" w:cs="ＭＳ 明朝" w:hint="eastAsia"/>
        </w:rPr>
      </w:r>
      <w:del w:id="9047" w:author="レビュー案" w:date="2026-09-03T00:00:00Z">
        <w:r>
          <w:rPr>
            <w:rFonts w:ascii="游明朝" w:eastAsia="游明朝" w:hAnsi="游明朝" w:cs="ＭＳ 明朝" w:hint="eastAsia"/>
          </w:rPr>
          <w:delText xml:space="preserve">甲は、2026年4月以降、5年～10年以内に</w:delText>
        </w:r>
      </w:del>
      <w:ins w:id="9048" w:author="レビュー案" w:date="2026-09-03T00:00:00Z">
        <w:r>
          <w:rPr>
            <w:rFonts w:ascii="游明朝" w:eastAsia="游明朝" w:hAnsi="游明朝" w:cs="ＭＳ 明朝" w:hint="eastAsia"/>
          </w:rPr>
          <w:t xml:space="preserve">甲は、本件実行日以降、5年～10年以内に</w:t>
        </w:r>
      </w:ins>
      <w:r>
        <w:rPr>
          <w:rFonts w:ascii="游明朝" w:eastAsia="游明朝" w:hAnsi="游明朝" w:cs="ＭＳ 明朝" w:hint="eastAsia"/>
        </w:rPr>
        <w:t xml:space="preserve">対象会社の株式譲渡先を検討する。</w:t>
      </w:r>
    </w:p>
    <w:p w14:paraId="4045E4BA" w14:textId="77777777" w:rsidR="00FC103C" w:rsidRPr="00FC103C" w:rsidRDefault="00CD5187" w:rsidP="00FC103C">
      <w:pPr>
        <w:pStyle w:val="ac"/>
        <w:numPr>
          <w:ilvl w:val="0"/>
          <w:numId w:val="22"/>
        </w:numPr>
        <w:ind w:leftChars="0"/>
      </w:pPr>
      <w:r>
        <w:rPr>
          <w:rFonts w:ascii="游明朝" w:eastAsia="游明朝" w:hAnsi="游明朝" w:cs="ＭＳ 明朝" w:hint="eastAsia"/>
        </w:rPr>
        <w:t>乙は、前号株式譲渡先を検討に際して、事業計画に基づき客観的な第三者評価を伴う株式譲渡価格においては不合理に株式譲渡を拒否しない。</w:t>
      </w:r>
    </w:p>
    <w:p w14:paraId="0B6DFCE9" w14:textId="625A60F1" w:rsidR="00EC67C1" w:rsidRPr="00FD2E2A" w:rsidRDefault="005A7AF3" w:rsidP="00FC103C">
      <w:r>
        <w:rPr>
          <w:rFonts w:ascii="游明朝" w:eastAsia="游明朝" w:hAnsi="游明朝" w:cs="ＭＳ 明朝" w:hint="eastAsia"/>
        </w:rPr>
        <w:t xml:space="preserve">３　甲は、乙に対し、次の各号に該当する行為を行わず、又は対象会社をして行わせないことを確約する。</w:t>
      </w:r>
    </w:p>
    <w:p w14:paraId="482E0C20" w14:textId="0A3E102B" w:rsidR="00EC67C1" w:rsidRPr="004F778B"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と甲又は第三者とのコンサルティング契約その他の契約又は合意等において、一般の市場における利害関係のない第三者との取引において一般に成立しうる合理的な対価（以下「適正対価」という。）を超える不合理な対価を設定するなどして、不当な利得を</w:t>
      </w:r>
      <w:bookmarkStart w:id="2" w:name="OLE_LINK118"/>
      <w:bookmarkStart w:id="3" w:name="OLE_LINK119"/>
      <w:r>
        <w:rPr>
          <w:rFonts w:ascii="游明朝" w:eastAsia="游明朝" w:hAnsi="游明朝" w:hint="eastAsia"/>
        </w:rPr>
        <w:t>自ら得、又は第三者をして</w:t>
      </w:r>
      <w:bookmarkEnd w:id="2"/>
      <w:bookmarkEnd w:id="3"/>
      <w:r>
        <w:rPr>
          <w:rFonts w:ascii="游明朝" w:eastAsia="游明朝" w:hAnsi="游明朝" w:hint="eastAsia"/>
        </w:rPr>
        <w:t>得させること。</w:t>
      </w:r>
    </w:p>
    <w:p w14:paraId="135AF55B" w14:textId="2D215942" w:rsidR="00C44F27" w:rsidRPr="00FD2E2A" w:rsidRDefault="00C44F27" w:rsidP="00EC67C1">
      <w:pPr>
        <w:pStyle w:val="ac"/>
        <w:numPr>
          <w:ilvl w:val="0"/>
          <w:numId w:val="14"/>
        </w:numPr>
        <w:ind w:leftChars="0"/>
        <w:rPr>
          <w:rFonts w:ascii="游明朝" w:eastAsia="游明朝" w:hAnsi="游明朝"/>
        </w:rPr>
      </w:pPr>
      <w:r>
        <w:rPr>
          <w:rFonts w:ascii="游明朝" w:eastAsia="游明朝" w:hAnsi="游明朝" w:hint="eastAsia"/>
        </w:rPr>
        <w:t>正当な理由なく、対象会社と甲のコンサルティング契約を終了させ、対象会社を運営し、又は運営を監督する立場から撤退すること</w:t>
      </w:r>
    </w:p>
    <w:p w14:paraId="38F7AA18" w14:textId="4258E789"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r>
      <w:del w:id="9049" w:author="レビュー案" w:date="2026-09-03T00:00:00Z">
        <w:r>
          <w:rPr>
            <w:rFonts w:ascii="游明朝" w:eastAsia="游明朝" w:hAnsi="游明朝" w:hint="eastAsia"/>
          </w:rPr>
          <w:delText xml:space="preserve">対象会社の株式について、WBP3の持株比率を66％未満に希釈化させること</w:delText>
        </w:r>
      </w:del>
      <w:ins w:id="9050" w:author="レビュー案" w:date="2026-09-03T00:00:00Z">
        <w:r>
          <w:rPr>
            <w:rFonts w:ascii="游明朝" w:eastAsia="游明朝" w:hAnsi="游明朝" w:hint="eastAsia"/>
          </w:rPr>
          <w:t xml:space="preserve">対象会社の株式について、中野邦人及びWBP3の合計持株比率（発行済株式総数を基準とし、新株予約権その他の潜在株式は算入しない。）を66％未満に希釈化させること</w:t>
        </w:r>
      </w:ins>
    </w:p>
    <w:p w14:paraId="037CA59E" w14:textId="7EAF4695"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r>
      <w:del w:id="9057" w:author="レビュー案" w:date="2026-09-03T00:00:00Z">
        <w:r>
          <w:rPr>
            <w:rFonts w:ascii="游明朝" w:eastAsia="游明朝" w:hAnsi="游明朝" w:hint="eastAsia"/>
          </w:rPr>
          <w:delText xml:space="preserve">対象会社の株式について、種類株式を発行すること</w:delText>
        </w:r>
      </w:del>
      <w:ins w:id="9058" w:author="レビュー案" w:date="2026-09-03T00:00:00Z">
        <w:r>
          <w:rPr>
            <w:rFonts w:ascii="游明朝" w:eastAsia="游明朝" w:hAnsi="游明朝" w:hint="eastAsia"/>
          </w:rPr>
          <w:t xml:space="preserve">対象会社の株式について、乙の事前の書面による同意なく種類株式を発行すること</w:t>
        </w:r>
      </w:ins>
    </w:p>
    <w:p w14:paraId="56A50CD4" w14:textId="6B6E89CC" w:rsidR="00EC67C1" w:rsidRPr="00FD2E2A" w:rsidRDefault="00EC67C1" w:rsidP="00EC67C1">
      <w:pPr>
        <w:pStyle w:val="ac"/>
        <w:numPr>
          <w:ilvl w:val="0"/>
          <w:numId w:val="14"/>
        </w:numPr>
        <w:ind w:leftChars="0"/>
        <w:rPr>
          <w:rFonts w:ascii="游明朝" w:eastAsia="游明朝" w:hAnsi="游明朝"/>
        </w:rPr>
      </w:pPr>
      <w:r>
        <w:rPr>
          <w:rFonts w:ascii="游明朝" w:eastAsia="游明朝" w:hAnsi="游明朝" w:hint="eastAsia"/>
        </w:rPr>
      </w:r>
      <w:del w:id="9051" w:author="レビュー案" w:date="2026-09-03T00:00:00Z">
        <w:r>
          <w:rPr>
            <w:rFonts w:ascii="游明朝" w:eastAsia="游明朝" w:hAnsi="游明朝" w:hint="eastAsia"/>
          </w:rPr>
          <w:delText xml:space="preserve">WBP3と本件34％投資家との間で、</w:delText>
        </w:r>
      </w:del>
      <w:ins w:id="9052" w:author="レビュー案" w:date="2026-09-03T00:00:00Z">
        <w:r>
          <w:rPr>
            <w:rFonts w:ascii="游明朝" w:eastAsia="游明朝" w:hAnsi="游明朝" w:hint="eastAsia"/>
          </w:rPr>
          <w:t xml:space="preserve">WBP3と本件ラウンドにおける外部投資家（本合意締結日現在の合計持株比率33.3％。以下「本件外部投資家」という。）との間で、</w:t>
        </w:r>
      </w:ins>
      <w:bookmarkStart w:id="4" w:name="OLE_LINK109"/>
      <w:bookmarkStart w:id="5" w:name="OLE_LINK110"/>
      <w:r>
        <w:rPr>
          <w:rFonts w:ascii="游明朝" w:eastAsia="游明朝" w:hAnsi="游明朝" w:hint="eastAsia"/>
        </w:rPr>
        <w:t>WBP3が合理的に許容される範囲を超えた不利益を被るような不合理な内容の</w:t>
      </w:r>
      <w:bookmarkEnd w:id="4"/>
      <w:bookmarkEnd w:id="5"/>
      <w:r>
        <w:rPr>
          <w:rFonts w:ascii="游明朝" w:eastAsia="游明朝" w:hAnsi="游明朝" w:hint="eastAsia"/>
        </w:rPr>
        <w:t>株主間契約その他の合意等を成立させること</w:t>
      </w:r>
    </w:p>
    <w:p w14:paraId="1AFA2960" w14:textId="129689B5" w:rsidR="00EC67C1" w:rsidRPr="00FD2E2A" w:rsidRDefault="00EC67C1" w:rsidP="00EC67C1">
      <w:pPr>
        <w:pStyle w:val="ac"/>
        <w:numPr>
          <w:ilvl w:val="0"/>
          <w:numId w:val="14"/>
        </w:numPr>
        <w:ind w:leftChars="0"/>
        <w:rPr>
          <w:rFonts w:ascii="游明朝" w:eastAsia="游明朝" w:hAnsi="游明朝"/>
        </w:rPr>
      </w:pPr>
      <w:r>
        <w:rPr>
          <w:rFonts w:ascii="游明朝" w:eastAsia="游明朝" w:hAnsi="游明朝" w:hint="eastAsia"/>
        </w:rPr>
      </w:r>
      <w:del w:id="9053" w:author="レビュー案" w:date="2026-09-03T00:00:00Z">
        <w:r>
          <w:rPr>
            <w:rFonts w:ascii="游明朝" w:eastAsia="游明朝" w:hAnsi="游明朝" w:hint="eastAsia"/>
          </w:rPr>
          <w:delText xml:space="preserve">本件34％投資家との間で、対象会社の配当可能利益の34％を超える利益を本件34％投資家に配当</w:delText>
        </w:r>
      </w:del>
      <w:ins w:id="9054" w:author="レビュー案" w:date="2026-09-03T00:00:00Z">
        <w:r>
          <w:rPr>
            <w:rFonts w:ascii="游明朝" w:eastAsia="游明朝" w:hAnsi="游明朝" w:hint="eastAsia"/>
          </w:rPr>
          <w:t xml:space="preserve">本件外部投資家との間で、対象会社の配当可能利益のうち本件外部投資家の合計持株比率（33.3％）を超える割合の利益を本件外部投資家に配当</w:t>
        </w:r>
      </w:ins>
      <w:r>
        <w:rPr>
          <w:rFonts w:ascii="游明朝" w:eastAsia="游明朝" w:hAnsi="游明朝" w:hint="eastAsia"/>
        </w:rPr>
        <w:t xml:space="preserve">その他の方法により給付することを合意し、若しくは対象会社をして合意させ、又はそのような給付を現実に実行し、若しくは実行させること</w:t>
      </w:r>
    </w:p>
    <w:p w14:paraId="0EEFA598" w14:textId="4C9E7D65"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対象会社の定款について、合理的に許容される範囲を超えた不利益を被るような不合理な内容の定款とすること</w:t>
      </w:r>
    </w:p>
    <w:p w14:paraId="1C3282AE" w14:textId="5ED14AD1" w:rsidR="00496A76" w:rsidRPr="00BE4067" w:rsidRDefault="006943F2" w:rsidP="00A75B03">
      <w:pPr>
        <w:ind w:left="420" w:hangingChars="200" w:hanging="420"/>
        <w:rPr>
          <w:rFonts w:ascii="游明朝" w:eastAsia="游明朝" w:hAnsi="游明朝"/>
        </w:rPr>
      </w:pPr>
      <w:r>
        <w:rPr>
          <w:rFonts w:ascii="游明朝" w:eastAsia="游明朝" w:hAnsi="游明朝" w:hint="eastAsia"/>
        </w:rPr>
        <w:t xml:space="preserve">４　乙は、次の各号に定める内容を確認し、いずれも前項第１号に該当しないことに同意する。</w:t>
      </w:r>
    </w:p>
    <w:p w14:paraId="086C42CF" w14:textId="3C349646"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甲が対象会社と合理的な内容に基づいた運営委託契約を締結すること</w:t>
      </w:r>
    </w:p>
    <w:p w14:paraId="679EA7D5" w14:textId="0F581347"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を賃借人とする本件店舗の賃貸借契約において連帯保証人となること及び同連帯保証に関して対象会社から同契約に係る賃料の1か月分相当額（更新時も同様とする）を合理的な保証料として甲が受領すること</w:t>
      </w:r>
    </w:p>
    <w:p w14:paraId="7C046451" w14:textId="486747DE"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甲が対象会社に対し、適正対価にて、ワインを販売すること（対象会社が甲から、適正対価にて、ワインを仕入れること）</w:t>
      </w:r>
    </w:p>
    <w:p w14:paraId="35C7DDC8" w14:textId="77777777" w:rsidR="00EC67C1" w:rsidRPr="00FD2E2A" w:rsidRDefault="00EC67C1" w:rsidP="001F7795">
      <w:pPr>
        <w:rPr>
          <w:rFonts w:ascii="游明朝" w:eastAsia="游明朝" w:hAnsi="游明朝"/>
        </w:rPr>
      </w:pPr>
    </w:p>
    <w:p w14:paraId="78D9B6A8" w14:textId="409710AC" w:rsidR="00EC67C1" w:rsidRPr="00FD2E2A" w:rsidRDefault="00EC67C1" w:rsidP="00EC67C1">
      <w:pPr>
        <w:ind w:left="420" w:hangingChars="200" w:hanging="420"/>
        <w:rPr>
          <w:rFonts w:ascii="游明朝" w:eastAsia="游明朝" w:hAnsi="游明朝"/>
          <w:b/>
          <w:bCs/>
        </w:rPr>
      </w:pPr>
      <w:r>
        <w:rPr>
          <w:rFonts w:ascii="游明朝" w:eastAsia="游明朝" w:hAnsi="游明朝" w:hint="eastAsia"/>
          <w:b/>
          <w:bCs/>
        </w:rPr>
      </w:r>
      <w:del w:id="9025" w:author="レビュー案" w:date="2026-09-03T00:00:00Z">
        <w:r>
          <w:rPr>
            <w:rFonts w:ascii="游明朝" w:eastAsia="游明朝" w:hAnsi="游明朝" w:hint="eastAsia"/>
            <w:b/>
            <w:bCs/>
          </w:rPr>
          <w:delText xml:space="preserve">第４条（解除）</w:delText>
        </w:r>
      </w:del>
      <w:ins w:id="9026" w:author="レビュー案" w:date="2026-09-03T00:00:00Z">
        <w:r>
          <w:rPr>
            <w:rFonts w:ascii="游明朝" w:eastAsia="游明朝" w:hAnsi="游明朝" w:hint="eastAsia"/>
            <w:b/>
            <w:bCs/>
          </w:rPr>
          <w:t xml:space="preserve">第３条（解除）</w:t>
        </w:r>
      </w:ins>
    </w:p>
    <w:p w14:paraId="6C72845A" w14:textId="05644962" w:rsidR="00030E5C" w:rsidRPr="00FD2E2A" w:rsidRDefault="00656D49" w:rsidP="00656D49">
      <w:pPr>
        <w:ind w:left="420" w:hangingChars="200" w:hanging="420"/>
        <w:rPr>
          <w:rFonts w:ascii="游明朝" w:eastAsia="游明朝" w:hAnsi="游明朝"/>
        </w:rPr>
      </w:pPr>
      <w:r>
        <w:rPr>
          <w:rFonts w:ascii="游明朝" w:eastAsia="游明朝" w:hAnsi="游明朝" w:hint="eastAsia"/>
        </w:rPr>
        <w:t xml:space="preserve">１　甲及び乙は、それぞれ、相手方が次の各号の一に該当したときは、催告を要することなく直ちに、本合意を解除することができる。</w:t>
      </w:r>
    </w:p>
    <w:p w14:paraId="466C9539" w14:textId="1ADE5ABD" w:rsidR="00DA1C48" w:rsidRPr="00FD2E2A" w:rsidRDefault="00DA1C48" w:rsidP="009A4CCF">
      <w:pPr>
        <w:pStyle w:val="ac"/>
        <w:numPr>
          <w:ilvl w:val="0"/>
          <w:numId w:val="15"/>
        </w:numPr>
        <w:ind w:leftChars="0"/>
        <w:rPr>
          <w:rFonts w:ascii="游明朝" w:eastAsia="游明朝" w:hAnsi="游明朝"/>
        </w:rPr>
      </w:pPr>
      <w:r>
        <w:rPr>
          <w:rFonts w:ascii="游明朝" w:eastAsia="游明朝" w:hAnsi="游明朝" w:hint="eastAsia"/>
        </w:rPr>
        <w:t xml:space="preserve">本合意上の重要な義務に違反し、その程度が当事者間の信頼関係を破壊する程度に重大であったとき（なお、疑義を避けるため付言すると、</w:t>
      </w:r>
      <w:del w:id="9039" w:author="レビュー案" w:date="2026-09-03T00:00:00Z">
        <w:r>
          <w:rPr>
            <w:rFonts w:ascii="游明朝" w:eastAsia="游明朝" w:hAnsi="游明朝" w:hint="eastAsia"/>
          </w:rPr>
          <w:delText xml:space="preserve">第２条第１項第７号の違反</w:delText>
        </w:r>
      </w:del>
      <w:ins w:id="9040" w:author="レビュー案" w:date="2026-09-03T00:00:00Z">
        <w:r>
          <w:rPr>
            <w:rFonts w:ascii="游明朝" w:eastAsia="游明朝" w:hAnsi="游明朝" w:hint="eastAsia"/>
          </w:rPr>
          <w:t xml:space="preserve">第２条第１項第６号の違反</w:t>
        </w:r>
      </w:ins>
      <w:r>
        <w:rPr>
          <w:rFonts w:ascii="游明朝" w:eastAsia="游明朝" w:hAnsi="游明朝" w:hint="eastAsia"/>
        </w:rPr>
        <w:t xml:space="preserve">及び同条第２項の違反は、それぞれ、本号に該当するものである。）</w:t>
      </w:r>
    </w:p>
    <w:p w14:paraId="6ED56725" w14:textId="5D84B04E"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仮差押、仮処分、競売申立て、滞納処分を受けたとき、又は破産、会社更生、民事再生、特別清算の手続開始の申立てを受け、もしくは自ら申し立てたとき</w:t>
      </w:r>
    </w:p>
    <w:p w14:paraId="0BE2DD52" w14:textId="44CE30C4"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振出、引受、裏書、保証した手形又は小切手が不渡りとなり又は金融機関から取引停止の処分を受けたとき</w:t>
      </w:r>
    </w:p>
    <w:p w14:paraId="4B32138F" w14:textId="1DD350C9"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lastRenderedPageBreak/>
        <w:t>解散を決議したとき</w:t>
      </w:r>
    </w:p>
    <w:p w14:paraId="30E7CD64" w14:textId="77777777"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第三者の支配下に実質的に入る又はそれに準ずる状態となり、本合意に関する相手方の利益を損なうと認められるとき</w:t>
      </w:r>
    </w:p>
    <w:p w14:paraId="36AC20BF" w14:textId="3ED9498F"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監督官庁から営業の取消、停止等の処分を受けたとき</w:t>
      </w:r>
    </w:p>
    <w:p w14:paraId="7A2732BB" w14:textId="1146D691"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その他資産、信用状態が悪化し又はその恐れがあると認められる相当の事由があるとき</w:t>
      </w:r>
    </w:p>
    <w:p w14:paraId="372B02A3" w14:textId="77777777" w:rsidR="00DA1C48" w:rsidRPr="00FD2E2A" w:rsidRDefault="00DA1C48" w:rsidP="00030E5C">
      <w:pPr>
        <w:ind w:left="420" w:hangingChars="200" w:hanging="420"/>
        <w:rPr>
          <w:rFonts w:ascii="游明朝" w:eastAsia="游明朝" w:hAnsi="游明朝"/>
        </w:rPr>
      </w:pPr>
    </w:p>
    <w:p w14:paraId="7B3EFC8D" w14:textId="33832B78" w:rsidR="00DA1C48" w:rsidRPr="00FD2E2A" w:rsidRDefault="00DA1C48" w:rsidP="00DA1C48">
      <w:pPr>
        <w:ind w:left="420" w:hangingChars="200" w:hanging="420"/>
        <w:rPr>
          <w:rFonts w:ascii="游明朝" w:eastAsia="游明朝" w:hAnsi="游明朝"/>
          <w:b/>
          <w:bCs/>
        </w:rPr>
      </w:pPr>
      <w:r>
        <w:rPr>
          <w:rFonts w:ascii="游明朝" w:eastAsia="游明朝" w:hAnsi="游明朝" w:hint="eastAsia"/>
          <w:b/>
          <w:bCs/>
        </w:rPr>
      </w:r>
      <w:del w:id="9027" w:author="レビュー案" w:date="2026-09-03T00:00:00Z">
        <w:r>
          <w:rPr>
            <w:rFonts w:ascii="游明朝" w:eastAsia="游明朝" w:hAnsi="游明朝" w:hint="eastAsia"/>
            <w:b/>
            <w:bCs/>
          </w:rPr>
          <w:delText xml:space="preserve">第５条（買取請求権・売渡請求権）</w:delText>
        </w:r>
      </w:del>
      <w:ins w:id="9028" w:author="レビュー案" w:date="2026-09-03T00:00:00Z">
        <w:r>
          <w:rPr>
            <w:rFonts w:ascii="游明朝" w:eastAsia="游明朝" w:hAnsi="游明朝" w:hint="eastAsia"/>
            <w:b/>
            <w:bCs/>
          </w:rPr>
          <w:t xml:space="preserve">第４条（買取請求権・売渡請求権）</w:t>
        </w:r>
      </w:ins>
    </w:p>
    <w:p w14:paraId="53DEDAA7" w14:textId="68585A92" w:rsidR="00DA1C48" w:rsidRPr="00FD2E2A" w:rsidRDefault="00656D49" w:rsidP="00656D49">
      <w:pPr>
        <w:ind w:left="420" w:hangingChars="200" w:hanging="420"/>
        <w:rPr>
          <w:rFonts w:ascii="游明朝" w:eastAsia="游明朝" w:hAnsi="游明朝"/>
        </w:rPr>
      </w:pPr>
      <w:r>
        <w:rPr>
          <w:rFonts w:ascii="游明朝" w:eastAsia="游明朝" w:hAnsi="游明朝" w:hint="eastAsia"/>
        </w:rPr>
        <w:t xml:space="preserve">１　乙が前条各号の一に該当した場合、甲は、乙に対し、</w:t>
      </w:r>
      <w:del w:id="9001" w:author="レビュー案" w:date="2026-09-03T00:00:00Z">
        <w:r>
          <w:rPr>
            <w:rFonts w:ascii="游明朝" w:eastAsia="游明朝" w:hAnsi="游明朝" w:hint="eastAsia"/>
          </w:rPr>
          <w:delText xml:space="preserve">本件出資持分</w:delText>
        </w:r>
      </w:del>
      <w:ins w:id="9002"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を甲又は甲が指定する第三者に売り渡すことを請求することができる。この場合、</w:t>
      </w:r>
      <w:del w:id="9003" w:author="レビュー案" w:date="2026-09-03T00:00:00Z">
        <w:r>
          <w:rPr>
            <w:rFonts w:ascii="游明朝" w:eastAsia="游明朝" w:hAnsi="游明朝" w:hint="eastAsia"/>
          </w:rPr>
          <w:delText xml:space="preserve">本件出資持分</w:delText>
        </w:r>
      </w:del>
      <w:ins w:id="9004"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の譲渡価額は、本件出資の額又は</w:t>
      </w:r>
      <w:del w:id="9013" w:author="レビュー案" w:date="2026-09-03T00:00:00Z">
        <w:r>
          <w:rPr>
            <w:rFonts w:ascii="游明朝" w:eastAsia="游明朝" w:hAnsi="游明朝" w:hint="eastAsia"/>
          </w:rPr>
          <w:delText xml:space="preserve">同請求時点における出資持分の時価を算定基礎として各出資者の出資比率に応じて案分した金額</w:delText>
        </w:r>
      </w:del>
      <w:ins w:id="9014" w:author="レビュー案" w:date="2026-09-03T00:00:00Z">
        <w:r>
          <w:rPr>
            <w:rFonts w:ascii="游明朝" w:eastAsia="游明朝" w:hAnsi="游明朝" w:hint="eastAsia"/>
          </w:rPr>
          <w:t xml:space="preserve">同請求時点における株式の時価を算定基礎として各株主の持株比率に応じて案分した金額</w:t>
        </w:r>
      </w:ins>
      <w:r>
        <w:rPr>
          <w:rFonts w:ascii="游明朝" w:eastAsia="游明朝" w:hAnsi="游明朝" w:hint="eastAsia"/>
        </w:rPr>
        <w:t xml:space="preserve">のいずれか低い金額とする。</w:t>
      </w:r>
    </w:p>
    <w:p w14:paraId="12BC9662" w14:textId="0B2AEAAB" w:rsidR="00FA72CF" w:rsidRPr="00FD2E2A" w:rsidRDefault="00DD3D10" w:rsidP="00DD3D10">
      <w:pPr>
        <w:ind w:left="420" w:hangingChars="200" w:hanging="420"/>
        <w:rPr>
          <w:rFonts w:ascii="游明朝" w:eastAsia="游明朝" w:hAnsi="游明朝"/>
        </w:rPr>
      </w:pPr>
      <w:r>
        <w:rPr>
          <w:rFonts w:ascii="游明朝" w:eastAsia="游明朝" w:hAnsi="游明朝" w:hint="eastAsia"/>
        </w:rPr>
        <w:t xml:space="preserve">２　甲が前条各号の一に該当した場合、次の各号をいずれも適用する。</w:t>
      </w:r>
    </w:p>
    <w:p w14:paraId="67F38291" w14:textId="3A885B88" w:rsidR="00FA72CF" w:rsidRPr="00D2593E" w:rsidRDefault="004F778B" w:rsidP="00D2593E">
      <w:pPr>
        <w:ind w:leftChars="200" w:left="420"/>
        <w:rPr>
          <w:rFonts w:ascii="游明朝" w:eastAsia="游明朝" w:hAnsi="游明朝"/>
        </w:rPr>
      </w:pPr>
      <w:r>
        <w:rPr>
          <w:rFonts w:ascii="游明朝" w:eastAsia="游明朝" w:hAnsi="游明朝" w:hint="eastAsia"/>
        </w:rPr>
        <w:t xml:space="preserve">乙は、甲に対し、</w:t>
      </w:r>
      <w:del w:id="9005" w:author="レビュー案" w:date="2026-09-03T00:00:00Z">
        <w:r>
          <w:rPr>
            <w:rFonts w:ascii="游明朝" w:eastAsia="游明朝" w:hAnsi="游明朝" w:hint="eastAsia"/>
          </w:rPr>
          <w:delText xml:space="preserve">本件出資持分</w:delText>
        </w:r>
      </w:del>
      <w:ins w:id="9006"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の買取りを請求することができる。この場合、</w:t>
      </w:r>
      <w:del w:id="9007" w:author="レビュー案" w:date="2026-09-03T00:00:00Z">
        <w:r>
          <w:rPr>
            <w:rFonts w:ascii="游明朝" w:eastAsia="游明朝" w:hAnsi="游明朝" w:hint="eastAsia"/>
          </w:rPr>
          <w:delText xml:space="preserve">本件出資持分</w:delText>
        </w:r>
      </w:del>
      <w:ins w:id="9008"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の譲渡価額は、本件出資の額又は</w:t>
      </w:r>
      <w:del w:id="9015" w:author="レビュー案" w:date="2026-09-03T00:00:00Z">
        <w:r>
          <w:rPr>
            <w:rFonts w:ascii="游明朝" w:eastAsia="游明朝" w:hAnsi="游明朝" w:hint="eastAsia"/>
          </w:rPr>
          <w:delText xml:space="preserve">同請求時点における出資持分の時価を算定基礎として各出資者の出資比率に応じて案分した金額</w:delText>
        </w:r>
      </w:del>
      <w:ins w:id="9016" w:author="レビュー案" w:date="2026-09-03T00:00:00Z">
        <w:r>
          <w:rPr>
            <w:rFonts w:ascii="游明朝" w:eastAsia="游明朝" w:hAnsi="游明朝" w:hint="eastAsia"/>
          </w:rPr>
          <w:t xml:space="preserve">同請求時点における株式の時価を算定基礎として各株主の持株比率に応じて案分した金額</w:t>
        </w:r>
      </w:ins>
      <w:r>
        <w:rPr>
          <w:rFonts w:ascii="游明朝" w:eastAsia="游明朝" w:hAnsi="游明朝" w:hint="eastAsia"/>
        </w:rPr>
        <w:t xml:space="preserve">のいずれか高い金額とする。</w:t>
      </w:r>
    </w:p>
    <w:p w14:paraId="23223074" w14:textId="6845B5F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r>
      <w:del w:id="9041" w:author="レビュー案" w:date="2026-09-03T00:00:00Z">
        <w:r>
          <w:rPr>
            <w:rFonts w:ascii="游明朝" w:eastAsia="游明朝" w:hAnsi="游明朝" w:hint="eastAsia"/>
          </w:rPr>
          <w:delText xml:space="preserve">３　前二条の場合において</w:delText>
        </w:r>
      </w:del>
      <w:ins w:id="9042" w:author="レビュー案" w:date="2026-09-03T00:00:00Z">
        <w:r>
          <w:rPr>
            <w:rFonts w:ascii="游明朝" w:eastAsia="游明朝" w:hAnsi="游明朝" w:hint="eastAsia"/>
          </w:rPr>
          <w:t xml:space="preserve">３　前二項の場合において</w:t>
        </w:r>
      </w:ins>
      <w:r>
        <w:rPr>
          <w:rFonts w:ascii="游明朝" w:eastAsia="游明朝" w:hAnsi="游明朝" w:hint="eastAsia"/>
        </w:rPr>
        <w:t xml:space="preserve">、それぞれ、当事者の権利行使日から30日以内に、任意の協議により乙と甲又は第三者との間で</w:t>
      </w:r>
      <w:del w:id="9017" w:author="レビュー案" w:date="2026-09-03T00:00:00Z">
        <w:r>
          <w:rPr>
            <w:rFonts w:ascii="游明朝" w:eastAsia="游明朝" w:hAnsi="游明朝" w:hint="eastAsia"/>
          </w:rPr>
          <w:delText xml:space="preserve">出資持分譲渡契約</w:delText>
        </w:r>
      </w:del>
      <w:ins w:id="9018" w:author="レビュー案" w:date="2026-09-03T00:00:00Z">
        <w:r>
          <w:rPr>
            <w:rFonts w:ascii="游明朝" w:eastAsia="游明朝" w:hAnsi="游明朝" w:hint="eastAsia"/>
          </w:rPr>
          <w:t xml:space="preserve">株式譲渡契約</w:t>
        </w:r>
      </w:ins>
      <w:r>
        <w:rPr>
          <w:rFonts w:ascii="游明朝" w:eastAsia="游明朝" w:hAnsi="游明朝" w:hint="eastAsia"/>
        </w:rPr>
        <w:t xml:space="preserve">が締結されなかった場合、同30日を経過した日をもって、乙と甲との間で</w:t>
      </w:r>
      <w:del w:id="9019" w:author="レビュー案" w:date="2026-09-03T00:00:00Z">
        <w:r>
          <w:rPr>
            <w:rFonts w:ascii="游明朝" w:eastAsia="游明朝" w:hAnsi="游明朝" w:hint="eastAsia"/>
          </w:rPr>
          <w:delText xml:space="preserve">出資持分譲渡契約</w:delText>
        </w:r>
      </w:del>
      <w:ins w:id="9020" w:author="レビュー案" w:date="2026-09-03T00:00:00Z">
        <w:r>
          <w:rPr>
            <w:rFonts w:ascii="游明朝" w:eastAsia="游明朝" w:hAnsi="游明朝" w:hint="eastAsia"/>
          </w:rPr>
          <w:t xml:space="preserve">株式譲渡契約</w:t>
        </w:r>
      </w:ins>
      <w:r>
        <w:rPr>
          <w:rFonts w:ascii="游明朝" w:eastAsia="游明朝" w:hAnsi="游明朝" w:hint="eastAsia"/>
        </w:rPr>
        <w:t xml:space="preserve">が成立したものとみなす。</w:t>
      </w:r>
    </w:p>
    <w:p w14:paraId="3E849C43" w14:textId="26B5295B" w:rsidR="00DA1C48" w:rsidRPr="00FD2E2A" w:rsidRDefault="00DA1C48" w:rsidP="00DA1C48">
      <w:pPr>
        <w:ind w:leftChars="200" w:left="426" w:hangingChars="3" w:hanging="6"/>
        <w:rPr>
          <w:rFonts w:ascii="游明朝" w:eastAsia="游明朝" w:hAnsi="游明朝"/>
        </w:rPr>
      </w:pPr>
    </w:p>
    <w:p w14:paraId="6A38A199" w14:textId="1B0AC7C3" w:rsidR="00DD3D10" w:rsidRPr="00FD2E2A" w:rsidRDefault="00DD3D10" w:rsidP="00DD3D10">
      <w:pPr>
        <w:ind w:left="420" w:hangingChars="200" w:hanging="420"/>
        <w:rPr>
          <w:rFonts w:ascii="游明朝" w:eastAsia="游明朝" w:hAnsi="游明朝"/>
          <w:b/>
          <w:bCs/>
        </w:rPr>
      </w:pPr>
      <w:r>
        <w:rPr>
          <w:rFonts w:ascii="游明朝" w:eastAsia="游明朝" w:hAnsi="游明朝" w:hint="eastAsia"/>
          <w:b/>
          <w:bCs/>
        </w:rPr>
      </w:r>
      <w:del w:id="9029" w:author="レビュー案" w:date="2026-09-03T00:00:00Z">
        <w:r>
          <w:rPr>
            <w:rFonts w:ascii="游明朝" w:eastAsia="游明朝" w:hAnsi="游明朝" w:hint="eastAsia"/>
            <w:b/>
            <w:bCs/>
          </w:rPr>
          <w:delText xml:space="preserve">第６条（秘密保持）</w:delText>
        </w:r>
      </w:del>
      <w:ins w:id="9030" w:author="レビュー案" w:date="2026-09-03T00:00:00Z">
        <w:r>
          <w:rPr>
            <w:rFonts w:ascii="游明朝" w:eastAsia="游明朝" w:hAnsi="游明朝" w:hint="eastAsia"/>
            <w:b/>
            <w:bCs/>
          </w:rPr>
          <w:t xml:space="preserve">第５条（秘密保持）</w:t>
        </w:r>
      </w:ins>
    </w:p>
    <w:p w14:paraId="3BBDFA6C" w14:textId="6F2EE099"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１　甲及び乙（以下、情報の受領者又は情報を知得した者を「情報受領者」という。）は、それぞれ、相手方（以下、情報受領者の反対当事者を「情報開示者」という。）から提供を受け又は本合意を通じて知り得た情報開示者の技術上（本件業務を遂行するために必要な技術情報を含む。）、営業上、経済上、その他一切の情報（以下「秘密情報」という。）を、情報開示者の書面による事前の同意を得ることなしに、これを本件業務の遂行又は本合意上の権利行使若しくは義務の履行以外の目的に使用し又は第三者に開示もしくは漏洩してはならない。但し、次の各号に掲げる情報についてはこの限りでない。</w:t>
      </w:r>
    </w:p>
    <w:p w14:paraId="321269A3" w14:textId="56F3FEB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情報を知得する前に既に知っていたことを情報受領者が証明できる情報</w:t>
      </w:r>
    </w:p>
    <w:p w14:paraId="076B6610" w14:textId="697F351A"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情報受領者が情報を知得した時に公知であった情報</w:t>
      </w:r>
    </w:p>
    <w:p w14:paraId="3E37311B" w14:textId="0EFE30C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情報受領者が情報を知得した後に自己の責めに帰すべき事由によらずして公知となった情報</w:t>
      </w:r>
    </w:p>
    <w:p w14:paraId="6663A29C" w14:textId="48A18886"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正当な権限を有する第三者から、秘密保持義務を負うことなく、合法的に知得したことを情報受領者が証明できる情報</w:t>
      </w:r>
    </w:p>
    <w:p w14:paraId="7160D9E5" w14:textId="2AB09192" w:rsidR="0030124B" w:rsidRDefault="00DD3D10" w:rsidP="00C44F27">
      <w:pPr>
        <w:ind w:left="420" w:hangingChars="200" w:hanging="420"/>
        <w:rPr>
          <w:rFonts w:ascii="游明朝" w:eastAsia="游明朝" w:hAnsi="游明朝"/>
        </w:rPr>
      </w:pPr>
      <w:r>
        <w:rPr>
          <w:rFonts w:ascii="游明朝" w:eastAsia="游明朝" w:hAnsi="游明朝" w:hint="eastAsia"/>
        </w:rPr>
        <w:t xml:space="preserve">２　前項の定めに拘わらず、法令又は裁判所、捜査機関若しくは税務当局等の公的機関からの正当な命令又は要請等による場合には、同法令又は命令等の範囲内において、情報開示者の同意を得ることなく、秘密情報を開示することができるものとする。</w:t>
      </w:r>
    </w:p>
    <w:p w14:paraId="58A7831E" w14:textId="195EEBB4" w:rsidR="00DD3D10" w:rsidRPr="00FD2E2A" w:rsidRDefault="0030124B" w:rsidP="00C44F27">
      <w:pPr>
        <w:ind w:left="420" w:hangingChars="200" w:hanging="420"/>
        <w:rPr>
          <w:rFonts w:ascii="游明朝" w:eastAsia="游明朝" w:hAnsi="游明朝"/>
        </w:rPr>
      </w:pPr>
      <w:r>
        <w:rPr>
          <w:rFonts w:ascii="游明朝" w:eastAsia="游明朝" w:hAnsi="游明朝" w:hint="eastAsia"/>
        </w:rPr>
        <w:t xml:space="preserve">３　情報受領者が前項の規定に違反したことにより情報開示者に損害が発生した場合、情報受領者は、情報開示者に対し、情報開示者の損害を賠償する。</w:t>
      </w:r>
    </w:p>
    <w:p w14:paraId="052AEED9" w14:textId="77777777" w:rsidR="00FA72CF" w:rsidRPr="00FD2E2A" w:rsidRDefault="00FA72CF" w:rsidP="00DD3D10">
      <w:pPr>
        <w:ind w:left="420" w:hangingChars="200" w:hanging="420"/>
        <w:rPr>
          <w:rFonts w:ascii="游明朝" w:eastAsia="游明朝" w:hAnsi="游明朝"/>
        </w:rPr>
      </w:pPr>
    </w:p>
    <w:p w14:paraId="1E7DFE62" w14:textId="77777777" w:rsidR="00FA72CF" w:rsidRPr="00FD2E2A" w:rsidRDefault="00FA72CF" w:rsidP="00FA72CF">
      <w:pPr>
        <w:ind w:left="420" w:hangingChars="200" w:hanging="420"/>
        <w:rPr>
          <w:rFonts w:ascii="游明朝" w:eastAsia="游明朝" w:hAnsi="游明朝"/>
          <w:b/>
          <w:bCs/>
        </w:rPr>
      </w:pPr>
      <w:r>
        <w:rPr>
          <w:rFonts w:ascii="游明朝" w:eastAsia="游明朝" w:hAnsi="游明朝" w:hint="eastAsia"/>
          <w:b/>
          <w:bCs/>
        </w:rPr>
      </w:r>
      <w:del w:id="9031" w:author="レビュー案" w:date="2026-09-03T00:00:00Z">
        <w:r>
          <w:rPr>
            <w:rFonts w:ascii="游明朝" w:eastAsia="游明朝" w:hAnsi="游明朝" w:hint="eastAsia"/>
            <w:b/>
            <w:bCs/>
          </w:rPr>
          <w:delText xml:space="preserve">第７条（反社会的勢力の排除に関する確約事項等）</w:delText>
        </w:r>
      </w:del>
      <w:ins w:id="9032" w:author="レビュー案" w:date="2026-09-03T00:00:00Z">
        <w:r>
          <w:rPr>
            <w:rFonts w:ascii="游明朝" w:eastAsia="游明朝" w:hAnsi="游明朝" w:hint="eastAsia"/>
            <w:b/>
            <w:bCs/>
          </w:rPr>
          <w:t xml:space="preserve">第６条（反社会的勢力の排除に関する確約事項等）</w:t>
        </w:r>
      </w:ins>
    </w:p>
    <w:p w14:paraId="6294C82C" w14:textId="746B314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１　甲及び乙は、それぞれ、現在、暴力団、暴力団員、暴力団員でなくなった時から５年を経過</w:t>
        <w:lastRenderedPageBreak/>
        <w:t>しない者、暴力団準構成員、暴力団関係企業、総会屋等、社会運動等標ぼうゴロまたは特殊知能暴力集団等、その他これらに準ずる者（以下「反社会的勢力」という。）に該当しないこと及び次の各号のいずれにも該当しないことを相互に確約する（この「確約」は、本合意締結日現在における非該当性の表明のみならず、将来における非該当性の保証を含む。）。</w:t>
      </w:r>
    </w:p>
    <w:p w14:paraId="4056B405" w14:textId="77777777"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反社会的勢力が経営を支配していると認められる関係を有すること</w:t>
      </w:r>
    </w:p>
    <w:p w14:paraId="5944FFD4" w14:textId="7E503318"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反社会的勢力が経営に実質的に関与していると認められる関係を有すること</w:t>
      </w:r>
    </w:p>
    <w:p w14:paraId="471743F4" w14:textId="3A427820"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自己、自社もしくは第三者の不正の利益を図る目的または第三者に損害を加える目的をもってするなど、不当に反社会的勢力を利用していると認められる関係を有すること</w:t>
      </w:r>
    </w:p>
    <w:p w14:paraId="6296BC9C" w14:textId="292A7CB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反社会的勢力に対して資金等を提供し、または便宜を供与するなどの関与をし、反社会的勢力の維持運営に積極的に協力していると認められる関係を有すること</w:t>
      </w:r>
    </w:p>
    <w:p w14:paraId="4BCE85C3" w14:textId="102F2C8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役員または経営に実質的に関与している者が反社会的勢力と社会的に非難されるべき関係を有すること</w:t>
      </w:r>
    </w:p>
    <w:p w14:paraId="4BD49492" w14:textId="4F4F9AE9"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２　甲及び乙は、それぞれ、自らまたは第三者を利用して次の各号の一にでも該当する行為を行わないことを相互に確約する。</w:t>
      </w:r>
    </w:p>
    <w:p w14:paraId="02E12E25" w14:textId="77777777"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暴力的な要求行為</w:t>
      </w:r>
    </w:p>
    <w:p w14:paraId="13B3E5B6" w14:textId="6A66222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法的な責任を超えた不当な要求行為</w:t>
      </w:r>
    </w:p>
    <w:p w14:paraId="7780274C" w14:textId="3D8E9E0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脅迫的言動または暴力を用いる行為</w:t>
      </w:r>
    </w:p>
    <w:p w14:paraId="0A707796" w14:textId="1000CE4F"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風説を流布し、偽計を用いまたは威力を用いて他の当事者の信用を毀損し、または他の当事者の業務を妨害する行為</w:t>
      </w:r>
    </w:p>
    <w:p w14:paraId="6C676B24" w14:textId="29716BD8"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その他前各号に準ずる行為</w:t>
      </w:r>
    </w:p>
    <w:p w14:paraId="56864734" w14:textId="3BF6B62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３　甲及び乙が前二項の確約事項の一に違反した場合（以下、当該違反をした当事者を「違反当事者」という。）、相手方当事者（以下「権利行使当事者」という。）は、本合意を即時解除することができる。</w:t>
      </w:r>
    </w:p>
    <w:p w14:paraId="78666AC8" w14:textId="14B1CE61"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４　前項の場合において、権利行使当事者は、当該確約事項の違反に起因又は関連して発生した一切の損害、損失又は費用（合理的な調査費用及び弁護士費用を含む。以下「損害等」という。）について、違反当事者に対し、損害等の補償又は賠償を請求することができる。</w:t>
      </w:r>
    </w:p>
    <w:p w14:paraId="37A2BA12" w14:textId="1562AE3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 xml:space="preserve">５　第３項の場合において、権利行使当事者は、違反当事者に対し、</w:t>
      </w:r>
      <w:del w:id="9021" w:author="レビュー案" w:date="2026-09-03T00:00:00Z">
        <w:r>
          <w:rPr>
            <w:rFonts w:ascii="游明朝" w:eastAsia="游明朝" w:hAnsi="游明朝" w:hint="eastAsia"/>
          </w:rPr>
          <w:delText xml:space="preserve">本件取得株式</w:delText>
        </w:r>
      </w:del>
      <w:ins w:id="9022"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の買取り又は売渡しを請求する権利を有するものとし、その行使条件及び手続等</w:t>
      </w:r>
      <w:del w:id="9043" w:author="レビュー案" w:date="2026-09-03T00:00:00Z">
        <w:r>
          <w:rPr>
            <w:rFonts w:ascii="游明朝" w:eastAsia="游明朝" w:hAnsi="游明朝" w:hint="eastAsia"/>
          </w:rPr>
          <w:delText xml:space="preserve">については、第５条の規定を準用する</w:delText>
        </w:r>
      </w:del>
      <w:ins w:id="9044" w:author="レビュー案" w:date="2026-09-03T00:00:00Z">
        <w:r>
          <w:rPr>
            <w:rFonts w:ascii="游明朝" w:eastAsia="游明朝" w:hAnsi="游明朝" w:hint="eastAsia"/>
          </w:rPr>
          <w:t xml:space="preserve">については、第４条の規定を準用する</w:t>
        </w:r>
      </w:ins>
      <w:r>
        <w:rPr>
          <w:rFonts w:ascii="游明朝" w:eastAsia="游明朝" w:hAnsi="游明朝" w:hint="eastAsia"/>
        </w:rPr>
        <w:t xml:space="preserve">。</w:t>
      </w:r>
    </w:p>
    <w:p w14:paraId="34A61D4C" w14:textId="77777777" w:rsidR="00EA1408" w:rsidRPr="00FD2E2A" w:rsidRDefault="00EA1408" w:rsidP="00FA72CF">
      <w:pPr>
        <w:ind w:left="420" w:hangingChars="200" w:hanging="420"/>
        <w:rPr>
          <w:rFonts w:ascii="游明朝" w:eastAsia="游明朝" w:hAnsi="游明朝"/>
        </w:rPr>
      </w:pPr>
    </w:p>
    <w:p w14:paraId="306BA90D" w14:textId="32BFA78A" w:rsidR="00454E41" w:rsidRPr="00FD2E2A" w:rsidRDefault="00454E41" w:rsidP="00454E41">
      <w:pPr>
        <w:ind w:left="420" w:hangingChars="200" w:hanging="420"/>
        <w:rPr>
          <w:rFonts w:ascii="游明朝" w:eastAsia="游明朝" w:hAnsi="游明朝"/>
          <w:b/>
          <w:bCs/>
        </w:rPr>
      </w:pPr>
      <w:r>
        <w:rPr>
          <w:rFonts w:ascii="游明朝" w:eastAsia="游明朝" w:hAnsi="游明朝" w:hint="eastAsia"/>
          <w:b/>
          <w:bCs/>
        </w:rPr>
      </w:r>
      <w:del w:id="9033" w:author="レビュー案" w:date="2026-09-03T00:00:00Z">
        <w:r>
          <w:rPr>
            <w:rFonts w:ascii="游明朝" w:eastAsia="游明朝" w:hAnsi="游明朝" w:hint="eastAsia"/>
            <w:b/>
            <w:bCs/>
          </w:rPr>
          <w:delText xml:space="preserve">第8条（損害賠償）</w:delText>
        </w:r>
      </w:del>
      <w:ins w:id="9034" w:author="レビュー案" w:date="2026-09-03T00:00:00Z">
        <w:r>
          <w:rPr>
            <w:rFonts w:ascii="游明朝" w:eastAsia="游明朝" w:hAnsi="游明朝" w:hint="eastAsia"/>
            <w:b/>
            <w:bCs/>
          </w:rPr>
          <w:t xml:space="preserve">第７条（損害賠償）</w:t>
        </w:r>
      </w:ins>
    </w:p>
    <w:p w14:paraId="701D69C8" w14:textId="02B8053D" w:rsidR="00454E41" w:rsidRPr="00FD2E2A" w:rsidRDefault="00454E41" w:rsidP="00454E41">
      <w:pPr>
        <w:ind w:leftChars="200" w:left="420"/>
        <w:rPr>
          <w:rFonts w:ascii="游明朝" w:eastAsia="游明朝" w:hAnsi="游明朝"/>
        </w:rPr>
      </w:pPr>
      <w:r>
        <w:rPr>
          <w:rFonts w:ascii="游明朝" w:eastAsia="游明朝" w:hAnsi="游明朝" w:hint="eastAsia"/>
        </w:rPr>
        <w:t>甲及び乙は、それぞれ、本合意上の義務に違反する相手方の行為により損害、費用その他損失（逸失利益及び合理的な範囲での弁護士費用を含む。以下「損害等」という。）を被った場合、相手方に対し、相当因果関係の範囲で損害等の賠償を求めることができるものとする。</w:t>
      </w:r>
    </w:p>
    <w:p w14:paraId="6AFA2FF9" w14:textId="77777777" w:rsidR="00454E41" w:rsidRPr="00FD2E2A" w:rsidRDefault="00454E41" w:rsidP="00FA72CF">
      <w:pPr>
        <w:ind w:left="420" w:hangingChars="200" w:hanging="420"/>
        <w:rPr>
          <w:rFonts w:ascii="游明朝" w:eastAsia="游明朝" w:hAnsi="游明朝"/>
        </w:rPr>
      </w:pPr>
    </w:p>
    <w:p w14:paraId="2FCAE05D" w14:textId="07D8384F"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r>
      <w:del w:id="9035" w:author="レビュー案" w:date="2026-09-03T00:00:00Z">
        <w:r>
          <w:rPr>
            <w:rFonts w:ascii="游明朝" w:eastAsia="游明朝" w:hAnsi="游明朝" w:hint="eastAsia"/>
            <w:b/>
            <w:bCs/>
          </w:rPr>
          <w:delText xml:space="preserve">第9条（合意の終了）</w:delText>
        </w:r>
      </w:del>
      <w:ins w:id="9036" w:author="レビュー案" w:date="2026-09-03T00:00:00Z">
        <w:r>
          <w:rPr>
            <w:rFonts w:ascii="游明朝" w:eastAsia="游明朝" w:hAnsi="游明朝" w:hint="eastAsia"/>
            <w:b/>
            <w:bCs/>
          </w:rPr>
          <w:t xml:space="preserve">第８条（合意の終了）</w:t>
        </w:r>
      </w:ins>
    </w:p>
    <w:p w14:paraId="150E2894" w14:textId="195E91BB"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本合意は次の各号の一に該当した場合に終了する。</w:t>
      </w:r>
    </w:p>
    <w:p w14:paraId="37E1ED71" w14:textId="68ADB8AB" w:rsidR="00EA1408" w:rsidRPr="00FD2E2A" w:rsidRDefault="004A6178" w:rsidP="00EA1408">
      <w:pPr>
        <w:pStyle w:val="ac"/>
        <w:numPr>
          <w:ilvl w:val="0"/>
          <w:numId w:val="21"/>
        </w:numPr>
        <w:ind w:leftChars="0"/>
        <w:rPr>
          <w:rFonts w:ascii="游明朝" w:eastAsia="游明朝" w:hAnsi="游明朝"/>
        </w:rPr>
      </w:pPr>
      <w:r>
        <w:rPr>
          <w:rFonts w:ascii="游明朝" w:eastAsia="游明朝" w:hAnsi="游明朝" w:hint="eastAsia"/>
        </w:rPr>
        <w:t>乙が本件実行日までに本件約束を履行しなかった場合</w:t>
      </w:r>
    </w:p>
    <w:p w14:paraId="5CC55F43" w14:textId="6B926B36" w:rsidR="00EA1408"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甲と乙が本合意の終了を合意した場合</w:t>
      </w:r>
    </w:p>
    <w:p w14:paraId="1AE474D2" w14:textId="294CA4C9" w:rsidR="00EA1408" w:rsidRPr="00FD2E2A" w:rsidRDefault="004F778B" w:rsidP="00EA1408">
      <w:pPr>
        <w:pStyle w:val="ac"/>
        <w:numPr>
          <w:ilvl w:val="0"/>
          <w:numId w:val="21"/>
        </w:numPr>
        <w:ind w:leftChars="0"/>
        <w:rPr>
          <w:rFonts w:ascii="游明朝" w:eastAsia="游明朝" w:hAnsi="游明朝"/>
        </w:rPr>
      </w:pPr>
      <w:r>
        <w:rPr>
          <w:rFonts w:ascii="游明朝" w:eastAsia="游明朝" w:hAnsi="游明朝" w:hint="eastAsia"/>
        </w:rPr>
        <w:t xml:space="preserve">乙が</w:t>
      </w:r>
      <w:del w:id="9009" w:author="レビュー案" w:date="2026-09-03T00:00:00Z">
        <w:r>
          <w:rPr>
            <w:rFonts w:ascii="游明朝" w:eastAsia="游明朝" w:hAnsi="游明朝" w:hint="eastAsia"/>
          </w:rPr>
          <w:delText xml:space="preserve">本件出資持分</w:delText>
        </w:r>
      </w:del>
      <w:ins w:id="9010"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を譲渡（但し、死亡による相続の場合又は二親等以内の親族に対する</w:t>
      </w:r>
      <w:del w:id="9011" w:author="レビュー案" w:date="2026-09-03T00:00:00Z">
        <w:r>
          <w:rPr>
            <w:rFonts w:ascii="游明朝" w:eastAsia="游明朝" w:hAnsi="游明朝" w:hint="eastAsia"/>
          </w:rPr>
          <w:delText xml:space="preserve">本件出資持分</w:delText>
        </w:r>
      </w:del>
      <w:ins w:id="9012" w:author="レビュー案" w:date="2026-09-03T00:00:00Z">
        <w:r>
          <w:rPr>
            <w:rFonts w:ascii="游明朝" w:eastAsia="游明朝" w:hAnsi="游明朝" w:hint="eastAsia"/>
          </w:rPr>
          <w:t xml:space="preserve">本件株式</w:t>
        </w:r>
      </w:ins>
      <w:r>
        <w:rPr>
          <w:rFonts w:ascii="游明朝" w:eastAsia="游明朝" w:hAnsi="游明朝" w:hint="eastAsia"/>
        </w:rPr>
        <w:t xml:space="preserve">の譲渡、</w:t>
      </w:r>
      <w:del w:id="9023" w:author="レビュー案" w:date="2026-09-03T00:00:00Z">
        <w:r>
          <w:rPr>
            <w:rFonts w:ascii="游明朝" w:eastAsia="游明朝" w:hAnsi="游明朝" w:hint="eastAsia"/>
          </w:rPr>
          <w:delText xml:space="preserve">贈与若しくは遺贈により退社する場合</w:delText>
        </w:r>
      </w:del>
      <w:ins w:id="9024" w:author="レビュー案" w:date="2026-09-03T00:00:00Z">
        <w:r>
          <w:rPr>
            <w:rFonts w:ascii="游明朝" w:eastAsia="游明朝" w:hAnsi="游明朝" w:hint="eastAsia"/>
          </w:rPr>
          <w:t xml:space="preserve">贈与若しくは遺贈により株主でなくなる場合</w:t>
        </w:r>
      </w:ins>
      <w:r>
        <w:rPr>
          <w:rFonts w:ascii="游明朝" w:eastAsia="游明朝" w:hAnsi="游明朝" w:hint="eastAsia"/>
        </w:rPr>
        <w:t xml:space="preserve">を除く。）した場合</w:t>
      </w:r>
    </w:p>
    <w:p w14:paraId="7C0E8076" w14:textId="7CFCFB76" w:rsidR="004B3501"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lastRenderedPageBreak/>
        <w:t>本合意に別途定めるところにより、本合意が有効に解除された場合</w:t>
      </w:r>
    </w:p>
    <w:p w14:paraId="39C30F4C" w14:textId="6620FE55" w:rsidR="00EA1408" w:rsidRPr="00FD2E2A" w:rsidRDefault="00656D49" w:rsidP="00FA72CF">
      <w:pPr>
        <w:ind w:left="420" w:hangingChars="200" w:hanging="420"/>
        <w:rPr>
          <w:rFonts w:ascii="游明朝" w:eastAsia="游明朝" w:hAnsi="游明朝"/>
        </w:rPr>
      </w:pPr>
      <w:r>
        <w:rPr>
          <w:rFonts w:ascii="游明朝" w:eastAsia="游明朝" w:hAnsi="游明朝" w:hint="eastAsia"/>
        </w:rPr>
        <w:t xml:space="preserve">２　本合意の終了は将来に向かってのみその効力を生じ、本合意に別段の定めがある場合を除き、本合意終了前に、又は本合意終了に伴い、本合意に基づき発生した権利及び義務は本合意終了による影響を受けない。</w:t>
      </w:r>
    </w:p>
    <w:p w14:paraId="260DE80C" w14:textId="77777777" w:rsidR="00EA1408" w:rsidRPr="00FD2E2A" w:rsidRDefault="00EA1408" w:rsidP="00FA72CF">
      <w:pPr>
        <w:ind w:left="420" w:hangingChars="200" w:hanging="420"/>
        <w:rPr>
          <w:rFonts w:ascii="游明朝" w:eastAsia="游明朝" w:hAnsi="游明朝"/>
        </w:rPr>
      </w:pPr>
    </w:p>
    <w:p w14:paraId="0EE09E54" w14:textId="370108EB"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w:t>
      </w:r>
      <w:r>
        <w:rPr>
          <w:rFonts w:ascii="游明朝" w:eastAsia="游明朝" w:hAnsi="游明朝"/>
          <w:b/>
          <w:bCs/>
        </w:rPr>
      </w:r>
      <w:del w:id="9037" w:author="レビュー案" w:date="2026-09-03T00:00:00Z">
        <w:r>
          <w:rPr>
            <w:rFonts w:ascii="游明朝" w:eastAsia="游明朝" w:hAnsi="游明朝"/>
            <w:b/>
            <w:bCs/>
          </w:rPr>
          <w:delText xml:space="preserve">10</w:delText>
        </w:r>
      </w:del>
      <w:ins w:id="9038" w:author="レビュー案" w:date="2026-09-03T00:00:00Z">
        <w:r>
          <w:rPr>
            <w:rFonts w:ascii="游明朝" w:eastAsia="游明朝" w:hAnsi="游明朝"/>
            <w:b/>
            <w:bCs/>
          </w:rPr>
          <w:t xml:space="preserve">９</w:t>
        </w:r>
      </w:ins>
      <w:r>
        <w:rPr>
          <w:rFonts w:ascii="游明朝" w:eastAsia="游明朝" w:hAnsi="游明朝" w:hint="eastAsia"/>
          <w:b/>
          <w:bCs/>
        </w:rPr>
        <w:t>条（準拠法及び裁判管轄）</w:t>
      </w:r>
    </w:p>
    <w:p w14:paraId="5A26A38D" w14:textId="199D3A53"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本合意は、日本国の法律に準拠し、それに従い解釈される。</w:t>
      </w:r>
    </w:p>
    <w:p w14:paraId="16AA5AAE" w14:textId="4AB720FD"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２　本合意に関する当事者間の訴訟は、東京地方裁判所を第一審の専属的合意管轄裁判所とする。</w:t>
      </w:r>
    </w:p>
    <w:p w14:paraId="232C7C28" w14:textId="71397F12" w:rsidR="000B35BE" w:rsidRPr="00FD2E2A" w:rsidRDefault="000B35BE" w:rsidP="005461B4">
      <w:pPr>
        <w:jc w:val="center"/>
        <w:rPr>
          <w:rFonts w:ascii="游明朝" w:eastAsia="游明朝" w:hAnsi="游明朝"/>
        </w:rPr>
      </w:pPr>
    </w:p>
    <w:p w14:paraId="31249FBE" w14:textId="7E63456B" w:rsidR="000B35BE" w:rsidRDefault="00D42C41" w:rsidP="005461B4">
      <w:pPr>
        <w:jc w:val="center"/>
        <w:rPr>
          <w:rFonts w:ascii="游明朝" w:eastAsia="游明朝" w:hAnsi="游明朝"/>
        </w:rPr>
      </w:pPr>
      <w:r>
        <w:rPr>
          <w:rFonts w:ascii="游明朝" w:eastAsia="游明朝" w:hAnsi="游明朝" w:hint="eastAsia"/>
        </w:rPr>
        <w:t>（以下、余白）</w:t>
      </w:r>
    </w:p>
    <w:p w14:paraId="14C9D98E" w14:textId="77777777" w:rsidR="00D42C41" w:rsidRDefault="00D42C41" w:rsidP="005461B4">
      <w:pPr>
        <w:jc w:val="center"/>
        <w:rPr>
          <w:rFonts w:ascii="游明朝" w:eastAsia="游明朝" w:hAnsi="游明朝"/>
        </w:rPr>
      </w:pPr>
    </w:p>
    <w:p w14:paraId="124638A2" w14:textId="77777777" w:rsidR="00D42C41" w:rsidRDefault="00D42C41" w:rsidP="005461B4">
      <w:pPr>
        <w:jc w:val="center"/>
        <w:rPr>
          <w:rFonts w:ascii="游明朝" w:eastAsia="游明朝" w:hAnsi="游明朝"/>
        </w:rPr>
      </w:pPr>
    </w:p>
    <w:p w14:paraId="05C271ED" w14:textId="77777777" w:rsidR="00D42C41" w:rsidRDefault="00D42C41" w:rsidP="005461B4">
      <w:pPr>
        <w:jc w:val="center"/>
        <w:rPr>
          <w:rFonts w:ascii="游明朝" w:eastAsia="游明朝" w:hAnsi="游明朝"/>
        </w:rPr>
      </w:pPr>
    </w:p>
    <w:p w14:paraId="203A837D" w14:textId="77777777" w:rsidR="00D42C41" w:rsidRDefault="00D42C41" w:rsidP="005461B4">
      <w:pPr>
        <w:jc w:val="center"/>
        <w:rPr>
          <w:rFonts w:ascii="游明朝" w:eastAsia="游明朝" w:hAnsi="游明朝"/>
        </w:rPr>
      </w:pPr>
    </w:p>
    <w:p w14:paraId="5F2441A1" w14:textId="77777777" w:rsidR="00D42C41" w:rsidRDefault="00D42C41" w:rsidP="005461B4">
      <w:pPr>
        <w:jc w:val="center"/>
        <w:rPr>
          <w:rFonts w:ascii="游明朝" w:eastAsia="游明朝" w:hAnsi="游明朝"/>
        </w:rPr>
      </w:pPr>
    </w:p>
    <w:p w14:paraId="2911F46C" w14:textId="77777777" w:rsidR="00D42C41" w:rsidRDefault="00D42C41" w:rsidP="005461B4">
      <w:pPr>
        <w:jc w:val="center"/>
        <w:rPr>
          <w:rFonts w:ascii="游明朝" w:eastAsia="游明朝" w:hAnsi="游明朝"/>
        </w:rPr>
      </w:pPr>
    </w:p>
    <w:p w14:paraId="446D55ED" w14:textId="77777777" w:rsidR="00D42C41" w:rsidRDefault="00D42C41" w:rsidP="005461B4">
      <w:pPr>
        <w:jc w:val="center"/>
        <w:rPr>
          <w:rFonts w:ascii="游明朝" w:eastAsia="游明朝" w:hAnsi="游明朝"/>
        </w:rPr>
      </w:pPr>
    </w:p>
    <w:p w14:paraId="23853EE8" w14:textId="77777777" w:rsidR="00D42C41" w:rsidRPr="00FD2E2A" w:rsidRDefault="00D42C41" w:rsidP="005461B4">
      <w:pPr>
        <w:jc w:val="center"/>
        <w:rPr>
          <w:rFonts w:ascii="游明朝" w:eastAsia="游明朝" w:hAnsi="游明朝"/>
        </w:rPr>
      </w:pPr>
    </w:p>
    <w:p w14:paraId="5271F24C" w14:textId="77777777" w:rsidR="002C6D69" w:rsidRDefault="002C6D69">
      <w:pPr>
        <w:rPr>
          <w:rFonts w:ascii="游明朝" w:eastAsia="游明朝" w:hAnsi="游明朝"/>
        </w:rPr>
      </w:pPr>
      <w:r>
        <w:rPr>
          <w:rFonts w:ascii="游明朝" w:eastAsia="游明朝" w:hAnsi="游明朝"/>
        </w:rPr>
        <w:br w:type="page"/>
      </w:r>
    </w:p>
    <w:p w14:paraId="2C3884F8" w14:textId="17271C36" w:rsidR="00303588" w:rsidRPr="00FD2E2A" w:rsidRDefault="005461B4" w:rsidP="005461B4">
      <w:pPr>
        <w:rPr>
          <w:rFonts w:ascii="游明朝" w:eastAsia="游明朝" w:hAnsi="游明朝"/>
        </w:rPr>
      </w:pPr>
      <w:r>
        <w:rPr>
          <w:rFonts w:ascii="游明朝" w:eastAsia="游明朝" w:hAnsi="游明朝"/>
        </w:rPr>
        <w:lastRenderedPageBreak/>
        <w:t>本</w:t>
      </w:r>
      <w:r>
        <w:rPr>
          <w:rFonts w:ascii="游明朝" w:eastAsia="游明朝" w:hAnsi="游明朝" w:hint="eastAsia"/>
        </w:rPr>
        <w:t>合意</w:t>
      </w:r>
      <w:r>
        <w:rPr>
          <w:rFonts w:ascii="游明朝" w:eastAsia="游明朝" w:hAnsi="游明朝"/>
        </w:rPr>
        <w:t>の成立を証するため本書</w:t>
      </w:r>
      <w:r>
        <w:rPr>
          <w:rFonts w:ascii="游明朝" w:eastAsia="游明朝" w:hAnsi="游明朝" w:hint="eastAsia"/>
        </w:rPr>
        <w:t>2</w:t>
      </w:r>
      <w:r>
        <w:rPr>
          <w:rFonts w:ascii="游明朝" w:eastAsia="游明朝" w:hAnsi="游明朝"/>
        </w:rPr>
        <w:t>通を作成し、甲</w:t>
      </w:r>
      <w:r>
        <w:rPr>
          <w:rFonts w:ascii="游明朝" w:eastAsia="游明朝" w:hAnsi="游明朝" w:hint="eastAsia"/>
        </w:rPr>
        <w:t>及び</w:t>
      </w:r>
      <w:r>
        <w:rPr>
          <w:rFonts w:ascii="游明朝" w:eastAsia="游明朝" w:hAnsi="游明朝"/>
        </w:rPr>
        <w:t>乙記名押印のうえ、各１通を保有する。</w:t>
      </w:r>
    </w:p>
    <w:p w14:paraId="4A6D3418" w14:textId="75856205" w:rsidR="00856025" w:rsidRPr="00FD2E2A" w:rsidRDefault="00856025" w:rsidP="005461B4">
      <w:pPr>
        <w:rPr>
          <w:rFonts w:ascii="游明朝" w:eastAsia="游明朝" w:hAnsi="游明朝"/>
        </w:rPr>
      </w:pPr>
    </w:p>
    <w:p w14:paraId="190E55C0" w14:textId="55FC6B02" w:rsidR="000B35BE" w:rsidRPr="00FD2E2A" w:rsidRDefault="000B35BE" w:rsidP="005461B4">
      <w:pPr>
        <w:rPr>
          <w:rFonts w:ascii="游明朝" w:eastAsia="游明朝" w:hAnsi="游明朝"/>
        </w:rPr>
      </w:pPr>
    </w:p>
    <w:p w14:paraId="4FA217C6" w14:textId="77777777" w:rsidR="000B35BE" w:rsidRPr="00FD2E2A" w:rsidRDefault="000B35BE" w:rsidP="005461B4">
      <w:pPr>
        <w:rPr>
          <w:rFonts w:ascii="游明朝" w:eastAsia="游明朝" w:hAnsi="游明朝"/>
        </w:rPr>
      </w:pPr>
    </w:p>
    <w:p w14:paraId="5790D6E7" w14:textId="7AA56202" w:rsidR="005461B4" w:rsidRPr="00FD2E2A" w:rsidRDefault="009217A5" w:rsidP="005461B4">
      <w:pPr>
        <w:rPr>
          <w:rFonts w:ascii="游明朝" w:eastAsia="游明朝" w:hAnsi="游明朝"/>
          <w:lang w:eastAsia="zh-CN"/>
        </w:rPr>
      </w:pPr>
      <w:r>
        <w:rPr>
          <w:rFonts w:ascii="游明朝" w:eastAsia="游明朝" w:hAnsi="游明朝" w:hint="eastAsia"/>
          <w:lang w:eastAsia="zh-CN"/>
        </w:rPr>
        <w:t>202</w:t>
      </w:r>
      <w:r>
        <w:rPr>
          <w:rFonts w:ascii="游明朝" w:eastAsia="游明朝" w:hAnsi="游明朝" w:hint="eastAsia"/>
        </w:rPr>
        <w:t>6</w:t>
      </w:r>
      <w:r>
        <w:rPr>
          <w:rFonts w:ascii="游明朝" w:eastAsia="游明朝" w:hAnsi="游明朝"/>
          <w:lang w:eastAsia="zh-CN"/>
        </w:rPr>
        <w:t>年</w:t>
      </w:r>
      <w:r>
        <w:rPr>
          <w:rFonts w:ascii="游明朝" w:eastAsia="游明朝" w:hAnsi="游明朝" w:hint="eastAsia"/>
        </w:rPr>
        <w:t>9</w:t>
      </w:r>
      <w:r>
        <w:rPr>
          <w:rFonts w:ascii="游明朝" w:eastAsia="游明朝" w:hAnsi="游明朝"/>
          <w:lang w:eastAsia="zh-CN"/>
        </w:rPr>
        <w:t>月</w:t>
      </w:r>
      <w:r>
        <w:rPr>
          <w:rFonts w:ascii="游明朝" w:eastAsia="游明朝" w:hAnsi="游明朝" w:hint="eastAsia"/>
        </w:rPr>
        <w:t xml:space="preserve">  </w:t>
      </w:r>
      <w:r>
        <w:rPr>
          <w:rFonts w:ascii="游明朝" w:eastAsia="游明朝" w:hAnsi="游明朝"/>
          <w:lang w:eastAsia="zh-CN"/>
        </w:rPr>
        <w:t>日</w:t>
      </w:r>
    </w:p>
    <w:p w14:paraId="6A913E5F" w14:textId="5CD25DE4" w:rsidR="005461B4" w:rsidRPr="00FD2E2A" w:rsidRDefault="005461B4" w:rsidP="005461B4">
      <w:pPr>
        <w:rPr>
          <w:rFonts w:ascii="游明朝" w:eastAsia="游明朝" w:hAnsi="游明朝"/>
          <w:lang w:eastAsia="zh-CN"/>
        </w:rPr>
      </w:pPr>
    </w:p>
    <w:p w14:paraId="0D68EABE" w14:textId="77777777" w:rsidR="000B35BE" w:rsidRPr="00FD2E2A" w:rsidRDefault="000B35BE" w:rsidP="005461B4">
      <w:pPr>
        <w:rPr>
          <w:rFonts w:ascii="游明朝" w:eastAsia="游明朝" w:hAnsi="游明朝"/>
          <w:lang w:eastAsia="zh-CN"/>
        </w:rPr>
      </w:pPr>
    </w:p>
    <w:p w14:paraId="274797DC" w14:textId="77777777" w:rsidR="00DC1169" w:rsidRPr="00FD2E2A" w:rsidRDefault="005461B4" w:rsidP="00DC1169">
      <w:pPr>
        <w:ind w:leftChars="1687" w:left="3543"/>
        <w:rPr>
          <w:rFonts w:ascii="游明朝" w:eastAsia="游明朝" w:hAnsi="游明朝"/>
          <w:lang w:eastAsia="zh-CN"/>
        </w:rPr>
      </w:pPr>
      <w:r>
        <w:rPr>
          <w:rFonts w:ascii="游明朝" w:eastAsia="游明朝" w:hAnsi="游明朝"/>
          <w:lang w:eastAsia="zh-CN"/>
        </w:rPr>
        <w:t>甲：</w:t>
      </w:r>
      <w:r>
        <w:rPr>
          <w:rFonts w:ascii="游明朝" w:eastAsia="游明朝" w:hAnsi="游明朝" w:hint="eastAsia"/>
          <w:lang w:eastAsia="zh-CN"/>
        </w:rPr>
        <w:t>東京都港区六本木4丁目12番8号</w:t>
      </w:r>
    </w:p>
    <w:p w14:paraId="00998C19" w14:textId="77777777" w:rsidR="00DC1169" w:rsidRPr="00B06C6C" w:rsidRDefault="00DC1169" w:rsidP="00DC1169">
      <w:pPr>
        <w:ind w:leftChars="1687" w:left="3543" w:firstLineChars="200" w:firstLine="420"/>
        <w:rPr>
          <w:rFonts w:ascii="游明朝" w:eastAsia="游明朝" w:hAnsi="游明朝"/>
        </w:rPr>
      </w:pPr>
      <w:r>
        <w:rPr>
          <w:rFonts w:ascii="游明朝" w:eastAsia="游明朝" w:hAnsi="游明朝" w:hint="eastAsia"/>
        </w:rPr>
        <w:t>株式会社WineBank</w:t>
      </w:r>
    </w:p>
    <w:p w14:paraId="6112B646" w14:textId="1DA03EE6" w:rsidR="005461B4" w:rsidRPr="00FD2E2A" w:rsidRDefault="00DC1169" w:rsidP="00D2593E">
      <w:pPr>
        <w:ind w:leftChars="1687" w:left="3543" w:firstLineChars="200" w:firstLine="420"/>
        <w:rPr>
          <w:rFonts w:ascii="游明朝" w:eastAsia="游明朝" w:hAnsi="游明朝"/>
        </w:rPr>
      </w:pPr>
      <w:r>
        <w:rPr>
          <w:rFonts w:ascii="游明朝" w:eastAsia="游明朝" w:hAnsi="游明朝" w:hint="eastAsia"/>
        </w:rPr>
        <w:t>代表取締役　中野 邦人</w:t>
      </w:r>
    </w:p>
    <w:p w14:paraId="25E78D9F" w14:textId="0D02389E" w:rsidR="005461B4" w:rsidRPr="00FD2E2A" w:rsidRDefault="005461B4" w:rsidP="004A1E55">
      <w:pPr>
        <w:ind w:leftChars="1687" w:left="3543"/>
        <w:rPr>
          <w:rFonts w:ascii="游明朝" w:eastAsia="游明朝" w:hAnsi="游明朝"/>
        </w:rPr>
      </w:pPr>
    </w:p>
    <w:p w14:paraId="2942C4B7" w14:textId="77777777" w:rsidR="000B35BE" w:rsidRPr="00FD2E2A" w:rsidRDefault="000B35BE" w:rsidP="004A1E55">
      <w:pPr>
        <w:ind w:leftChars="1687" w:left="3543"/>
        <w:rPr>
          <w:rFonts w:ascii="游明朝" w:eastAsia="游明朝" w:hAnsi="游明朝"/>
        </w:rPr>
      </w:pPr>
    </w:p>
    <w:p w14:paraId="5F3B2219" w14:textId="77777777" w:rsidR="00DD5490" w:rsidRPr="00FD2E2A" w:rsidRDefault="00DD5490" w:rsidP="004A1E55">
      <w:pPr>
        <w:ind w:leftChars="1687" w:left="3543"/>
        <w:rPr>
          <w:rFonts w:ascii="游明朝" w:eastAsia="游明朝" w:hAnsi="游明朝"/>
        </w:rPr>
      </w:pPr>
    </w:p>
    <w:p w14:paraId="6E8B48C4" w14:textId="4998C1BE" w:rsidR="005461B4" w:rsidRPr="00FD2E2A" w:rsidRDefault="004A6178" w:rsidP="00F42775">
      <w:pPr>
        <w:ind w:leftChars="1687" w:left="3543"/>
        <w:rPr>
          <w:rFonts w:ascii="游明朝" w:eastAsia="游明朝" w:hAnsi="游明朝"/>
        </w:rPr>
      </w:pPr>
      <w:r>
        <w:rPr>
          <w:rFonts w:ascii="游明朝" w:eastAsia="游明朝" w:hAnsi="游明朝"/>
        </w:rPr>
        <w:t>乙</w:t>
      </w:r>
      <w:r>
        <w:rPr>
          <w:rFonts w:ascii="游明朝" w:eastAsia="游明朝" w:hAnsi="游明朝" w:hint="eastAsia"/>
        </w:rPr>
        <w:t>：</w:t>
      </w:r>
    </w:p>
    <w:p w14:paraId="0BEE9812" w14:textId="77777777" w:rsidR="004A1E55" w:rsidRPr="00FD2E2A" w:rsidRDefault="004A1E55" w:rsidP="004A1E55">
      <w:pPr>
        <w:ind w:leftChars="1687" w:left="3543"/>
        <w:rPr>
          <w:rFonts w:ascii="游明朝" w:eastAsia="游明朝" w:hAnsi="游明朝"/>
        </w:rPr>
      </w:pPr>
    </w:p>
    <w:p w14:paraId="653ADE02" w14:textId="77777777" w:rsidR="00F42775" w:rsidRPr="00FD2E2A" w:rsidRDefault="00F42775" w:rsidP="004A1E55">
      <w:pPr>
        <w:ind w:leftChars="1687" w:left="3543"/>
        <w:rPr>
          <w:rFonts w:ascii="游明朝" w:eastAsia="游明朝" w:hAnsi="游明朝"/>
        </w:rPr>
      </w:pPr>
    </w:p>
    <w:p w14:paraId="300135C5" w14:textId="77777777" w:rsidR="005461B4" w:rsidRPr="005461B4" w:rsidRDefault="005461B4" w:rsidP="00F42775">
      <w:pPr>
        <w:ind w:leftChars="1687" w:left="3543"/>
        <w:rPr>
          <w:rFonts w:ascii="游明朝" w:eastAsia="游明朝" w:hAnsi="游明朝"/>
          <w:b/>
        </w:rPr>
      </w:pP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9E1D" w14:textId="77777777" w:rsidR="001E696F" w:rsidRDefault="001E696F" w:rsidP="00D468EE">
      <w:r>
        <w:separator/>
      </w:r>
    </w:p>
  </w:endnote>
  <w:endnote w:type="continuationSeparator" w:id="0">
    <w:p w14:paraId="342F1EE5" w14:textId="77777777" w:rsidR="001E696F" w:rsidRDefault="001E696F"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A399B" w14:textId="77777777" w:rsidR="001E696F" w:rsidRDefault="001E696F" w:rsidP="00D468EE">
      <w:r>
        <w:separator/>
      </w:r>
    </w:p>
  </w:footnote>
  <w:footnote w:type="continuationSeparator" w:id="0">
    <w:p w14:paraId="69C71874" w14:textId="77777777" w:rsidR="001E696F" w:rsidRDefault="001E696F"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7EEB"/>
    <w:rsid w:val="00701697"/>
    <w:rsid w:val="00701CC0"/>
    <w:rsid w:val="00705C02"/>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6ADC"/>
    <w:rsid w:val="00EF01CA"/>
    <w:rsid w:val="00EF1CDE"/>
    <w:rsid w:val="00EF4828"/>
    <w:rsid w:val="00F013C1"/>
    <w:rsid w:val="00F06D11"/>
    <w:rsid w:val="00F07729"/>
    <w:rsid w:val="00F101EB"/>
    <w:rsid w:val="00F136A9"/>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786</Words>
  <Characters>4484</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56</cp:revision>
  <dcterms:created xsi:type="dcterms:W3CDTF">2026-09-03T09:07:00Z</dcterms:created>
  <dcterms:modified xsi:type="dcterms:W3CDTF">2026-09-03T11:01:00Z</dcterms:modified>
</cp:coreProperties>
</file>