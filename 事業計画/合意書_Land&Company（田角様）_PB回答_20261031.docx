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DE5C" w14:textId="7FA451BC" w:rsidR="00DD5490" w:rsidRDefault="00DD5490" w:rsidP="006649F5">
      <w:pPr>
        <w:rPr>
          <w:rFonts w:ascii="游明朝" w:eastAsia="游明朝" w:hAnsi="游明朝"/>
          <w:b/>
        </w:rPr>
      </w:pPr>
    </w:p>
    <w:p w14:paraId="2728C031" w14:textId="5DE098E6" w:rsidR="008167DD" w:rsidRDefault="008167DD" w:rsidP="006649F5">
      <w:pPr>
        <w:rPr>
          <w:rFonts w:ascii="游明朝" w:eastAsia="游明朝" w:hAnsi="游明朝"/>
          <w:b/>
        </w:rPr>
      </w:pPr>
    </w:p>
    <w:p w14:paraId="12D8C0FA" w14:textId="749EE2AC" w:rsidR="005461B4" w:rsidRPr="00FD2E2A" w:rsidRDefault="005461B4" w:rsidP="00BD01D7">
      <w:pPr>
        <w:jc w:val="center"/>
        <w:rPr>
          <w:rFonts w:ascii="游明朝" w:eastAsia="游明朝" w:hAnsi="游明朝"/>
          <w:b/>
          <w:sz w:val="28"/>
          <w:szCs w:val="28"/>
        </w:rPr>
      </w:pPr>
      <w:r>
        <w:rPr>
          <w:rFonts w:ascii="游明朝" w:eastAsia="游明朝" w:hAnsi="游明朝" w:hint="eastAsia"/>
          <w:b/>
          <w:sz w:val="28"/>
          <w:szCs w:val="28"/>
        </w:rPr>
        <w:t>合意書</w:t>
      </w:r>
    </w:p>
    <w:p w14:paraId="623973AF" w14:textId="77777777" w:rsidR="005461B4" w:rsidRPr="00FD2E2A" w:rsidRDefault="005461B4" w:rsidP="006649F5">
      <w:pPr>
        <w:rPr>
          <w:rFonts w:ascii="游明朝" w:eastAsia="游明朝" w:hAnsi="游明朝"/>
          <w:b/>
        </w:rPr>
      </w:pPr>
    </w:p>
    <w:p w14:paraId="52591299" w14:textId="29793913" w:rsidR="005461B4" w:rsidRPr="00FD2E2A" w:rsidRDefault="009217A5" w:rsidP="003B4778">
      <w:pPr>
        <w:ind w:firstLineChars="100" w:firstLine="210"/>
        <w:rPr>
          <w:rFonts w:ascii="游明朝" w:eastAsia="游明朝" w:hAnsi="游明朝"/>
        </w:rPr>
      </w:pPr>
      <w:r>
        <w:rPr>
          <w:rFonts w:ascii="游明朝" w:eastAsia="游明朝" w:hAnsi="游明朝" w:hint="eastAsia"/>
        </w:rPr>
        <w:t>株式会社WineBank</w:t>
      </w:r>
      <w:r>
        <w:rPr>
          <w:rFonts w:ascii="游明朝" w:eastAsia="游明朝" w:hAnsi="游明朝"/>
        </w:rPr>
        <w:t>（以下「甲」という</w:t>
      </w:r>
      <w:r>
        <w:rPr>
          <w:rFonts w:ascii="游明朝" w:eastAsia="游明朝" w:hAnsi="游明朝" w:hint="eastAsia"/>
        </w:rPr>
        <w:t>。</w:t>
      </w:r>
      <w:r>
        <w:rPr>
          <w:rFonts w:ascii="游明朝" w:eastAsia="游明朝" w:hAnsi="游明朝"/>
        </w:rPr>
        <w:t>）</w:t>
      </w:r>
      <w:r>
        <w:rPr>
          <w:rFonts w:ascii="Google Sans" w:eastAsia="Google Sans" w:hAnsi="Google Sans" w:cs="Google Sans"/>
          <w:color w:val="1F1F1F"/>
        </w:rPr>
        <w:t xml:space="preserve">と株式会社Land＆Company</w:t>
      </w:r>
      <w:ins w:id="8001" w:author="株式会社WineBank" w:date="2026-10-31T00:00:00Z">
        <w:r>
          <w:rPr>
            <w:rFonts w:ascii="Google Sans" w:eastAsia="Google Sans" w:hAnsi="Google Sans" w:cs="Google Sans"/>
            <w:color w:val="1F1F1F"/>
          </w:rPr>
          <w:t xml:space="preserve">【WB：乙を株式会社Land＆Company様とすることで承知しました。総数引受契約書の引受人も同社に変更いたします。なお、エンジェル税制は個人投資家を対象とする制度のため、法人でのご出資の場合は適用対象外となりますので、念のためご確認ください。】</w:t>
        </w:r>
      </w:ins>
      <w:r>
        <w:rPr>
          <w:rFonts w:ascii="游明朝" w:eastAsia="游明朝" w:hAnsi="游明朝"/>
        </w:rPr>
        <w:t>（以下「乙」という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とは、フランス著名シェフであるThierry Marx氏と共同で2027年4月末を目途とした六本木ミッドタウン1階にオープンするレストラン開業資金のため、運営会社である</w:t>
      </w:r>
      <w:r>
        <w:rPr>
          <w:rFonts w:ascii="游明朝" w:eastAsia="游明朝" w:hAnsi="游明朝" w:cs="ＭＳ 明朝" w:hint="eastAsia"/>
        </w:rPr>
        <w:t>株式会社Brasserie Thierry Marx（以下「対象会社」という。）</w:t>
      </w:r>
      <w:r>
        <w:rPr>
          <w:rFonts w:ascii="游明朝" w:eastAsia="游明朝" w:hAnsi="游明朝" w:hint="eastAsia"/>
        </w:rPr>
        <w:t>に対する</w:t>
      </w:r>
      <w:r>
        <w:rPr>
          <w:rFonts w:ascii="游明朝" w:eastAsia="游明朝" w:hAnsi="游明朝" w:cs="ＭＳ 明朝" w:hint="eastAsia"/>
        </w:rPr>
        <w:t>第三者割当増資</w:t>
      </w:r>
      <w:r>
        <w:rPr>
          <w:rFonts w:ascii="游明朝" w:eastAsia="游明朝" w:hAnsi="游明朝" w:hint="eastAsia"/>
        </w:rPr>
        <w:t>に関して、以下のとおり合意する（以下「本合意」という。）。</w:t>
      </w:r>
    </w:p>
    <w:p w14:paraId="3E2B4F79" w14:textId="77777777" w:rsidR="005461B4" w:rsidRPr="00FD2E2A" w:rsidRDefault="005461B4" w:rsidP="005461B4">
      <w:pPr>
        <w:rPr>
          <w:rFonts w:ascii="游明朝" w:eastAsia="游明朝" w:hAnsi="游明朝"/>
        </w:rPr>
      </w:pPr>
    </w:p>
    <w:p w14:paraId="1E94B145" w14:textId="2C40B21D" w:rsidR="005461B4" w:rsidRPr="00FD2E2A" w:rsidRDefault="005461B4" w:rsidP="005461B4">
      <w:pPr>
        <w:rPr>
          <w:rFonts w:ascii="游明朝" w:eastAsia="游明朝" w:hAnsi="游明朝"/>
          <w:b/>
          <w:bCs/>
        </w:rPr>
      </w:pPr>
      <w:r>
        <w:rPr>
          <w:rFonts w:ascii="游明朝" w:eastAsia="游明朝" w:hAnsi="游明朝"/>
          <w:b/>
          <w:bCs/>
        </w:rPr>
        <w:t>第1条（</w:t>
      </w:r>
      <w:r>
        <w:rPr>
          <w:rFonts w:ascii="游明朝" w:eastAsia="游明朝" w:hAnsi="游明朝" w:hint="eastAsia"/>
          <w:b/>
          <w:bCs/>
        </w:rPr>
        <w:t>出資</w:t>
      </w:r>
      <w:r>
        <w:rPr>
          <w:rFonts w:ascii="游明朝" w:eastAsia="游明朝" w:hAnsi="游明朝"/>
          <w:b/>
          <w:bCs/>
        </w:rPr>
        <w:t>）</w:t>
      </w:r>
    </w:p>
    <w:p w14:paraId="3139890B" w14:textId="30354FCE" w:rsidR="00487337" w:rsidRPr="00FD2E2A" w:rsidRDefault="00656D49" w:rsidP="00656D49">
      <w:pPr>
        <w:ind w:left="420" w:hangingChars="200" w:hanging="420"/>
        <w:rPr>
          <w:rFonts w:ascii="游明朝" w:eastAsia="游明朝" w:hAnsi="游明朝"/>
        </w:rPr>
      </w:pPr>
      <w:r>
        <w:rPr>
          <w:rFonts w:ascii="游明朝" w:eastAsia="游明朝" w:hAnsi="游明朝" w:hint="eastAsia"/>
        </w:rPr>
        <w:t>１　乙は、甲による対象会社の開業資金のためPreバリュー300,000,000円にて総額150,000,000円（以下「本件出資総額」という。）の募集</w:t>
      </w:r>
      <w:r>
        <w:rPr>
          <w:rFonts w:ascii="游明朝" w:eastAsia="游明朝" w:hAnsi="游明朝" w:hint="eastAsia"/>
          <w:highlight w:val="cyan"/>
        </w:rPr>
        <w:t xml:space="preserve">【PB：募集総額が仮に1.5億円に満たない場合の対処について、</w:t>
      </w:r>
      <w:r>
        <w:rPr>
          <w:rFonts w:ascii="游明朝" w:eastAsia="游明朝" w:hAnsi="游明朝" w:hint="eastAsia"/>
          <w:highlight w:val="cyan"/>
        </w:rPr>
        <w:t xml:space="preserve">どのようなご予定か伺わせていただきたくお願いいたします。】</w:t>
      </w:r>
      <w:ins w:id="8002" w:author="株式会社WineBank" w:date="2026-10-31T00:00:00Z">
        <w:r>
          <w:rPr>
            <w:rFonts w:ascii="游明朝" w:eastAsia="游明朝" w:hAnsi="游明朝" w:hint="eastAsia"/>
            <w:highlight w:val="cyan"/>
          </w:rPr>
          <w:t xml:space="preserve">【WB：募集総額が1.5億円に満たない場合でも、本件出資の条件（1株150,000円・134株）は変わりません。不足額は甲からの貸付け又は金融機関からの借入れにより対象会社が確保し、開業スケジュールに影響が出ないようにいたします。】</w:t>
        </w:r>
      </w:ins>
      <w:r>
        <w:rPr>
          <w:rFonts w:ascii="游明朝" w:eastAsia="游明朝" w:hAnsi="游明朝" w:hint="eastAsia"/>
        </w:rPr>
        <w:t>に対し、</w:t>
      </w:r>
      <w:r>
        <w:rPr>
          <w:rFonts w:ascii="Google Sans" w:eastAsia="Google Sans" w:hAnsi="Google Sans" w:cs="Google Sans"/>
          <w:color w:val="1F1F1F"/>
        </w:rPr>
        <w:t>乙と対象会社との間で締結する総数引受契約書に定める払込期日</w:t>
      </w:r>
      <w:r>
        <w:rPr>
          <w:rFonts w:ascii="游明朝" w:eastAsia="游明朝" w:hAnsi="游明朝" w:hint="eastAsia"/>
        </w:rPr>
        <w:t>（以下「本件実行日」という。）迄に、金20,100,000円の出資（以下「本件出資」と</w:t>
      </w:r>
      <w:r>
        <w:rPr>
          <w:rFonts w:ascii="Google Sans" w:eastAsia="Google Sans" w:hAnsi="Google Sans" w:cs="Google Sans"/>
          <w:color w:val="1F1F1F"/>
        </w:rPr>
        <w:t>いい、本件出資により乙が取得する対象会社の株式を「本件株式」と</w:t>
      </w:r>
      <w:r>
        <w:rPr>
          <w:rFonts w:ascii="游明朝" w:eastAsia="游明朝" w:hAnsi="游明朝" w:hint="eastAsia"/>
        </w:rPr>
        <w:t>いう。）をすることを約束する（以下「本件約束」という）。</w:t>
      </w:r>
      <w:r>
        <w:rPr>
          <w:rFonts w:ascii="游明朝" w:eastAsia="游明朝" w:hAnsi="游明朝" w:hint="eastAsia"/>
          <w:highlight w:val="cyan"/>
        </w:rPr>
        <w:t>【</w:t>
      </w:r>
      <w:r>
        <w:rPr>
          <w:rFonts w:ascii="游明朝" w:eastAsia="游明朝" w:hAnsi="游明朝"/>
          <w:highlight w:val="cyan"/>
        </w:rPr>
        <w:t xml:space="preserve">PB：形式面の修正です。】</w:t>
      </w:r>
      <w:ins w:id="8003" w:author="株式会社WineBank" w:date="2026-10-31T00:00:00Z">
        <w:r>
          <w:rPr>
            <w:rFonts w:ascii="游明朝" w:eastAsia="游明朝" w:hAnsi="游明朝"/>
            <w:highlight w:val="cyan"/>
          </w:rPr>
          <w:t xml:space="preserve">【WB：承知しました。】</w:t>
        </w:r>
      </w:ins>
      <w:r>
        <w:rPr>
          <w:rFonts w:ascii="游明朝" w:eastAsia="游明朝" w:hAnsi="游明朝" w:hint="eastAsia"/>
          <w:highlight w:val="cyan"/>
        </w:rPr>
        <w:t>【PB:今回の総数引受契約および合意書で約束する出資が、それに限られ、</w:t>
      </w:r>
      <w:r>
        <w:rPr>
          <w:rFonts w:ascii="游明朝" w:eastAsia="游明朝" w:hAnsi="游明朝"/>
          <w:highlight w:val="cyan"/>
        </w:rPr>
        <w:t>本件以外の追加出資・貸付・債務保証義務などを負わないことを確認</w:t>
      </w:r>
      <w:r>
        <w:rPr>
          <w:rFonts w:ascii="游明朝" w:eastAsia="游明朝" w:hAnsi="游明朝" w:hint="eastAsia"/>
          <w:highlight w:val="cyan"/>
        </w:rPr>
        <w:t xml:space="preserve">させてください。】</w:t>
      </w:r>
      <w:ins w:id="8004" w:author="株式会社WineBank" w:date="2026-10-31T00:00:00Z">
        <w:r>
          <w:rPr>
            <w:rFonts w:ascii="游明朝" w:eastAsia="游明朝" w:hAnsi="游明朝" w:hint="eastAsia"/>
            <w:highlight w:val="cyan"/>
          </w:rPr>
          <w:t xml:space="preserve">なお、乙は、本件出資を除き、甲又は対象会社に対し、追加の出資、貸付け、債務保証その他の資金提供を行う義務を負わないものとする。【WB：ご認識のとおりです。本文に明記しました。】</w:t>
        </w:r>
      </w:ins>
    </w:p>
    <w:p w14:paraId="36C57280" w14:textId="477EF199" w:rsidR="00487337" w:rsidRPr="00FD2E2A" w:rsidRDefault="00B37F4C" w:rsidP="00030E5C">
      <w:pPr>
        <w:ind w:left="405" w:hangingChars="193" w:hanging="405"/>
        <w:rPr>
          <w:rFonts w:ascii="游明朝" w:eastAsia="游明朝" w:hAnsi="游明朝" w:cs="ＭＳ 明朝"/>
        </w:rPr>
      </w:pPr>
      <w:r>
        <w:rPr>
          <w:rFonts w:ascii="游明朝" w:eastAsia="游明朝" w:hAnsi="游明朝" w:cs="ＭＳ 明朝" w:hint="eastAsia"/>
        </w:rPr>
        <w:t>２　本件約束の履行義務は、次の各号の一に該当する場合には効力は生じず、この場合、本合意は当然に白紙解約とする。</w:t>
      </w:r>
    </w:p>
    <w:p w14:paraId="71B90DAE" w14:textId="52EEE7EC" w:rsidR="00B92C16" w:rsidRPr="00FD2E2A" w:rsidRDefault="0056724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本件出資総額が著しく増額した場合、対象会社の六本木ミッドタウン開業スケジュールが著しく遅延が生じた場合</w:t>
      </w:r>
    </w:p>
    <w:p w14:paraId="5611937D" w14:textId="47497939" w:rsidR="00487337" w:rsidRDefault="00FF65FB"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対象会社の粉飾決算が発見された場合その他対象会社の財務状態又は株式価値が本合意書締結日現在の想定よりも相当程度毀損されていることが客観的資料により明らかになった場合</w:t>
      </w:r>
    </w:p>
    <w:p w14:paraId="60FD6A70" w14:textId="2B5EFF12" w:rsidR="009B7DAD" w:rsidRPr="009B7DAD" w:rsidRDefault="004575A6" w:rsidP="009B7DAD">
      <w:pPr>
        <w:pStyle w:val="ac"/>
        <w:numPr>
          <w:ilvl w:val="0"/>
          <w:numId w:val="13"/>
        </w:numPr>
        <w:ind w:leftChars="0" w:left="826" w:hanging="406"/>
        <w:rPr>
          <w:rFonts w:ascii="游明朝" w:eastAsia="游明朝" w:hAnsi="游明朝" w:cs="ＭＳ 明朝" w:hint="eastAsia"/>
        </w:rPr>
      </w:pPr>
      <w:r>
        <w:rPr>
          <w:rFonts w:ascii="游明朝" w:eastAsia="游明朝" w:hAnsi="游明朝" w:cs="ＭＳ 明朝" w:hint="eastAsia"/>
        </w:rPr>
        <w:t>その他、本合意内容に違反することが生じた場合</w:t>
      </w:r>
    </w:p>
    <w:p w14:paraId="444AB01E" w14:textId="77777777" w:rsidR="005461B4" w:rsidRPr="00FD2E2A" w:rsidRDefault="005461B4" w:rsidP="005461B4">
      <w:pPr>
        <w:rPr>
          <w:rFonts w:ascii="游明朝" w:eastAsia="游明朝" w:hAnsi="游明朝"/>
        </w:rPr>
      </w:pPr>
    </w:p>
    <w:p w14:paraId="6CC00D25" w14:textId="2D8CB20D" w:rsidR="005461B4" w:rsidRPr="00FD2E2A" w:rsidRDefault="005461B4" w:rsidP="005461B4">
      <w:pPr>
        <w:rPr>
          <w:rFonts w:ascii="游明朝" w:eastAsia="游明朝" w:hAnsi="游明朝"/>
          <w:b/>
          <w:bCs/>
        </w:rPr>
      </w:pPr>
      <w:r>
        <w:rPr>
          <w:rFonts w:ascii="游明朝" w:eastAsia="游明朝" w:hAnsi="游明朝" w:hint="eastAsia"/>
          <w:b/>
          <w:bCs/>
        </w:rPr>
        <w:t>第</w:t>
      </w:r>
      <w:r>
        <w:rPr>
          <w:rFonts w:ascii="游明朝" w:eastAsia="游明朝" w:hAnsi="游明朝"/>
          <w:b/>
          <w:bCs/>
        </w:rPr>
        <w:t>2条（</w:t>
      </w:r>
      <w:r>
        <w:rPr>
          <w:rFonts w:ascii="游明朝" w:eastAsia="游明朝" w:hAnsi="游明朝" w:hint="eastAsia"/>
          <w:b/>
          <w:bCs/>
        </w:rPr>
        <w:t>本件出資実行後の取り決め）</w:t>
      </w:r>
    </w:p>
    <w:p w14:paraId="07EF2748" w14:textId="1EA70BCF" w:rsidR="00B4733E" w:rsidRPr="00FD2E2A" w:rsidRDefault="00656D49" w:rsidP="00656D49">
      <w:pPr>
        <w:ind w:left="420" w:hangingChars="200" w:hanging="420"/>
        <w:rPr>
          <w:rFonts w:ascii="游明朝" w:eastAsia="游明朝" w:hAnsi="游明朝"/>
        </w:rPr>
      </w:pPr>
      <w:r>
        <w:rPr>
          <w:rFonts w:ascii="游明朝" w:eastAsia="游明朝" w:hAnsi="游明朝" w:hint="eastAsia"/>
        </w:rPr>
        <w:t>１　甲は、前条の本件出資が行われたときは、以下の各事項を行い、又は対象会社をして行わせることを、乙に対し、確約する。</w:t>
      </w:r>
    </w:p>
    <w:p w14:paraId="3E833CC8" w14:textId="345EC89B" w:rsidR="000C5BCC" w:rsidRPr="00FD2E2A" w:rsidRDefault="004A6178" w:rsidP="000C5BCC">
      <w:pPr>
        <w:pStyle w:val="ac"/>
        <w:numPr>
          <w:ilvl w:val="0"/>
          <w:numId w:val="10"/>
        </w:numPr>
        <w:ind w:leftChars="0"/>
        <w:rPr>
          <w:rFonts w:ascii="游明朝" w:eastAsia="游明朝" w:hAnsi="游明朝"/>
        </w:rPr>
      </w:pPr>
      <w:r>
        <w:rPr>
          <w:rFonts w:ascii="游明朝" w:eastAsia="游明朝" w:hAnsi="游明朝" w:hint="eastAsia"/>
        </w:rPr>
        <w:t>乙の要望に応じて、対象会社の運営に係る店舗（以下「本件店舗」という。）のオーナーズルーム及びケータリングサービスを利用できる権利を乙に付与するとともに、本件店舗の店内飲食代金（サービス料を含むが、ワインボトル代金を除く。）の50％割引を株主優待として適用すること。但し、店内飲食は月1回までとし、乙</w:t>
      </w:r>
      <w:del w:id="8005" w:author="株式会社WineBank" w:date="2026-10-31T00:00:00Z">
        <w:r>
          <w:rPr>
            <w:rFonts w:ascii="Google Sans" w:eastAsia="Google Sans" w:hAnsi="Google Sans" w:cs="Google Sans"/>
            <w:color w:val="1F1F1F"/>
          </w:rPr>
          <w:delText xml:space="preserve">が予め指定する者（乙の代表者又は株主を含む。以下「指定利用者」という。）</w:delText>
        </w:r>
      </w:del>
      <w:ins w:id="8006" w:author="株式会社WineBank" w:date="2026-10-31T00:00:00Z">
        <w:r>
          <w:rPr>
            <w:rFonts w:ascii="Google Sans" w:eastAsia="Google Sans" w:hAnsi="Google Sans" w:cs="Google Sans"/>
            <w:color w:val="1F1F1F"/>
          </w:rPr>
          <w:t xml:space="preserve">が予め甲に書面で通知した者（乙の代表者又は株主を含み、2名以内とする。以下「指定利用者」という。）</w:t>
        </w:r>
      </w:ins>
      <w:r>
        <w:rPr>
          <w:rFonts w:ascii="游明朝" w:eastAsia="游明朝" w:hAnsi="游明朝" w:hint="eastAsia"/>
        </w:rPr>
        <w:t>の同席を条件としてオーナーズルーム利用時もしくは通常席上限4名分迄の飲食代金に適用する。</w:t>
      </w:r>
      <w:r>
        <w:rPr>
          <w:rFonts w:ascii="游明朝" w:eastAsia="游明朝" w:hAnsi="游明朝" w:hint="eastAsia"/>
          <w:highlight w:val="cyan"/>
        </w:rPr>
        <w:t>【</w:t>
      </w:r>
      <w:r>
        <w:rPr>
          <w:rFonts w:ascii="游明朝" w:eastAsia="游明朝" w:hAnsi="游明朝"/>
          <w:highlight w:val="cyan"/>
        </w:rPr>
        <w:t>PB：法人として株式を保有し、</w:t>
      </w:r>
      <w:r>
        <w:rPr>
          <w:rFonts w:ascii="游明朝" w:eastAsia="游明朝" w:hAnsi="游明朝" w:hint="eastAsia"/>
          <w:highlight w:val="cyan"/>
        </w:rPr>
        <w:t xml:space="preserve">本件サービスを受けることを前提にした記載ぶりの修正です。】</w:t>
      </w:r>
      <w:ins w:id="8007" w:author="株式会社WineBank" w:date="2026-10-31T00:00:00Z">
        <w:r>
          <w:rPr>
            <w:rFonts w:ascii="游明朝" w:eastAsia="游明朝" w:hAnsi="游明朝" w:hint="eastAsia"/>
            <w:highlight w:val="cyan"/>
          </w:rPr>
          <w:t xml:space="preserve">【WB：法人でのご利用を前提に承知しました。運用上、指定利用者は事前に書面でご通知いただいた2名以内とさせてください。】</w:t>
        </w:r>
      </w:ins>
    </w:p>
    <w:p w14:paraId="3550C4B9" w14:textId="547FC5E3" w:rsidR="00EC67C1" w:rsidRPr="00FD2E2A" w:rsidRDefault="00FF65FB" w:rsidP="000C5BCC">
      <w:pPr>
        <w:pStyle w:val="ac"/>
        <w:numPr>
          <w:ilvl w:val="0"/>
          <w:numId w:val="10"/>
        </w:numPr>
        <w:ind w:leftChars="0"/>
        <w:rPr>
          <w:rFonts w:ascii="游明朝" w:eastAsia="游明朝" w:hAnsi="游明朝"/>
        </w:rPr>
      </w:pPr>
      <w:bookmarkStart w:id="30" w:name="OLE_LINK111"/>
      <w:bookmarkStart w:id="31" w:name="OLE_LINK112"/>
      <w:r>
        <w:rPr>
          <w:rFonts w:ascii="游明朝" w:eastAsia="游明朝" w:hAnsi="游明朝" w:hint="eastAsia"/>
        </w:rPr>
        <w:t>対象会社の定款を（変更が行われた場合には、その都度）乙に開示すること</w:t>
      </w:r>
    </w:p>
    <w:p w14:paraId="167627B8" w14:textId="16FB5ED7" w:rsidR="00C44F27"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対象会社の事業計画書を（変更が行われた場合には、その都度）乙に開示すること</w:t>
      </w:r>
    </w:p>
    <w:p w14:paraId="7F4E2B9E" w14:textId="290169B9" w:rsidR="00BA1A64"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lastRenderedPageBreak/>
        <w:t xml:space="preserve">対象会社の決算にあたり、その財務諸表（財務諸表等の用語、様式及び作成方法に関する規則における定義及び要件に従う。）を（修正が行われた場合には、</w:t>
      </w:r>
      <w:r>
        <w:rPr>
          <w:rFonts w:ascii="游明朝" w:eastAsia="游明朝" w:hAnsi="游明朝" w:hint="eastAsia"/>
        </w:rPr>
        <w:t xml:space="preserve">その都度）、乙に開示すること</w:t>
      </w:r>
      <w:ins w:id="8008" w:author="株式会社WineBank" w:date="2026-10-31T00:00:00Z">
        <w:r>
          <w:rPr>
            <w:rFonts w:ascii="游明朝" w:eastAsia="游明朝" w:hAnsi="游明朝" w:hint="eastAsia"/>
          </w:rPr>
          <w:t xml:space="preserve">、並びに各事業年度の上半期終了後2か月以内に、当該上半期の試算表、予算実績比較表及び資金繰り表を乙に開示すること</w:t>
        </w:r>
      </w:ins>
      <w:r>
        <w:rPr>
          <w:rFonts w:ascii="游明朝" w:eastAsia="游明朝" w:hAnsi="游明朝" w:hint="eastAsia"/>
          <w:highlight w:val="cyan"/>
        </w:rPr>
        <w:t xml:space="preserve">【PB：財務諸表の中に資金繰り表</w:t>
      </w:r>
      <w:r>
        <w:rPr>
          <w:rFonts w:ascii="游明朝" w:eastAsia="游明朝" w:hAnsi="游明朝" w:hint="eastAsia"/>
          <w:highlight w:val="cyan"/>
        </w:rPr>
        <w:t xml:space="preserve">及び予実管理資料も含めることとしていただくことを希望いたします。】</w:t>
      </w:r>
      <w:ins w:id="8009" w:author="株式会社WineBank" w:date="2026-10-31T00:00:00Z">
        <w:r>
          <w:rPr>
            <w:rFonts w:ascii="游明朝" w:eastAsia="游明朝" w:hAnsi="游明朝" w:hint="eastAsia"/>
            <w:highlight w:val="cyan"/>
          </w:rPr>
          <w:t xml:space="preserve">【WB：決算期の財務諸表に加え、半期ごとに試算表・予算実績比較表・資金繰り表を開示する形でいかがでしょうか。】</w:t>
        </w:r>
      </w:ins>
    </w:p>
    <w:p w14:paraId="5CA849D9" w14:textId="5753CA63" w:rsidR="00EC67C1" w:rsidRDefault="00EC67C1" w:rsidP="000C5BCC">
      <w:pPr>
        <w:pStyle w:val="ac"/>
        <w:numPr>
          <w:ilvl w:val="0"/>
          <w:numId w:val="10"/>
        </w:numPr>
        <w:ind w:leftChars="0"/>
        <w:rPr>
          <w:rFonts w:ascii="游明朝" w:eastAsia="游明朝" w:hAnsi="游明朝"/>
        </w:rPr>
      </w:pPr>
      <w:r>
        <w:rPr>
          <w:rFonts w:ascii="游明朝" w:eastAsia="游明朝" w:hAnsi="游明朝" w:hint="eastAsia"/>
        </w:rPr>
        <w:t>善良なる管理者の注意をもって、対象会社を運営し、又は運営を監督すること</w:t>
      </w:r>
    </w:p>
    <w:p w14:paraId="0C4070DD" w14:textId="06BA1694" w:rsidR="009B7DAD" w:rsidRPr="009B7DAD" w:rsidRDefault="00E72878" w:rsidP="00E72878">
      <w:pPr>
        <w:pStyle w:val="ac"/>
        <w:numPr>
          <w:ilvl w:val="0"/>
          <w:numId w:val="10"/>
        </w:numPr>
        <w:ind w:leftChars="0"/>
        <w:rPr>
          <w:rFonts w:ascii="游明朝" w:eastAsia="游明朝" w:hAnsi="游明朝"/>
          <w:highlight w:val="cyan"/>
        </w:rPr>
      </w:pPr>
      <w:del w:id="8010" w:author="株式会社WineBank" w:date="2026-10-31T00:00:00Z">
        <w:r>
          <w:rPr>
            <w:rFonts w:ascii="Google Sans" w:eastAsia="Google Sans" w:hAnsi="Google Sans" w:cs="Google Sans"/>
            <w:color w:val="1F1F1F"/>
          </w:rPr>
          <w:delText xml:space="preserve">Thierry Marxが本件店舗の運営への関与を終了し、又はその関与の程度が著しく低下することが見込まれるときは、速やかに乙に通知し、本件店舗の運営体制</w:delText>
        </w:r>
      </w:del>
      <w:ins w:id="8011" w:author="株式会社WineBank" w:date="2026-10-31T00:00:00Z">
        <w:r>
          <w:rPr>
            <w:rFonts w:ascii="Google Sans" w:eastAsia="Google Sans" w:hAnsi="Google Sans" w:cs="Google Sans"/>
            <w:color w:val="1F1F1F"/>
          </w:rPr>
          <w:t xml:space="preserve">Thierry Marx氏の名称・商標等の使用に関する契約が終了し、又は終了することが明らかになったときは、速やかに乙に通知し、本件店舗の運営体制</w:t>
        </w:r>
      </w:ins>
      <w:del w:id="8012" w:author="株式会社WineBank" w:date="2026-10-31T00:00:00Z">
        <w:r>
          <w:rPr>
            <w:rFonts w:ascii="ＭＳ 明朝" w:eastAsia="ＭＳ 明朝" w:hAnsi="ＭＳ 明朝" w:cs="ＭＳ 明朝" w:hint="eastAsia"/>
            <w:color w:val="1F1F1F"/>
          </w:rPr>
          <w:delText xml:space="preserve">および甲による乙が保有する対象会社株式の買い取り</w:delText>
        </w:r>
      </w:del>
      <w:ins w:id="8013" w:author="株式会社WineBank" w:date="2026-10-31T00:00:00Z">
        <w:r>
          <w:rPr>
            <w:rFonts w:ascii="ＭＳ 明朝" w:eastAsia="ＭＳ 明朝" w:hAnsi="ＭＳ 明朝" w:cs="ＭＳ 明朝" w:hint="eastAsia"/>
            <w:color w:val="1F1F1F"/>
          </w:rPr>
          <w:t xml:space="preserve">及び乙が保有する本件株式の取扱い</w:t>
        </w:r>
      </w:ins>
      <w:r>
        <w:rPr>
          <w:rFonts w:ascii="Google Sans" w:eastAsia="Google Sans" w:hAnsi="Google Sans" w:cs="Google Sans"/>
          <w:color w:val="1F1F1F"/>
        </w:rPr>
        <w:t>について</w:t>
      </w:r>
      <w:r>
        <w:rPr>
          <w:rFonts w:ascii="ＭＳ 明朝" w:eastAsia="ＭＳ 明朝" w:hAnsi="ＭＳ 明朝" w:cs="ＭＳ 明朝" w:hint="eastAsia"/>
          <w:color w:val="1F1F1F"/>
        </w:rPr>
        <w:t>、</w:t>
      </w:r>
      <w:r>
        <w:rPr>
          <w:rFonts w:ascii="Google Sans" w:eastAsia="Google Sans" w:hAnsi="Google Sans" w:cs="Google Sans"/>
          <w:color w:val="1F1F1F"/>
        </w:rPr>
        <w:t>乙と誠実に協議すること</w:t>
      </w:r>
      <w:r>
        <w:rPr>
          <w:rFonts w:ascii="ＭＳ 明朝" w:eastAsia="ＭＳ 明朝" w:hAnsi="ＭＳ 明朝" w:cs="ＭＳ 明朝" w:hint="eastAsia"/>
          <w:color w:val="1F1F1F"/>
        </w:rPr>
        <w:t>。</w:t>
      </w:r>
    </w:p>
    <w:p w14:paraId="6E72D3F1" w14:textId="30AC0EAB" w:rsidR="00E72878" w:rsidRPr="00AC7C71" w:rsidRDefault="00E72878" w:rsidP="00E72878">
      <w:pPr>
        <w:pStyle w:val="ac"/>
        <w:numPr>
          <w:ilvl w:val="0"/>
          <w:numId w:val="10"/>
        </w:numPr>
        <w:ind w:leftChars="0"/>
        <w:rPr>
          <w:rFonts w:ascii="游明朝" w:eastAsia="游明朝" w:hAnsi="游明朝"/>
          <w:highlight w:val="cyan"/>
        </w:rPr>
      </w:pPr>
      <w:r>
        <w:rPr>
          <w:rFonts w:ascii="Google Sans" w:eastAsia="Google Sans" w:hAnsi="Google Sans" w:cs="Google Sans"/>
          <w:color w:val="1F1F1F"/>
        </w:rPr>
        <w:t xml:space="preserve">対象会社の各事業年度の決算確定後、遅滞なく、対象会社の配当方針を乙に説明し、</w:t>
      </w:r>
      <w:del w:id="8014" w:author="株式会社WineBank" w:date="2026-10-31T00:00:00Z">
        <w:r>
          <w:rPr>
            <w:rFonts w:ascii="Google Sans" w:eastAsia="Google Sans" w:hAnsi="Google Sans" w:cs="Google Sans"/>
            <w:color w:val="1F1F1F"/>
          </w:rPr>
          <w:delText xml:space="preserve">分配可能額の範囲内における剰余金の配当の可否及び額について乙と協議すること</w:delText>
        </w:r>
      </w:del>
      <w:ins w:id="8015" w:author="株式会社WineBank" w:date="2026-10-31T00:00:00Z">
        <w:r>
          <w:rPr>
            <w:rFonts w:ascii="Google Sans" w:eastAsia="Google Sans" w:hAnsi="Google Sans" w:cs="Google Sans"/>
            <w:color w:val="1F1F1F"/>
          </w:rPr>
          <w:t xml:space="preserve">乙の意見を聴取すること</w:t>
        </w:r>
      </w:ins>
      <w:r>
        <w:rPr>
          <w:rFonts w:ascii="Google Sans" w:hAnsi="Google Sans" w:cs="Google Sans" w:hint="eastAsia"/>
          <w:color w:val="1F1F1F"/>
        </w:rPr>
        <w:t>。</w:t>
      </w:r>
      <w:r>
        <w:rPr>
          <w:rFonts w:ascii="Google Sans" w:hAnsi="Google Sans" w:cs="Google Sans" w:hint="eastAsia"/>
          <w:color w:val="1F1F1F"/>
          <w:highlight w:val="cyan"/>
        </w:rPr>
        <w:t xml:space="preserve">【PB：本件事業の性質上、キーマンの在籍が重要となることを踏まえた追記、および、株主分配の方針についての書面上の記載を入れさせていただきたい趣旨の記載です。</w:t>
      </w:r>
      <w:r>
        <w:rPr>
          <w:rFonts w:ascii="Google Sans" w:hAnsi="Google Sans" w:cs="Google Sans" w:hint="eastAsia"/>
          <w:color w:val="1F1F1F"/>
          <w:highlight w:val="cyan"/>
        </w:rPr>
        <w:t xml:space="preserve">前者につきましてはどの範囲までご検討可能かお聞かせいただけますと幸いです。】</w:t>
      </w:r>
      <w:ins w:id="8016" w:author="株式会社WineBank" w:date="2026-10-31T00:00:00Z">
        <w:r>
          <w:rPr>
            <w:rFonts w:ascii="Google Sans" w:hAnsi="Google Sans" w:cs="Google Sans" w:hint="eastAsia"/>
            <w:color w:val="1F1F1F"/>
            <w:highlight w:val="cyan"/>
          </w:rPr>
          <w:t xml:space="preserve">【WB：（キーマン）「関与の程度が著しく低下」は判断基準が曖昧なため、ブランド使用契約の終了という客観的な事由とさせてください。なお、同契約上、総料理長等の主要スタッフの任免はThierry Marx氏の事前承認事項で、氏による年2回の来日指導も定められています。株式の買取りをお約束することは難しいため、本件株式の取扱いを含めた協議とさせてください。（配当）剰余金の配当は株主総会の決議事項のため、配当方針のご説明と意見の聴取とさせてください。なお、事業計画上、9店舗の出店期間中は利益を出店資金に充てる前提です。】</w:t>
        </w:r>
      </w:ins>
    </w:p>
    <w:bookmarkEnd w:id="30"/>
    <w:bookmarkEnd w:id="31"/>
    <w:p w14:paraId="607995B3" w14:textId="6FDBE3B6" w:rsidR="008E6B1D" w:rsidRPr="00FD2E2A" w:rsidRDefault="00D946A8" w:rsidP="00D946A8">
      <w:pPr>
        <w:ind w:left="420" w:hangingChars="200" w:hanging="420"/>
        <w:rPr>
          <w:rFonts w:ascii="游明朝" w:eastAsia="游明朝" w:hAnsi="游明朝" w:cs="ＭＳ 明朝"/>
        </w:rPr>
      </w:pPr>
      <w:r>
        <w:rPr>
          <w:rFonts w:ascii="游明朝" w:eastAsia="游明朝" w:hAnsi="游明朝" w:cs="ＭＳ 明朝" w:hint="eastAsia"/>
        </w:rPr>
        <w:t xml:space="preserve">２　本件出資の回収に関して、次の各号を適用する。</w:t>
      </w:r>
    </w:p>
    <w:p w14:paraId="2407E467" w14:textId="32296F5F" w:rsidR="009C5450" w:rsidRPr="006D4441" w:rsidRDefault="008E6B1D" w:rsidP="004E0DA3">
      <w:pPr>
        <w:pStyle w:val="ac"/>
        <w:numPr>
          <w:ilvl w:val="0"/>
          <w:numId w:val="22"/>
        </w:numPr>
        <w:ind w:leftChars="0"/>
        <w:rPr>
          <w:rFonts w:ascii="游明朝" w:eastAsia="游明朝" w:hAnsi="游明朝"/>
        </w:rPr>
      </w:pPr>
      <w:r>
        <w:rPr>
          <w:rFonts w:ascii="游明朝" w:eastAsia="游明朝" w:hAnsi="游明朝" w:cs="ＭＳ 明朝" w:hint="eastAsia"/>
        </w:rPr>
        <w:t>甲は、</w:t>
      </w:r>
      <w:r>
        <w:rPr>
          <w:rFonts w:ascii="Google Sans" w:eastAsia="Google Sans" w:hAnsi="Google Sans" w:cs="Google Sans"/>
          <w:color w:val="1F1F1F"/>
        </w:rPr>
        <w:t>本件店舗の開業</w:t>
      </w:r>
      <w:r>
        <w:rPr>
          <w:rFonts w:ascii="游明朝" w:eastAsia="游明朝" w:hAnsi="游明朝" w:cs="ＭＳ 明朝" w:hint="eastAsia"/>
        </w:rPr>
        <w:t>以降、5年～10年以内に対象会社の株式譲渡先を検討する。</w:t>
      </w:r>
    </w:p>
    <w:p w14:paraId="4045E4BA" w14:textId="77777777" w:rsidR="00FC103C" w:rsidRPr="00E72878" w:rsidRDefault="00CD5187" w:rsidP="00FC103C">
      <w:pPr>
        <w:pStyle w:val="ac"/>
        <w:numPr>
          <w:ilvl w:val="0"/>
          <w:numId w:val="22"/>
        </w:numPr>
        <w:ind w:leftChars="0"/>
        <w:rPr/>
      </w:pPr>
      <w:r>
        <w:rPr>
          <w:rFonts w:ascii="游明朝" w:eastAsia="游明朝" w:hAnsi="游明朝" w:cs="ＭＳ 明朝" w:hint="eastAsia"/>
        </w:rPr>
        <w:t>乙は、前号株式譲渡先を検討に際して、事業計画に基づき客観的な第三者評価を伴う株式譲渡価格においては不合理に株式譲渡を拒否しない。</w:t>
      </w:r>
    </w:p>
    <w:p w14:paraId="582EF414" w14:textId="0170CA8E" w:rsidR="00E72878" w:rsidRPr="00FC103C" w:rsidRDefault="00E72878" w:rsidP="00AC7C71">
      <w:pPr>
        <w:pStyle w:val="ac"/>
        <w:numPr>
          <w:ilvl w:val="0"/>
          <w:numId w:val="22"/>
        </w:numPr>
        <w:ind w:leftChars="0"/>
      </w:pPr>
      <w:del w:id="8017" w:author="株式会社WineBank" w:date="2026-10-31T00:00:00Z">
        <w:r>
          <w:rPr>
            <w:rFonts w:ascii="Google Sans" w:eastAsia="Google Sans" w:hAnsi="Google Sans" w:cs="Google Sans"/>
            <w:color w:val="1F1F1F"/>
          </w:rPr>
          <w:delText xml:space="preserve">甲が対象会社の株式の全部又は一部を第三者に譲渡しようとするときは、甲は、乙に対し、当該譲渡と同一の条件で本件株式を当該第三者に譲渡する機会を与えるもの</w:delText>
        </w:r>
      </w:del>
      <w:ins w:id="8018" w:author="株式会社WineBank" w:date="2026-10-31T00:00:00Z">
        <w:r>
          <w:rPr>
            <w:rFonts w:ascii="Google Sans" w:eastAsia="Google Sans" w:hAnsi="Google Sans" w:cs="Google Sans"/>
            <w:color w:val="1F1F1F"/>
          </w:rPr>
          <w:t xml:space="preserve">甲の関係者（対象会社の株主である合同会社WineBank P3、合同会社WineBank P4その他甲又は中野邦人が支配する者をいう。）が、その保有する対象会社の株式を第三者に譲渡することにより、当該第三者が対象会社の議決権の過半数を有することとなるときは、甲は、甲の関係者をして、乙に対し、当該譲渡と同一の条件で本件株式を当該第三者に譲渡する機会を与えさせるもの</w:t>
        </w:r>
      </w:ins>
      <w:del w:id="8019" w:author="株式会社WineBank" w:date="2026-10-31T00:00:00Z">
        <w:r>
          <w:rPr>
            <w:rFonts w:ascii="ＭＳ 明朝" w:eastAsia="ＭＳ 明朝" w:hAnsi="ＭＳ 明朝" w:cs="ＭＳ 明朝" w:hint="eastAsia"/>
            <w:color w:val="1F1F1F"/>
          </w:rPr>
          <w:delText xml:space="preserve">とし、当該第三者が乙の保有する本件株式を同時に買い受けることを、甲による株式譲渡の条件とする</w:delText>
        </w:r>
      </w:del>
      <w:ins w:id="8020" w:author="株式会社WineBank" w:date="2026-10-31T00:00:00Z">
        <w:r>
          <w:rPr>
            <w:rFonts w:ascii="ＭＳ 明朝" w:eastAsia="ＭＳ 明朝" w:hAnsi="ＭＳ 明朝" w:cs="ＭＳ 明朝" w:hint="eastAsia"/>
            <w:color w:val="1F1F1F"/>
          </w:rPr>
          <w:t xml:space="preserve">とし、当該第三者が乙の保有する本件株式を同一の条件で同時に買い受けることを、当該譲渡の条件とさせる</w:t>
        </w:r>
      </w:ins>
      <w:r>
        <w:rPr>
          <w:rFonts w:ascii="Google Sans" w:eastAsia="Google Sans" w:hAnsi="Google Sans" w:cs="Google Sans"/>
          <w:color w:val="1F1F1F"/>
        </w:rPr>
        <w:t>。</w:t>
      </w:r>
      <w:r>
        <w:rPr>
          <w:rFonts w:ascii="ＭＳ 明朝" w:eastAsia="ＭＳ 明朝" w:hAnsi="ＭＳ 明朝" w:cs="ＭＳ 明朝" w:hint="eastAsia"/>
          <w:color w:val="1F1F1F"/>
          <w:highlight w:val="cyan"/>
        </w:rPr>
        <w:t>【</w:t>
      </w:r>
      <w:r>
        <w:rPr>
          <w:rFonts w:ascii="ＭＳ 明朝" w:eastAsia="ＭＳ 明朝" w:hAnsi="ＭＳ 明朝" w:cs="ＭＳ 明朝"/>
          <w:color w:val="1F1F1F"/>
          <w:highlight w:val="cyan"/>
        </w:rPr>
        <w:t xml:space="preserve">PB:タグアロングの機会を希望いたします。】</w:t>
      </w:r>
      <w:ins w:id="8021" w:author="株式会社WineBank" w:date="2026-10-31T00:00:00Z">
        <w:r>
          <w:rPr>
            <w:rFonts w:ascii="ＭＳ 明朝" w:eastAsia="ＭＳ 明朝" w:hAnsi="ＭＳ 明朝" w:cs="ＭＳ 明朝"/>
            <w:color w:val="1F1F1F"/>
            <w:highlight w:val="cyan"/>
          </w:rPr>
          <w:t xml:space="preserve">【WB：タグアロングは承知しました。甲（WineBank）自身は対象会社の株主ではないため、株主である関係者を対象とし、対象会社の支配権が移る譲渡の場合とさせてください（関係者間の株式移動や一部の譲渡まで対象とすると、追加調達等の資本政策が取りにくくなるため）。】</w:t>
        </w:r>
      </w:ins>
    </w:p>
    <w:p w14:paraId="0B6DFCE9" w14:textId="625A60F1" w:rsidR="00EC67C1" w:rsidRPr="00FD2E2A" w:rsidRDefault="005A7AF3" w:rsidP="00FC103C">
      <w:r>
        <w:rPr>
          <w:rFonts w:ascii="游明朝" w:eastAsia="游明朝" w:hAnsi="游明朝" w:cs="ＭＳ 明朝" w:hint="eastAsia"/>
        </w:rPr>
        <w:t>３　甲は、乙に対し、次の各号に該当する行為を行わず、又は対象会社をして行わせないことを確約する。</w:t>
      </w:r>
    </w:p>
    <w:p w14:paraId="482E0C20" w14:textId="0A3E102B" w:rsidR="00EC67C1" w:rsidRPr="004F778B"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と甲又は第三者とのコンサルティング契約その他の契約又は合意等において、一般の市場における利害関係のない第三者との取引において一般に成立しうる合理的な対価（以下「適正対価」という。）を超える不合理な対価を設定するなどして、不当な利得を</w:t>
      </w:r>
      <w:bookmarkStart w:id="72" w:name="OLE_LINK118"/>
      <w:bookmarkStart w:id="73" w:name="OLE_LINK119"/>
      <w:r>
        <w:rPr>
          <w:rFonts w:ascii="游明朝" w:eastAsia="游明朝" w:hAnsi="游明朝" w:hint="eastAsia"/>
        </w:rPr>
        <w:t>自ら得、又は第三者をして</w:t>
      </w:r>
      <w:bookmarkEnd w:id="72"/>
      <w:bookmarkEnd w:id="73"/>
      <w:r>
        <w:rPr>
          <w:rFonts w:ascii="游明朝" w:eastAsia="游明朝" w:hAnsi="游明朝" w:hint="eastAsia"/>
        </w:rPr>
        <w:t>得させること。</w:t>
      </w:r>
    </w:p>
    <w:p w14:paraId="135AF55B" w14:textId="2D215942" w:rsidR="00C44F27" w:rsidRPr="00FD2E2A" w:rsidRDefault="00C44F27" w:rsidP="00EC67C1">
      <w:pPr>
        <w:pStyle w:val="ac"/>
        <w:numPr>
          <w:ilvl w:val="0"/>
          <w:numId w:val="14"/>
        </w:numPr>
        <w:ind w:leftChars="0"/>
        <w:rPr>
          <w:rFonts w:ascii="游明朝" w:eastAsia="游明朝" w:hAnsi="游明朝"/>
        </w:rPr>
      </w:pPr>
      <w:r>
        <w:rPr>
          <w:rFonts w:ascii="游明朝" w:eastAsia="游明朝" w:hAnsi="游明朝" w:hint="eastAsia"/>
        </w:rPr>
        <w:t>正当な理由なく、対象会社と甲のコンサルティング契約を終了させ、対象会社を運営し、又は運営を監督する立場から撤退すること</w:t>
      </w:r>
    </w:p>
    <w:p w14:paraId="0EEFA598" w14:textId="4C9E7D65" w:rsidR="00EC67C1"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対象会社の定款について、合理的に許容される範囲を超えた不利益を被るような不合理な内容の定款とすること</w:t>
      </w:r>
    </w:p>
    <w:p w14:paraId="3E484579" w14:textId="6314BA93" w:rsidR="00E72878" w:rsidRPr="00FD2E2A" w:rsidRDefault="00E72878" w:rsidP="00EC67C1">
      <w:pPr>
        <w:pStyle w:val="ac"/>
        <w:numPr>
          <w:ilvl w:val="0"/>
          <w:numId w:val="14"/>
        </w:numPr>
        <w:ind w:leftChars="0"/>
        <w:rPr>
          <w:rFonts w:ascii="游明朝" w:eastAsia="游明朝" w:hAnsi="游明朝"/>
        </w:rPr>
      </w:pPr>
      <w:del w:id="8022" w:author="株式会社WineBank" w:date="2026-10-31T00:00:00Z">
        <w:r>
          <w:rPr>
            <w:rFonts w:ascii="Google Sans" w:eastAsia="Google Sans" w:hAnsi="Google Sans" w:cs="Google Sans"/>
            <w:color w:val="1F1F1F"/>
          </w:rPr>
          <w:delText xml:space="preserve">対象会社以外の法人又は個人をして、Thierry Marxの監修若しくは名称を用いた飲食店、又は本件店舗と同種の業態の飲食店を運営させること。</w:delText>
        </w:r>
      </w:del>
      <w:ins w:id="8023" w:author="株式会社WineBank" w:date="2026-10-31T00:00:00Z">
        <w:r>
          <w:rPr>
            <w:rFonts w:ascii="Google Sans" w:eastAsia="Google Sans" w:hAnsi="Google Sans" w:cs="Google Sans"/>
            <w:color w:val="1F1F1F"/>
          </w:rPr>
          <w:t xml:space="preserve">対象会社以外の法人又は個人をして、日本国内において、Thierry Marx氏の名称又は商標を用いたブラッスリー又はビストロ業態の飲食店を運営させること。</w:t>
        </w:r>
      </w:ins>
      <w:r>
        <w:rPr>
          <w:rFonts w:ascii="ＭＳ 明朝" w:eastAsia="ＭＳ 明朝" w:hAnsi="ＭＳ 明朝" w:cs="ＭＳ 明朝" w:hint="eastAsia"/>
          <w:color w:val="1F1F1F"/>
        </w:rPr>
        <w:t>なお、対象会社においてフランチャイズ展開等により</w:t>
      </w:r>
      <w:r>
        <w:rPr>
          <w:rFonts w:ascii="Google Sans" w:eastAsia="Google Sans" w:hAnsi="Google Sans" w:cs="Google Sans"/>
          <w:color w:val="1F1F1F"/>
        </w:rPr>
        <w:t>2</w:t>
      </w:r>
      <w:r>
        <w:rPr>
          <w:rFonts w:ascii="ＭＳ 明朝" w:eastAsia="ＭＳ 明朝" w:hAnsi="ＭＳ 明朝" w:cs="ＭＳ 明朝" w:hint="eastAsia"/>
          <w:color w:val="1F1F1F"/>
        </w:rPr>
        <w:t>号店以降の展開を行う場合、加盟金やロイヤリティ等の関連収益は対象会社に帰属するものとする。</w:t>
      </w:r>
      <w:r>
        <w:rPr>
          <w:rFonts w:ascii="Google Sans" w:eastAsia="Google Sans" w:hAnsi="Google Sans" w:cs="Google Sans"/>
          <w:color w:val="1F1F1F"/>
        </w:rPr>
        <w:t>ただし、乙の事前の書面による同意がある場合を除く。</w:t>
      </w:r>
      <w:r>
        <w:rPr>
          <w:rFonts w:ascii="ＭＳ 明朝" w:eastAsia="ＭＳ 明朝" w:hAnsi="ＭＳ 明朝" w:cs="ＭＳ 明朝" w:hint="eastAsia"/>
          <w:color w:val="1F1F1F"/>
          <w:highlight w:val="cyan"/>
        </w:rPr>
        <w:t>【</w:t>
      </w:r>
      <w:r>
        <w:rPr>
          <w:rFonts w:ascii="ＭＳ 明朝" w:eastAsia="ＭＳ 明朝" w:hAnsi="ＭＳ 明朝" w:cs="ＭＳ 明朝"/>
          <w:color w:val="1F1F1F"/>
          <w:highlight w:val="cyan"/>
        </w:rPr>
        <w:t>PB:多店舗戦略であること</w:t>
      </w:r>
      <w:r>
        <w:rPr>
          <w:rFonts w:ascii="ＭＳ 明朝" w:eastAsia="ＭＳ 明朝" w:hAnsi="ＭＳ 明朝" w:cs="ＭＳ 明朝" w:hint="eastAsia"/>
          <w:color w:val="1F1F1F"/>
          <w:highlight w:val="cyan"/>
        </w:rPr>
        <w:t xml:space="preserve">を前提に投資させていただくものであることを踏まえて追加させていただきました。】</w:t>
      </w:r>
      <w:ins w:id="8024" w:author="株式会社WineBank" w:date="2026-10-31T00:00:00Z">
        <w:r>
          <w:rPr>
            <w:rFonts w:ascii="ＭＳ 明朝" w:eastAsia="ＭＳ 明朝" w:hAnsi="ＭＳ 明朝" w:cs="ＭＳ 明朝" w:hint="eastAsia"/>
            <w:color w:val="1F1F1F"/>
            <w:highlight w:val="cyan"/>
          </w:rPr>
          <w:t xml:space="preserve">【WB：多店舗展開を対象会社で行うことは承知しました。ただし「本件店舗と同種の業態」はWineBankグループが既に運営するレストラン・ワインバー等も含み得るため、ブランド使用契約の許諾範囲（Thierry Marx氏の名称を用いたブラッスリー・ビストロ業態）に限定させてください。オーベルジュ等の別業態を実施する場合は、実施主体を含めて事前に乙にご説明いたします。】</w:t>
        </w:r>
      </w:ins>
    </w:p>
    <w:p w14:paraId="1C3282AE" w14:textId="5ED14AD1" w:rsidR="00496A76" w:rsidRPr="00BE4067" w:rsidRDefault="006943F2" w:rsidP="00A75B03">
      <w:pPr>
        <w:ind w:left="420" w:hangingChars="200" w:hanging="420"/>
        <w:rPr>
          <w:rFonts w:ascii="游明朝" w:eastAsia="游明朝" w:hAnsi="游明朝"/>
        </w:rPr>
      </w:pPr>
      <w:r>
        <w:rPr>
          <w:rFonts w:ascii="游明朝" w:eastAsia="游明朝" w:hAnsi="游明朝" w:hint="eastAsia"/>
        </w:rPr>
        <w:t>４　乙は、次の各号に定める内容を確認し、いずれも前項第１号に該当しないことに同意する。</w:t>
      </w:r>
    </w:p>
    <w:p w14:paraId="086C42CF" w14:textId="3C349646"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甲が対象会社と合理的な内容に基づいた運営委託契約を締結すること</w:t>
      </w:r>
    </w:p>
    <w:p w14:paraId="679EA7D5" w14:textId="0F581347"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を賃借人とする本件店舗の賃貸借契約において連帯保証人となること及び同連帯保証に関して対象会社から同契約に係る賃料の1か月分相当額（更新時も同様とする）を合理的な保証料として甲が受領すること</w:t>
      </w:r>
    </w:p>
    <w:p w14:paraId="7C046451" w14:textId="486747DE"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甲が対象会社に対し、適正対価にて、ワインを販売すること（対象会社が甲から、適正対価にて、ワインを仕入れること）</w:t>
      </w:r>
    </w:p>
    <w:p w14:paraId="35C7DDC8" w14:textId="77777777" w:rsidR="00EC67C1" w:rsidRPr="00FD2E2A" w:rsidRDefault="00EC67C1" w:rsidP="001F7795">
      <w:pPr>
        <w:rPr>
          <w:rFonts w:ascii="游明朝" w:eastAsia="游明朝" w:hAnsi="游明朝"/>
        </w:rPr>
      </w:pPr>
    </w:p>
    <w:p w14:paraId="78D9B6A8" w14:textId="3D21560A" w:rsidR="00EC67C1" w:rsidRPr="00FD2E2A" w:rsidRDefault="00EC67C1" w:rsidP="00EC67C1">
      <w:pPr>
        <w:ind w:left="420" w:hangingChars="200" w:hanging="420"/>
        <w:rPr>
          <w:rFonts w:ascii="游明朝" w:eastAsia="游明朝" w:hAnsi="游明朝"/>
          <w:b/>
          <w:bCs/>
        </w:rPr>
      </w:pPr>
      <w:r>
        <w:rPr>
          <w:rFonts w:ascii="游明朝" w:eastAsia="游明朝" w:hAnsi="游明朝" w:hint="eastAsia"/>
          <w:b/>
          <w:bCs/>
        </w:rPr>
        <w:t>第３条（解除）</w:t>
      </w:r>
    </w:p>
    <w:p w14:paraId="6C72845A" w14:textId="05644962" w:rsidR="00030E5C" w:rsidRPr="00FD2E2A" w:rsidRDefault="00656D49" w:rsidP="00656D49">
      <w:pPr>
        <w:ind w:left="420" w:hangingChars="200" w:hanging="420"/>
        <w:rPr>
          <w:rFonts w:ascii="游明朝" w:eastAsia="游明朝" w:hAnsi="游明朝"/>
        </w:rPr>
      </w:pPr>
      <w:r>
        <w:rPr>
          <w:rFonts w:ascii="游明朝" w:eastAsia="游明朝" w:hAnsi="游明朝" w:hint="eastAsia"/>
        </w:rPr>
        <w:t>１　甲及び乙は、それぞれ、相手方が次の各号の一に該当したときは、催告を要することなく直ちに、本合意を解除することができる。</w:t>
      </w:r>
    </w:p>
    <w:p w14:paraId="466C9539" w14:textId="7EE3B57D" w:rsidR="00DA1C48" w:rsidRPr="00FD2E2A" w:rsidRDefault="00DA1C48" w:rsidP="009A4CCF">
      <w:pPr>
        <w:pStyle w:val="ac"/>
        <w:numPr>
          <w:ilvl w:val="0"/>
          <w:numId w:val="15"/>
        </w:numPr>
        <w:ind w:leftChars="0"/>
        <w:rPr>
          <w:rFonts w:ascii="游明朝" w:eastAsia="游明朝" w:hAnsi="游明朝"/>
        </w:rPr>
      </w:pPr>
      <w:r>
        <w:rPr>
          <w:rFonts w:ascii="游明朝" w:eastAsia="游明朝" w:hAnsi="游明朝" w:hint="eastAsia"/>
        </w:rPr>
        <w:t>本合意上の重要な義務に違反し、その程度が当事者間の信頼関係を破壊する程度に重大であったとき（なお、疑義を避けるため付言すると、第２条第１項第5号の違反及び同条第２項の違反は、それぞれ、本号に該当するものである。）</w:t>
      </w:r>
    </w:p>
    <w:p w14:paraId="6ED56725" w14:textId="5D84B04E"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仮差押、仮処分、競売申立て、滞納処分を受けたとき、又は破産、会社更生、民事再生、特別清算の手続開始の申立てを受け、もしくは自ら申し立てたとき</w:t>
      </w:r>
    </w:p>
    <w:p w14:paraId="0BE2DD52" w14:textId="44CE30C4"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振出、引受、裏書、保証した手形又は小切手が不渡りとなり又は金融機関から取引停止の処分を受けたとき</w:t>
      </w:r>
    </w:p>
    <w:p w14:paraId="4B32138F" w14:textId="1DD350C9"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解散を決議したとき</w:t>
      </w:r>
    </w:p>
    <w:p w14:paraId="30E7CD64" w14:textId="60F6C078"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第三者の支配下に実質的に入る又はそれに準ずる状態となり、本合意に関する相手方の利益を損なうと認められるとき。</w:t>
      </w:r>
      <w:r>
        <w:rPr>
          <w:rFonts w:ascii="Google Sans" w:eastAsia="Google Sans" w:hAnsi="Google Sans" w:cs="Google Sans"/>
          <w:color w:val="1F1F1F"/>
        </w:rPr>
        <w:t>ただし、乙については、乙の株主の相続若しくは遺贈、乙の株主の二親等以内の親族若しくはこれらの者が議決権の過半数を保有する法人への乙の株式の移転その他乙の株主の一族内における支配の移動は、これに該当しないものとする。</w:t>
      </w:r>
      <w:r>
        <w:rPr>
          <w:rFonts w:ascii="ＭＳ 明朝" w:eastAsia="ＭＳ 明朝" w:hAnsi="ＭＳ 明朝" w:cs="ＭＳ 明朝" w:hint="eastAsia"/>
          <w:color w:val="1F1F1F"/>
          <w:highlight w:val="cyan"/>
        </w:rPr>
        <w:t>【</w:t>
      </w:r>
      <w:r>
        <w:rPr>
          <w:rFonts w:ascii="ＭＳ 明朝" w:eastAsia="ＭＳ 明朝" w:hAnsi="ＭＳ 明朝" w:cs="ＭＳ 明朝"/>
          <w:color w:val="1F1F1F"/>
          <w:highlight w:val="cyan"/>
        </w:rPr>
        <w:t xml:space="preserve">PB:Land＆Comapnyが資産管理会社であることを踏まえ、</w:t>
      </w:r>
      <w:r>
        <w:rPr>
          <w:rFonts w:ascii="ＭＳ 明朝" w:eastAsia="ＭＳ 明朝" w:hAnsi="ＭＳ 明朝" w:cs="ＭＳ 明朝"/>
          <w:color w:val="1F1F1F"/>
          <w:highlight w:val="cyan"/>
        </w:rPr>
        <w:t xml:space="preserve">親族内での承継のための資本構成変更可能性を許容いただきたいものでございます。</w:t>
      </w:r>
      <w:ins w:id="8029" w:author="株式会社WineBank" w:date="2026-10-31T00:00:00Z">
        <w:r>
          <w:rPr>
            <w:rFonts w:ascii="ＭＳ 明朝" w:eastAsia="ＭＳ 明朝" w:hAnsi="ＭＳ 明朝" w:cs="ＭＳ 明朝"/>
            <w:color w:val="1F1F1F"/>
            <w:highlight w:val="cyan"/>
          </w:rPr>
          <w:t xml:space="preserve">】【WB：承知しました。</w:t>
        </w:r>
      </w:ins>
      <w:r>
        <w:rPr>
          <w:rFonts w:ascii="ＭＳ 明朝" w:eastAsia="ＭＳ 明朝" w:hAnsi="ＭＳ 明朝" w:cs="ＭＳ 明朝" w:hint="eastAsia"/>
          <w:color w:val="1F1F1F"/>
          <w:highlight w:val="cyan"/>
        </w:rPr>
        <w:t>】</w:t>
      </w:r>
    </w:p>
    <w:p w14:paraId="36AC20BF" w14:textId="3ED9498F"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監督官庁から営業の取消、停止等の処分を受けたとき</w:t>
      </w:r>
    </w:p>
    <w:p w14:paraId="7A2732BB" w14:textId="6B8959DA"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rPr>
        <w:t>支払停止の状態に陥ったとき</w:t>
      </w:r>
      <w:r>
        <w:rPr>
          <w:rFonts w:ascii="游明朝" w:eastAsia="游明朝" w:hAnsi="游明朝" w:hint="eastAsia"/>
        </w:rPr>
        <w:t xml:space="preserve">【PB：定義が不明瞭なため限定的な</w:t>
      </w:r>
      <w:r>
        <w:rPr>
          <w:rFonts w:ascii="游明朝" w:eastAsia="游明朝" w:hAnsi="游明朝" w:hint="eastAsia"/>
        </w:rPr>
        <w:t xml:space="preserve">記載ぶりとさせていただきました。】</w:t>
      </w:r>
      <w:ins w:id="8025" w:author="株式会社WineBank" w:date="2026-10-31T00:00:00Z">
        <w:r>
          <w:rPr>
            <w:rFonts w:ascii="游明朝" w:eastAsia="游明朝" w:hAnsi="游明朝" w:hint="eastAsia"/>
          </w:rPr>
          <w:t xml:space="preserve">【WB：承知しました。】</w:t>
        </w:r>
      </w:ins>
    </w:p>
    <w:p w14:paraId="372B02A3" w14:textId="77777777" w:rsidR="00DA1C48" w:rsidRPr="00FD2E2A" w:rsidRDefault="00DA1C48" w:rsidP="00030E5C">
      <w:pPr>
        <w:ind w:left="420" w:hangingChars="200" w:hanging="420"/>
        <w:rPr>
          <w:rFonts w:ascii="游明朝" w:eastAsia="游明朝" w:hAnsi="游明朝"/>
        </w:rPr>
      </w:pPr>
    </w:p>
    <w:p w14:paraId="7B3EFC8D" w14:textId="57582191" w:rsidR="00DA1C48" w:rsidRPr="00FD2E2A" w:rsidRDefault="00DA1C48" w:rsidP="00DA1C48">
      <w:pPr>
        <w:ind w:left="420" w:hangingChars="200" w:hanging="420"/>
        <w:rPr>
          <w:rFonts w:ascii="游明朝" w:eastAsia="游明朝" w:hAnsi="游明朝"/>
          <w:b/>
          <w:bCs/>
        </w:rPr>
      </w:pPr>
      <w:r>
        <w:rPr>
          <w:rFonts w:ascii="游明朝" w:eastAsia="游明朝" w:hAnsi="游明朝" w:hint="eastAsia"/>
          <w:b/>
          <w:bCs/>
        </w:rPr>
        <w:t>第４条（買取請求権・売渡請求権）</w:t>
      </w:r>
    </w:p>
    <w:p w14:paraId="53DEDAA7" w14:textId="65249FD3" w:rsidR="00DA1C48" w:rsidRPr="00FD2E2A" w:rsidRDefault="00656D49" w:rsidP="00656D49">
      <w:pPr>
        <w:ind w:left="420" w:hangingChars="200" w:hanging="420"/>
        <w:rPr>
          <w:rFonts w:ascii="游明朝" w:eastAsia="游明朝" w:hAnsi="游明朝"/>
        </w:rPr>
      </w:pPr>
      <w:r>
        <w:rPr>
          <w:rFonts w:ascii="游明朝" w:eastAsia="游明朝" w:hAnsi="游明朝" w:hint="eastAsia"/>
        </w:rPr>
        <w:t>１　乙が前条各号の一に該当した場合、甲は、乙に対し、本件株式を甲又は甲が指定する第三者に売り渡すことを請求することができる。この場合、本件株式の譲渡価額は、本件出資の額又は同請求時点における株式の時価を算定基礎として各株主の持株比率に応じて案分した金額のいずれか低い金額とする。</w:t>
      </w:r>
    </w:p>
    <w:p w14:paraId="12BC9662" w14:textId="0B2AEAAB" w:rsidR="00FA72CF" w:rsidRPr="00FD2E2A" w:rsidRDefault="00DD3D10" w:rsidP="00DD3D10">
      <w:pPr>
        <w:ind w:left="420" w:hangingChars="200" w:hanging="420"/>
        <w:rPr>
          <w:rFonts w:ascii="游明朝" w:eastAsia="游明朝" w:hAnsi="游明朝"/>
        </w:rPr>
      </w:pPr>
      <w:r>
        <w:rPr>
          <w:rFonts w:ascii="游明朝" w:eastAsia="游明朝" w:hAnsi="游明朝" w:hint="eastAsia"/>
        </w:rPr>
        <w:t>２　甲が前条各号の一に該当した場合、次の各号をいずれも適用する。</w:t>
      </w:r>
    </w:p>
    <w:p w14:paraId="67F38291" w14:textId="363C7AC5" w:rsidR="00FA72CF" w:rsidRPr="00D2593E" w:rsidRDefault="004F778B" w:rsidP="00D2593E">
      <w:pPr>
        <w:ind w:leftChars="200" w:left="420"/>
        <w:rPr>
          <w:rFonts w:ascii="游明朝" w:eastAsia="游明朝" w:hAnsi="游明朝"/>
        </w:rPr>
      </w:pPr>
      <w:r>
        <w:rPr>
          <w:rFonts w:ascii="游明朝" w:eastAsia="游明朝" w:hAnsi="游明朝" w:hint="eastAsia"/>
        </w:rPr>
        <w:t>乙は、甲に対し、本件株式の買取りを請求することができる。この場合、本件株式の譲渡価額は、本件出資の額又は同請求時点における株式の時価を算定基礎として各株主の持株比率に応じて案分した金額のいずれか高い金額とする。</w:t>
      </w:r>
    </w:p>
    <w:p w14:paraId="23223074" w14:textId="2B76243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３　前二項の場合において、それぞれ、当事者の権利行使日から30日以内に、任意の協議により乙と甲又は第三者との間で株式譲渡契約が締結されなかった場合、同30日を経過した日をもって、乙と甲との間で株式譲渡契約が成立したものとみなす。</w:t>
      </w:r>
    </w:p>
    <w:p w14:paraId="3E849C43" w14:textId="26B5295B" w:rsidR="00DA1C48" w:rsidRPr="00FD2E2A" w:rsidRDefault="00DA1C48" w:rsidP="00DA1C48">
      <w:pPr>
        <w:ind w:leftChars="200" w:left="426" w:hangingChars="3" w:hanging="6"/>
        <w:rPr>
          <w:rFonts w:ascii="游明朝" w:eastAsia="游明朝" w:hAnsi="游明朝"/>
        </w:rPr>
      </w:pPr>
    </w:p>
    <w:p w14:paraId="6A38A199" w14:textId="6E5924CE" w:rsidR="00DD3D10" w:rsidRPr="00FD2E2A" w:rsidRDefault="00DD3D10" w:rsidP="00DD3D10">
      <w:pPr>
        <w:ind w:left="420" w:hangingChars="200" w:hanging="420"/>
        <w:rPr>
          <w:rFonts w:ascii="游明朝" w:eastAsia="游明朝" w:hAnsi="游明朝"/>
          <w:b/>
          <w:bCs/>
        </w:rPr>
      </w:pPr>
      <w:r>
        <w:rPr>
          <w:rFonts w:ascii="游明朝" w:eastAsia="游明朝" w:hAnsi="游明朝" w:hint="eastAsia"/>
          <w:b/>
          <w:bCs/>
        </w:rPr>
        <w:t>第５条（秘密保持）</w:t>
      </w:r>
    </w:p>
    <w:p w14:paraId="3BBDFA6C" w14:textId="012D099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１　甲及び乙（以下、情報の受領者又は情報を知得した者を「情報受領者」という。）は、それぞれ、相手方（以下、情報受領者の反対当事者を「情報開示者」という。）から提供を受け又は本合意を通じて知り得た情報開示者の技術上、営業上、経済上、その他一切の情報（以下「秘密情報」という。）を、情報開示者の書面による事前の同意を得ることなしに、これを本合意上の権</w:t>
        <w:lastRenderedPageBreak/>
        <w:t>利行使若しくは義務の履行以外の目的に使用し又は第三者に開示もしくは漏洩してはならない。但し、次の各号に掲げる情報についてはこの限りでない。</w:t>
      </w:r>
    </w:p>
    <w:p w14:paraId="321269A3" w14:textId="56F3FEB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情報を知得する前に既に知っていたことを情報受領者が証明できる情報</w:t>
      </w:r>
    </w:p>
    <w:p w14:paraId="076B6610" w14:textId="697F351A"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情報受領者が情報を知得した時に公知であった情報</w:t>
      </w:r>
    </w:p>
    <w:p w14:paraId="3E37311B" w14:textId="0EFE30C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情報受領者が情報を知得した後に自己の責めに帰すべき事由によらずして公知となった情報</w:t>
      </w:r>
    </w:p>
    <w:p w14:paraId="6663A29C" w14:textId="48A18886"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正当な権限を有する第三者から、秘密保持義務を負うことなく、合法的に知得したことを情報受領者が証明できる情報</w:t>
      </w:r>
    </w:p>
    <w:p w14:paraId="561B2170" w14:textId="147D72DB" w:rsidR="005706A2" w:rsidRDefault="005706A2" w:rsidP="00C44F27">
      <w:pPr>
        <w:ind w:left="420" w:hangingChars="200" w:hanging="420"/>
        <w:rPr>
          <w:rFonts w:ascii="游明朝" w:eastAsia="游明朝" w:hAnsi="游明朝" w:hint="eastAsia"/>
        </w:rPr>
      </w:pPr>
      <w:r>
        <w:rPr>
          <w:rFonts w:ascii="游明朝" w:eastAsia="游明朝" w:hAnsi="游明朝"/>
        </w:rPr>
        <w:t xml:space="preserve">２ </w:t>
        <w:tab/>
        <w:t>前項の定めに拘わらず、甲及び乙は、本件事業の検討又は本合意に基づく義務の履行に必要な範囲において、自己の役職員、弁護士、公認会計士、税理士及びフィナンシャル・アドバイザー（株式会社PrivateBANKを含む。）に対して秘密情報を開示することができるものとする。ただし、開示する当事者は、当該開示を受けた者に対して本条と同等の秘密保持義務を負わせるものとする。</w:t>
      </w:r>
      <w:r>
        <w:rPr>
          <w:rFonts w:ascii="游明朝" w:eastAsia="游明朝" w:hAnsi="游明朝"/>
          <w:highlight w:val="cyan"/>
        </w:rPr>
        <w:t xml:space="preserve">【PB：税務申告や専門家への相談を適法に行えるよう、</w:t>
      </w:r>
      <w:r>
        <w:rPr>
          <w:rFonts w:ascii="游明朝" w:eastAsia="游明朝" w:hAnsi="游明朝"/>
          <w:highlight w:val="cyan"/>
        </w:rPr>
        <w:t xml:space="preserve">アドバイザー等への開示を許容する一般的な例外規定を追記いたしました。】</w:t>
      </w:r>
      <w:ins w:id="8026" w:author="株式会社WineBank" w:date="2026-10-31T00:00:00Z">
        <w:r>
          <w:rPr>
            <w:rFonts w:ascii="游明朝" w:eastAsia="游明朝" w:hAnsi="游明朝"/>
            <w:highlight w:val="cyan"/>
          </w:rPr>
          <w:t xml:space="preserve">【WB：承知しました。】</w:t>
        </w:r>
      </w:ins>
    </w:p>
    <w:p w14:paraId="7160D9E5" w14:textId="31A7D03C" w:rsidR="0030124B" w:rsidRDefault="005706A2" w:rsidP="00C44F27">
      <w:pPr>
        <w:ind w:left="420" w:hangingChars="200" w:hanging="420"/>
        <w:rPr>
          <w:rFonts w:ascii="游明朝" w:eastAsia="游明朝" w:hAnsi="游明朝"/>
        </w:rPr>
      </w:pPr>
      <w:r>
        <w:rPr>
          <w:rFonts w:ascii="游明朝" w:eastAsia="游明朝" w:hAnsi="游明朝" w:hint="eastAsia"/>
        </w:rPr>
        <w:t xml:space="preserve">3　前項の定めに拘わらず、法令又は裁判所、捜査機関若しくは税務当局等の公的機関からの正当な命令又は要請等による場合には、同法令又は命令等の範囲内において、情報開示者の同意を得ることなく、秘密情報を開示することができるものとする。</w:t>
      </w:r>
    </w:p>
    <w:p w14:paraId="58A7831E" w14:textId="56EC0290" w:rsidR="00DD3D10" w:rsidRPr="00FD2E2A" w:rsidRDefault="005706A2" w:rsidP="00C44F27">
      <w:pPr>
        <w:ind w:left="420" w:hangingChars="200" w:hanging="420"/>
        <w:rPr>
          <w:rFonts w:ascii="游明朝" w:eastAsia="游明朝" w:hAnsi="游明朝"/>
        </w:rPr>
      </w:pPr>
      <w:r>
        <w:rPr>
          <w:rFonts w:ascii="游明朝" w:eastAsia="游明朝" w:hAnsi="游明朝" w:hint="eastAsia"/>
        </w:rPr>
        <w:t xml:space="preserve">4　情報受領者が本条の規定に違反したことにより情報開示者に損害が発生した場合、情報受領者は、情報開示者に対し、情報開示者の損害を賠償する。</w:t>
      </w:r>
    </w:p>
    <w:p w14:paraId="052AEED9" w14:textId="77777777" w:rsidR="00FA72CF" w:rsidRPr="00FD2E2A" w:rsidRDefault="00FA72CF" w:rsidP="00DD3D10">
      <w:pPr>
        <w:ind w:left="420" w:hangingChars="200" w:hanging="420"/>
        <w:rPr>
          <w:rFonts w:ascii="游明朝" w:eastAsia="游明朝" w:hAnsi="游明朝"/>
        </w:rPr>
      </w:pPr>
    </w:p>
    <w:p w14:paraId="1E7DFE62" w14:textId="6CE5F236" w:rsidR="00FA72CF" w:rsidRPr="00FD2E2A" w:rsidRDefault="00FA72CF" w:rsidP="00FA72CF">
      <w:pPr>
        <w:ind w:left="420" w:hangingChars="200" w:hanging="420"/>
        <w:rPr>
          <w:rFonts w:ascii="游明朝" w:eastAsia="游明朝" w:hAnsi="游明朝"/>
          <w:b/>
          <w:bCs/>
        </w:rPr>
      </w:pPr>
      <w:r>
        <w:rPr>
          <w:rFonts w:ascii="游明朝" w:eastAsia="游明朝" w:hAnsi="游明朝" w:hint="eastAsia"/>
          <w:b/>
          <w:bCs/>
        </w:rPr>
        <w:t>第６条（反社会的勢力の排除に関する確約事項等）</w:t>
      </w:r>
    </w:p>
    <w:p w14:paraId="6294C82C" w14:textId="746B314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１　甲及び乙は、それぞれ、現在、暴力団、暴力団員、暴力団員でなくなった時から５年を経過しない者、暴力団準構成員、暴力団関係企業、総会屋等、社会運動等標ぼうゴロまたは特殊知能暴力集団等、その他これらに準ずる者（以下「反社会的勢力」という。）に該当しないこと及び次の各号のいずれにも該当しないことを相互に確約する（この「確約」は、本合意締結日現在における非該当性の表明のみならず、将来における非該当性の保証を含む。）。</w:t>
      </w:r>
    </w:p>
    <w:p w14:paraId="4056B405" w14:textId="77777777"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反社会的勢力が経営を支配していると認められる関係を有すること</w:t>
      </w:r>
    </w:p>
    <w:p w14:paraId="5944FFD4" w14:textId="7E503318"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反社会的勢力が経営に実質的に関与していると認められる関係を有すること</w:t>
      </w:r>
    </w:p>
    <w:p w14:paraId="471743F4" w14:textId="3A427820"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自己、自社もしくは第三者の不正の利益を図る目的または第三者に損害を加える目的をもってするなど、不当に反社会的勢力を利用していると認められる関係を有すること</w:t>
      </w:r>
    </w:p>
    <w:p w14:paraId="6296BC9C" w14:textId="292A7CB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反社会的勢力に対して資金等を提供し、または便宜を供与するなどの関与をし、反社会的勢力の維持運営に積極的に協力していると認められる関係を有すること</w:t>
      </w:r>
    </w:p>
    <w:p w14:paraId="4BCE85C3" w14:textId="102F2C8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役員または経営に実質的に関与している者が反社会的勢力と社会的に非難されるべき関係を有すること</w:t>
      </w:r>
    </w:p>
    <w:p w14:paraId="4BD49492" w14:textId="4F4F9AE9"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２　甲及び乙は、それぞれ、自らまたは第三者を利用して次の各号の一にでも該当する行為を行わないことを相互に確約する。</w:t>
      </w:r>
    </w:p>
    <w:p w14:paraId="02E12E25" w14:textId="77777777"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暴力的な要求行為</w:t>
      </w:r>
    </w:p>
    <w:p w14:paraId="13B3E5B6" w14:textId="6A66222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法的な責任を超えた不当な要求行為</w:t>
      </w:r>
    </w:p>
    <w:p w14:paraId="7780274C" w14:textId="3D8E9E0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脅迫的言動または暴力を用いる行為</w:t>
      </w:r>
    </w:p>
    <w:p w14:paraId="0A707796" w14:textId="1000CE4F"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風説を流布し、偽計を用いまたは威力を用いて他の当事者の信用を毀損し、または他の当事者の業務を妨害する行為</w:t>
      </w:r>
    </w:p>
    <w:p w14:paraId="6C676B24" w14:textId="29716BD8"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lastRenderedPageBreak/>
        <w:t>その他前各号に準ずる行為</w:t>
      </w:r>
    </w:p>
    <w:p w14:paraId="56864734" w14:textId="3BF6B62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３　甲及び乙が前二項の確約事項の一に違反した場合（以下、当該違反をした当事者を「違反当事者」という。）、相手方当事者（以下「権利行使当事者」という。）は、本合意を即時解除することができる。</w:t>
      </w:r>
    </w:p>
    <w:p w14:paraId="78666AC8" w14:textId="14B1CE61"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４　前項の場合において、権利行使当事者は、当該確約事項の違反に起因又は関連して発生した一切の損害、損失又は費用（合理的な調査費用及び弁護士費用を含む。以下「損害等」という。）について、違反当事者に対し、損害等の補償又は賠償を請求することができる。</w:t>
      </w:r>
    </w:p>
    <w:p w14:paraId="37A2BA12" w14:textId="643E3500"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５　第３項の場合において、権利行使当事者は、違反当事者に対し、本件株式の買取り又は売渡しを請求する権利を有するものとし、その行使条件及び手続等については、第４条の規定を準用する。</w:t>
      </w:r>
    </w:p>
    <w:p w14:paraId="34A61D4C" w14:textId="77777777" w:rsidR="00EA1408" w:rsidRPr="00FD2E2A" w:rsidRDefault="00EA1408" w:rsidP="00FA72CF">
      <w:pPr>
        <w:ind w:left="420" w:hangingChars="200" w:hanging="420"/>
        <w:rPr>
          <w:rFonts w:ascii="游明朝" w:eastAsia="游明朝" w:hAnsi="游明朝"/>
        </w:rPr>
      </w:pPr>
    </w:p>
    <w:p w14:paraId="306BA90D" w14:textId="2E6CBD7F" w:rsidR="00454E41" w:rsidRPr="00FD2E2A" w:rsidRDefault="00454E41" w:rsidP="00454E41">
      <w:pPr>
        <w:ind w:left="420" w:hangingChars="200" w:hanging="420"/>
        <w:rPr>
          <w:rFonts w:ascii="游明朝" w:eastAsia="游明朝" w:hAnsi="游明朝"/>
          <w:b/>
          <w:bCs/>
        </w:rPr>
      </w:pPr>
      <w:r>
        <w:rPr>
          <w:rFonts w:ascii="游明朝" w:eastAsia="游明朝" w:hAnsi="游明朝" w:hint="eastAsia"/>
          <w:b/>
          <w:bCs/>
        </w:rPr>
        <w:t>第７条（損害賠償）</w:t>
      </w:r>
    </w:p>
    <w:p w14:paraId="701D69C8" w14:textId="0DF5C49B" w:rsidR="00454E41" w:rsidRPr="00FD2E2A" w:rsidRDefault="00454E41" w:rsidP="00454E41">
      <w:pPr>
        <w:ind w:leftChars="200" w:left="420"/>
        <w:rPr>
          <w:rFonts w:ascii="游明朝" w:eastAsia="游明朝" w:hAnsi="游明朝"/>
        </w:rPr>
      </w:pPr>
      <w:r>
        <w:rPr>
          <w:rFonts w:ascii="游明朝" w:eastAsia="游明朝" w:hAnsi="游明朝" w:hint="eastAsia"/>
        </w:rPr>
        <w:t>甲及び乙は、それぞれ、本合意上の義務に違反する相手方の行為により損害、費用その他損失（逸失利益及び合理的な範囲での弁護士費用を含む。以下「損害等」という。）を被った場合、相手方に対し、相当因果関係の範囲で損害等の賠償を求めることができるものとする。</w:t>
      </w:r>
      <w:r>
        <w:rPr>
          <w:rFonts w:ascii="游明朝" w:eastAsia="游明朝" w:hAnsi="游明朝"/>
        </w:rPr>
        <w:t>ただし、故意又は重過失による場合を除き、かかる損害賠償の累計総額は本件出資の額を上限とする。</w:t>
      </w:r>
      <w:r>
        <w:rPr>
          <w:rFonts w:ascii="游明朝" w:eastAsia="游明朝" w:hAnsi="游明朝"/>
          <w:highlight w:val="cyan"/>
        </w:rPr>
        <w:t xml:space="preserve">【PB：双方が負う損害賠償の範囲について、実務上の一般的なリスクコントロールの観点から、</w:t>
      </w:r>
      <w:r>
        <w:rPr>
          <w:rFonts w:ascii="游明朝" w:eastAsia="游明朝" w:hAnsi="游明朝"/>
          <w:highlight w:val="cyan"/>
        </w:rPr>
        <w:t xml:space="preserve">出資額を上限とするキャップ規定を設けさせていただきました。】</w:t>
      </w:r>
      <w:ins w:id="8027" w:author="株式会社WineBank" w:date="2026-10-31T00:00:00Z">
        <w:r>
          <w:rPr>
            <w:rFonts w:ascii="游明朝" w:eastAsia="游明朝" w:hAnsi="游明朝"/>
            <w:highlight w:val="cyan"/>
          </w:rPr>
          <w:t xml:space="preserve">【WB：承知しました。】</w:t>
        </w:r>
      </w:ins>
    </w:p>
    <w:p w14:paraId="6AFA2FF9" w14:textId="77777777" w:rsidR="00454E41" w:rsidRPr="00FD2E2A" w:rsidRDefault="00454E41" w:rsidP="00FA72CF">
      <w:pPr>
        <w:ind w:left="420" w:hangingChars="200" w:hanging="420"/>
        <w:rPr>
          <w:rFonts w:ascii="游明朝" w:eastAsia="游明朝" w:hAnsi="游明朝"/>
        </w:rPr>
      </w:pPr>
    </w:p>
    <w:p w14:paraId="2FCAE05D" w14:textId="1349EE18"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第８条（合意の終了）</w:t>
      </w:r>
    </w:p>
    <w:p w14:paraId="150E2894" w14:textId="195E91BB"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本合意は次の各号の一に該当した場合に終了する。</w:t>
      </w:r>
    </w:p>
    <w:p w14:paraId="37E1ED71" w14:textId="68ADB8AB" w:rsidR="00EA1408" w:rsidRPr="00FD2E2A" w:rsidRDefault="004A6178" w:rsidP="00EA1408">
      <w:pPr>
        <w:pStyle w:val="ac"/>
        <w:numPr>
          <w:ilvl w:val="0"/>
          <w:numId w:val="21"/>
        </w:numPr>
        <w:ind w:leftChars="0"/>
        <w:rPr>
          <w:rFonts w:ascii="游明朝" w:eastAsia="游明朝" w:hAnsi="游明朝"/>
        </w:rPr>
      </w:pPr>
      <w:r>
        <w:rPr>
          <w:rFonts w:ascii="游明朝" w:eastAsia="游明朝" w:hAnsi="游明朝" w:hint="eastAsia"/>
        </w:rPr>
        <w:t>乙が本件実行日までに本件約束を履行しなかった場合</w:t>
      </w:r>
    </w:p>
    <w:p w14:paraId="5CC55F43" w14:textId="6B926B36" w:rsidR="00EA1408"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甲と乙が本合意の終了を合意した場合</w:t>
      </w:r>
    </w:p>
    <w:p w14:paraId="1AE474D2" w14:textId="740FDF6A" w:rsidR="00EA1408" w:rsidRPr="00FD2E2A" w:rsidRDefault="004F778B" w:rsidP="00EA1408">
      <w:pPr>
        <w:pStyle w:val="ac"/>
        <w:numPr>
          <w:ilvl w:val="0"/>
          <w:numId w:val="21"/>
        </w:numPr>
        <w:ind w:leftChars="0"/>
        <w:rPr>
          <w:rFonts w:ascii="游明朝" w:eastAsia="游明朝" w:hAnsi="游明朝"/>
        </w:rPr>
      </w:pPr>
      <w:r>
        <w:rPr>
          <w:rFonts w:ascii="游明朝" w:eastAsia="游明朝" w:hAnsi="游明朝" w:hint="eastAsia"/>
        </w:rPr>
        <w:t>乙が本件株式を譲渡した場合</w:t>
      </w:r>
      <w:r>
        <w:rPr>
          <w:rFonts w:ascii="游明朝" w:eastAsia="游明朝" w:hAnsi="游明朝" w:hint="eastAsia"/>
          <w:highlight w:val="cyan"/>
        </w:rPr>
        <w:t xml:space="preserve">【PB:法人株主としての記載に改めさせていただきました。】</w:t>
      </w:r>
      <w:ins w:id="8028" w:author="株式会社WineBank" w:date="2026-10-31T00:00:00Z">
        <w:r>
          <w:rPr>
            <w:rFonts w:ascii="游明朝" w:eastAsia="游明朝" w:hAnsi="游明朝" w:hint="eastAsia"/>
            <w:highlight w:val="cyan"/>
          </w:rPr>
          <w:t xml:space="preserve">【WB：承知しました。】</w:t>
        </w:r>
      </w:ins>
    </w:p>
    <w:p w14:paraId="7C0E8076" w14:textId="7CFCFB76" w:rsidR="004B3501"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本合意に別途定めるところにより、本合意が有効に解除された場合</w:t>
      </w:r>
    </w:p>
    <w:p w14:paraId="39C30F4C" w14:textId="6620FE55" w:rsidR="00EA1408" w:rsidRPr="00FD2E2A" w:rsidRDefault="00656D49" w:rsidP="00FA72CF">
      <w:pPr>
        <w:ind w:left="420" w:hangingChars="200" w:hanging="420"/>
        <w:rPr>
          <w:rFonts w:ascii="游明朝" w:eastAsia="游明朝" w:hAnsi="游明朝"/>
        </w:rPr>
      </w:pPr>
      <w:r>
        <w:rPr>
          <w:rFonts w:ascii="游明朝" w:eastAsia="游明朝" w:hAnsi="游明朝" w:hint="eastAsia"/>
        </w:rPr>
        <w:t>２　本合意の終了は将来に向かってのみその効力を生じ、本合意に別段の定めがある場合を除き、本合意終了前に、又は本合意終了に伴い、本合意に基づき発生した権利及び義務は本合意終了による影響を受けない。</w:t>
      </w:r>
    </w:p>
    <w:p w14:paraId="260DE80C" w14:textId="77777777" w:rsidR="00EA1408" w:rsidRPr="00FD2E2A" w:rsidRDefault="00EA1408" w:rsidP="00FA72CF">
      <w:pPr>
        <w:ind w:left="420" w:hangingChars="200" w:hanging="420"/>
        <w:rPr>
          <w:rFonts w:ascii="游明朝" w:eastAsia="游明朝" w:hAnsi="游明朝"/>
        </w:rPr>
      </w:pPr>
    </w:p>
    <w:p w14:paraId="0EE09E54" w14:textId="1A7CE7A6"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w:t>
      </w:r>
      <w:r>
        <w:rPr>
          <w:rFonts w:ascii="游明朝" w:eastAsia="游明朝" w:hAnsi="游明朝"/>
          <w:b/>
          <w:bCs/>
        </w:rPr>
        <w:t>９</w:t>
      </w:r>
      <w:r>
        <w:rPr>
          <w:rFonts w:ascii="游明朝" w:eastAsia="游明朝" w:hAnsi="游明朝" w:hint="eastAsia"/>
          <w:b/>
          <w:bCs/>
        </w:rPr>
        <w:t>条（準拠法及び裁判管轄）</w:t>
      </w:r>
    </w:p>
    <w:p w14:paraId="5A26A38D" w14:textId="199D3A53"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本合意は、日本国の法律に準拠し、それに従い解釈される。</w:t>
      </w:r>
    </w:p>
    <w:p w14:paraId="16AA5AAE" w14:textId="4AB720FD"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２　本合意に関する当事者間の訴訟は、東京地方裁判所を第一審の専属的合意管轄裁判所とする。</w:t>
      </w:r>
    </w:p>
    <w:p w14:paraId="232C7C28" w14:textId="71397F12" w:rsidR="000B35BE" w:rsidRPr="00FD2E2A" w:rsidRDefault="000B35BE" w:rsidP="005461B4">
      <w:pPr>
        <w:jc w:val="center"/>
        <w:rPr>
          <w:rFonts w:ascii="游明朝" w:eastAsia="游明朝" w:hAnsi="游明朝"/>
        </w:rPr>
      </w:pPr>
    </w:p>
    <w:p w14:paraId="31249FBE" w14:textId="7E63456B" w:rsidR="000B35BE" w:rsidRDefault="00D42C41" w:rsidP="005461B4">
      <w:pPr>
        <w:jc w:val="center"/>
        <w:rPr>
          <w:rFonts w:ascii="游明朝" w:eastAsia="游明朝" w:hAnsi="游明朝"/>
        </w:rPr>
      </w:pPr>
      <w:r>
        <w:rPr>
          <w:rFonts w:ascii="游明朝" w:eastAsia="游明朝" w:hAnsi="游明朝" w:hint="eastAsia"/>
        </w:rPr>
        <w:t>（以下、余白）</w:t>
      </w:r>
    </w:p>
    <w:p w14:paraId="14C9D98E" w14:textId="77777777" w:rsidR="00D42C41" w:rsidRDefault="00D42C41" w:rsidP="005461B4">
      <w:pPr>
        <w:jc w:val="center"/>
        <w:rPr>
          <w:rFonts w:ascii="游明朝" w:eastAsia="游明朝" w:hAnsi="游明朝"/>
        </w:rPr>
      </w:pPr>
    </w:p>
    <w:p w14:paraId="124638A2" w14:textId="77777777" w:rsidR="00D42C41" w:rsidRDefault="00D42C41" w:rsidP="005461B4">
      <w:pPr>
        <w:jc w:val="center"/>
        <w:rPr>
          <w:rFonts w:ascii="游明朝" w:eastAsia="游明朝" w:hAnsi="游明朝"/>
        </w:rPr>
      </w:pPr>
    </w:p>
    <w:p w14:paraId="05C271ED" w14:textId="77777777" w:rsidR="00D42C41" w:rsidRDefault="00D42C41" w:rsidP="005461B4">
      <w:pPr>
        <w:jc w:val="center"/>
        <w:rPr>
          <w:rFonts w:ascii="游明朝" w:eastAsia="游明朝" w:hAnsi="游明朝"/>
        </w:rPr>
      </w:pPr>
    </w:p>
    <w:p w14:paraId="203A837D" w14:textId="77777777" w:rsidR="00D42C41" w:rsidRDefault="00D42C41" w:rsidP="005461B4">
      <w:pPr>
        <w:jc w:val="center"/>
        <w:rPr>
          <w:rFonts w:ascii="游明朝" w:eastAsia="游明朝" w:hAnsi="游明朝"/>
        </w:rPr>
      </w:pPr>
    </w:p>
    <w:p w14:paraId="5F2441A1" w14:textId="77777777" w:rsidR="00D42C41" w:rsidRDefault="00D42C41" w:rsidP="005461B4">
      <w:pPr>
        <w:jc w:val="center"/>
        <w:rPr>
          <w:rFonts w:ascii="游明朝" w:eastAsia="游明朝" w:hAnsi="游明朝"/>
        </w:rPr>
      </w:pPr>
    </w:p>
    <w:p w14:paraId="2911F46C" w14:textId="77777777" w:rsidR="00D42C41" w:rsidRDefault="00D42C41" w:rsidP="005461B4">
      <w:pPr>
        <w:jc w:val="center"/>
        <w:rPr>
          <w:rFonts w:ascii="游明朝" w:eastAsia="游明朝" w:hAnsi="游明朝"/>
        </w:rPr>
      </w:pPr>
    </w:p>
    <w:p w14:paraId="446D55ED" w14:textId="77777777" w:rsidR="00D42C41" w:rsidRDefault="00D42C41" w:rsidP="005461B4">
      <w:pPr>
        <w:jc w:val="center"/>
        <w:rPr>
          <w:rFonts w:ascii="游明朝" w:eastAsia="游明朝" w:hAnsi="游明朝"/>
        </w:rPr>
      </w:pPr>
    </w:p>
    <w:p w14:paraId="23853EE8" w14:textId="77777777" w:rsidR="00D42C41" w:rsidRPr="00FD2E2A" w:rsidRDefault="00D42C41" w:rsidP="005461B4">
      <w:pPr>
        <w:jc w:val="center"/>
        <w:rPr>
          <w:rFonts w:ascii="游明朝" w:eastAsia="游明朝" w:hAnsi="游明朝"/>
        </w:rPr>
      </w:pPr>
    </w:p>
    <w:p w14:paraId="5271F24C" w14:textId="77777777" w:rsidR="002C6D69" w:rsidRDefault="002C6D69">
      <w:pPr>
        <w:rPr>
          <w:rFonts w:ascii="游明朝" w:eastAsia="游明朝" w:hAnsi="游明朝"/>
        </w:rPr>
      </w:pPr>
      <w:r>
        <w:rPr>
          <w:rFonts w:ascii="游明朝" w:eastAsia="游明朝" w:hAnsi="游明朝"/>
        </w:rPr>
        <w:br w:type="page"/>
      </w:r>
    </w:p>
    <w:p w14:paraId="2C3884F8" w14:textId="17271C36" w:rsidR="00303588" w:rsidRPr="00FD2E2A" w:rsidRDefault="005461B4" w:rsidP="005461B4">
      <w:pPr>
        <w:rPr>
          <w:rFonts w:ascii="游明朝" w:eastAsia="游明朝" w:hAnsi="游明朝"/>
        </w:rPr>
      </w:pPr>
      <w:r>
        <w:rPr>
          <w:rFonts w:ascii="游明朝" w:eastAsia="游明朝" w:hAnsi="游明朝"/>
        </w:rPr>
        <w:lastRenderedPageBreak/>
        <w:t>本</w:t>
      </w:r>
      <w:r>
        <w:rPr>
          <w:rFonts w:ascii="游明朝" w:eastAsia="游明朝" w:hAnsi="游明朝" w:hint="eastAsia"/>
        </w:rPr>
        <w:t>合意</w:t>
      </w:r>
      <w:r>
        <w:rPr>
          <w:rFonts w:ascii="游明朝" w:eastAsia="游明朝" w:hAnsi="游明朝"/>
        </w:rPr>
        <w:t>の成立を証するため本書</w:t>
      </w:r>
      <w:r>
        <w:rPr>
          <w:rFonts w:ascii="游明朝" w:eastAsia="游明朝" w:hAnsi="游明朝" w:hint="eastAsia"/>
        </w:rPr>
        <w:t>2</w:t>
      </w:r>
      <w:r>
        <w:rPr>
          <w:rFonts w:ascii="游明朝" w:eastAsia="游明朝" w:hAnsi="游明朝"/>
        </w:rPr>
        <w:t>通を作成し、甲</w:t>
      </w:r>
      <w:r>
        <w:rPr>
          <w:rFonts w:ascii="游明朝" w:eastAsia="游明朝" w:hAnsi="游明朝" w:hint="eastAsia"/>
        </w:rPr>
        <w:t>及び</w:t>
      </w:r>
      <w:r>
        <w:rPr>
          <w:rFonts w:ascii="游明朝" w:eastAsia="游明朝" w:hAnsi="游明朝"/>
        </w:rPr>
        <w:t>乙記名押印のうえ、各１通を保有する。</w:t>
      </w:r>
    </w:p>
    <w:p w14:paraId="4A6D3418" w14:textId="75856205" w:rsidR="00856025" w:rsidRPr="00FD2E2A" w:rsidRDefault="00856025" w:rsidP="005461B4">
      <w:pPr>
        <w:rPr>
          <w:rFonts w:ascii="游明朝" w:eastAsia="游明朝" w:hAnsi="游明朝"/>
        </w:rPr>
      </w:pPr>
    </w:p>
    <w:p w14:paraId="190E55C0" w14:textId="55FC6B02" w:rsidR="000B35BE" w:rsidRPr="00FD2E2A" w:rsidRDefault="000B35BE" w:rsidP="005461B4">
      <w:pPr>
        <w:rPr>
          <w:rFonts w:ascii="游明朝" w:eastAsia="游明朝" w:hAnsi="游明朝"/>
        </w:rPr>
      </w:pPr>
    </w:p>
    <w:p w14:paraId="4FA217C6" w14:textId="77777777" w:rsidR="000B35BE" w:rsidRPr="00FD2E2A" w:rsidRDefault="000B35BE" w:rsidP="005461B4">
      <w:pPr>
        <w:rPr>
          <w:rFonts w:ascii="游明朝" w:eastAsia="游明朝" w:hAnsi="游明朝"/>
        </w:rPr>
      </w:pPr>
    </w:p>
    <w:p w14:paraId="5790D6E7" w14:textId="706B6E2F" w:rsidR="005461B4" w:rsidRPr="00FD2E2A" w:rsidRDefault="009217A5" w:rsidP="005461B4">
      <w:pPr>
        <w:rPr>
          <w:rFonts w:ascii="游明朝" w:eastAsia="游明朝" w:hAnsi="游明朝"/>
          <w:lang w:eastAsia="zh-CN"/>
        </w:rPr>
      </w:pPr>
      <w:r>
        <w:rPr>
          <w:rFonts w:ascii="游明朝" w:eastAsia="游明朝" w:hAnsi="游明朝" w:hint="eastAsia"/>
          <w:lang w:eastAsia="zh-CN"/>
        </w:rPr>
        <w:t>202</w:t>
      </w:r>
      <w:r>
        <w:rPr>
          <w:rFonts w:ascii="游明朝" w:eastAsia="游明朝" w:hAnsi="游明朝" w:hint="eastAsia"/>
        </w:rPr>
        <w:t>6</w:t>
      </w:r>
      <w:r>
        <w:rPr>
          <w:rFonts w:ascii="游明朝" w:eastAsia="游明朝" w:hAnsi="游明朝"/>
          <w:lang w:eastAsia="zh-CN"/>
        </w:rPr>
        <w:t>年</w:t>
      </w:r>
      <w:r>
        <w:rPr>
          <w:rFonts w:ascii="游明朝" w:eastAsia="游明朝" w:hAnsi="游明朝" w:hint="eastAsia"/>
        </w:rPr>
        <w:t>10</w:t>
      </w:r>
      <w:r>
        <w:rPr>
          <w:rFonts w:ascii="游明朝" w:eastAsia="游明朝" w:hAnsi="游明朝"/>
          <w:lang w:eastAsia="zh-CN"/>
        </w:rPr>
        <w:t>月</w:t>
      </w:r>
      <w:r>
        <w:rPr>
          <w:rFonts w:ascii="游明朝" w:eastAsia="游明朝" w:hAnsi="游明朝" w:hint="eastAsia"/>
        </w:rPr>
        <w:t xml:space="preserve">  </w:t>
      </w:r>
      <w:r>
        <w:rPr>
          <w:rFonts w:ascii="游明朝" w:eastAsia="游明朝" w:hAnsi="游明朝"/>
          <w:lang w:eastAsia="zh-CN"/>
        </w:rPr>
        <w:t>日</w:t>
      </w:r>
    </w:p>
    <w:p w14:paraId="6A913E5F" w14:textId="5CD25DE4" w:rsidR="005461B4" w:rsidRPr="00FD2E2A" w:rsidRDefault="005461B4" w:rsidP="005461B4">
      <w:pPr>
        <w:rPr>
          <w:rFonts w:ascii="游明朝" w:eastAsia="游明朝" w:hAnsi="游明朝"/>
          <w:lang w:eastAsia="zh-CN"/>
        </w:rPr>
      </w:pPr>
    </w:p>
    <w:p w14:paraId="0D68EABE" w14:textId="77777777" w:rsidR="000B35BE" w:rsidRPr="00FD2E2A" w:rsidRDefault="000B35BE" w:rsidP="005461B4">
      <w:pPr>
        <w:rPr>
          <w:rFonts w:ascii="游明朝" w:eastAsia="游明朝" w:hAnsi="游明朝"/>
          <w:lang w:eastAsia="zh-CN"/>
        </w:rPr>
      </w:pPr>
    </w:p>
    <w:p w14:paraId="274797DC" w14:textId="77777777" w:rsidR="00DC1169" w:rsidRPr="00FD2E2A" w:rsidRDefault="005461B4" w:rsidP="00DC1169">
      <w:pPr>
        <w:ind w:leftChars="1687" w:left="3543"/>
        <w:rPr>
          <w:rFonts w:ascii="游明朝" w:eastAsia="游明朝" w:hAnsi="游明朝"/>
          <w:lang w:eastAsia="zh-CN"/>
        </w:rPr>
      </w:pPr>
      <w:r>
        <w:rPr>
          <w:rFonts w:ascii="游明朝" w:eastAsia="游明朝" w:hAnsi="游明朝"/>
          <w:lang w:eastAsia="zh-CN"/>
        </w:rPr>
        <w:t>甲：</w:t>
      </w:r>
      <w:r>
        <w:rPr>
          <w:rFonts w:ascii="游明朝" w:eastAsia="游明朝" w:hAnsi="游明朝" w:hint="eastAsia"/>
          <w:lang w:eastAsia="zh-CN"/>
        </w:rPr>
        <w:t>東京都港区六本木4丁目12番8号</w:t>
      </w:r>
    </w:p>
    <w:p w14:paraId="00998C19" w14:textId="77777777" w:rsidR="00DC1169" w:rsidRPr="00B06C6C" w:rsidRDefault="00DC1169" w:rsidP="00DC1169">
      <w:pPr>
        <w:ind w:leftChars="1687" w:left="3543" w:firstLineChars="200" w:firstLine="420"/>
        <w:rPr>
          <w:rFonts w:ascii="游明朝" w:eastAsia="游明朝" w:hAnsi="游明朝"/>
        </w:rPr>
      </w:pPr>
      <w:r>
        <w:rPr>
          <w:rFonts w:ascii="游明朝" w:eastAsia="游明朝" w:hAnsi="游明朝" w:hint="eastAsia"/>
        </w:rPr>
        <w:t>株式会社WineBank</w:t>
      </w:r>
    </w:p>
    <w:p w14:paraId="6112B646" w14:textId="1DA03EE6" w:rsidR="005461B4" w:rsidRPr="00FD2E2A" w:rsidRDefault="00DC1169" w:rsidP="00D2593E">
      <w:pPr>
        <w:ind w:leftChars="1687" w:left="3543" w:firstLineChars="200" w:firstLine="420"/>
        <w:rPr>
          <w:rFonts w:ascii="游明朝" w:eastAsia="游明朝" w:hAnsi="游明朝"/>
        </w:rPr>
      </w:pPr>
      <w:r>
        <w:rPr>
          <w:rFonts w:ascii="游明朝" w:eastAsia="游明朝" w:hAnsi="游明朝" w:hint="eastAsia"/>
        </w:rPr>
        <w:t>代表取締役　中野 邦人</w:t>
      </w:r>
    </w:p>
    <w:p w14:paraId="25E78D9F" w14:textId="0D02389E" w:rsidR="005461B4" w:rsidRPr="00FD2E2A" w:rsidRDefault="005461B4" w:rsidP="004A1E55">
      <w:pPr>
        <w:ind w:leftChars="1687" w:left="3543"/>
        <w:rPr>
          <w:rFonts w:ascii="游明朝" w:eastAsia="游明朝" w:hAnsi="游明朝"/>
        </w:rPr>
      </w:pPr>
    </w:p>
    <w:p w14:paraId="2942C4B7" w14:textId="77777777" w:rsidR="000B35BE" w:rsidRPr="00FD2E2A" w:rsidRDefault="000B35BE" w:rsidP="004A1E55">
      <w:pPr>
        <w:ind w:leftChars="1687" w:left="3543"/>
        <w:rPr>
          <w:rFonts w:ascii="游明朝" w:eastAsia="游明朝" w:hAnsi="游明朝"/>
        </w:rPr>
      </w:pPr>
    </w:p>
    <w:p w14:paraId="5F3B2219" w14:textId="77777777" w:rsidR="00DD5490" w:rsidRPr="00FD2E2A" w:rsidRDefault="00DD5490" w:rsidP="004A1E55">
      <w:pPr>
        <w:ind w:leftChars="1687" w:left="3543"/>
        <w:rPr>
          <w:rFonts w:ascii="游明朝" w:eastAsia="游明朝" w:hAnsi="游明朝"/>
        </w:rPr>
      </w:pPr>
    </w:p>
    <w:p w14:paraId="6E8B48C4" w14:textId="34EB6781" w:rsidR="005461B4" w:rsidRDefault="004A6178" w:rsidP="00F42775">
      <w:pPr>
        <w:ind w:leftChars="1687" w:left="3543"/>
        <w:rPr>
          <w:rFonts w:ascii="游明朝" w:eastAsia="游明朝" w:hAnsi="游明朝"/>
        </w:rPr>
      </w:pPr>
      <w:r>
        <w:rPr>
          <w:rFonts w:ascii="游明朝" w:eastAsia="游明朝" w:hAnsi="游明朝"/>
        </w:rPr>
        <w:t>乙</w:t>
      </w:r>
      <w:r>
        <w:rPr>
          <w:rFonts w:ascii="游明朝" w:eastAsia="游明朝" w:hAnsi="游明朝" w:hint="eastAsia"/>
        </w:rPr>
        <w:t>：東京都港区赤坂九丁目7番2号</w:t>
      </w:r>
    </w:p>
    <w:p w14:paraId="05776A01" w14:textId="1AB2B318" w:rsidR="001D6FA1" w:rsidRDefault="001D6FA1" w:rsidP="00F42775">
      <w:pPr>
        <w:ind w:leftChars="1687" w:left="3543"/>
        <w:rPr>
          <w:rFonts w:ascii="游明朝" w:eastAsia="游明朝" w:hAnsi="游明朝"/>
        </w:rPr>
      </w:pPr>
      <w:r>
        <w:rPr>
          <w:rFonts w:ascii="游明朝" w:eastAsia="游明朝" w:hAnsi="游明朝" w:hint="eastAsia"/>
        </w:rPr>
        <w:t xml:space="preserve">　　ミッドタウン・イースト4階</w:t>
      </w:r>
    </w:p>
    <w:p w14:paraId="3209930E" w14:textId="1A12B644" w:rsidR="001D6FA1" w:rsidRDefault="001D6FA1" w:rsidP="00F42775">
      <w:pPr>
        <w:ind w:leftChars="1687" w:left="3543"/>
        <w:rPr>
          <w:rFonts w:ascii="游明朝" w:eastAsia="游明朝" w:hAnsi="游明朝"/>
        </w:rPr>
      </w:pPr>
      <w:r>
        <w:rPr>
          <w:rFonts w:ascii="游明朝" w:eastAsia="游明朝" w:hAnsi="游明朝" w:hint="eastAsia"/>
        </w:rPr>
        <w:t xml:space="preserve">　　株式会社Land＆Company</w:t>
      </w:r>
    </w:p>
    <w:p w14:paraId="18673D37" w14:textId="065C26DA" w:rsidR="001D6FA1" w:rsidRPr="00FD2E2A" w:rsidRDefault="001D6FA1" w:rsidP="00F42775">
      <w:pPr>
        <w:ind w:leftChars="1687" w:left="3543"/>
        <w:rPr>
          <w:rFonts w:ascii="游明朝" w:eastAsia="游明朝" w:hAnsi="游明朝"/>
        </w:rPr>
      </w:pPr>
      <w:r>
        <w:rPr>
          <w:rFonts w:ascii="游明朝" w:eastAsia="游明朝" w:hAnsi="游明朝" w:hint="eastAsia"/>
        </w:rPr>
        <w:t xml:space="preserve">　　代表取締役　田角 陸</w:t>
      </w:r>
    </w:p>
    <w:p w14:paraId="0BEE9812" w14:textId="77777777" w:rsidR="004A1E55" w:rsidRPr="00FD2E2A" w:rsidRDefault="004A1E55" w:rsidP="004A1E55">
      <w:pPr>
        <w:ind w:leftChars="1687" w:left="3543"/>
        <w:rPr>
          <w:rFonts w:ascii="游明朝" w:eastAsia="游明朝" w:hAnsi="游明朝"/>
        </w:rPr>
      </w:pPr>
    </w:p>
    <w:p w14:paraId="653ADE02" w14:textId="77777777" w:rsidR="00F42775" w:rsidRPr="00FD2E2A" w:rsidRDefault="00F42775" w:rsidP="004A1E55">
      <w:pPr>
        <w:ind w:leftChars="1687" w:left="3543"/>
        <w:rPr>
          <w:rFonts w:ascii="游明朝" w:eastAsia="游明朝" w:hAnsi="游明朝"/>
        </w:rPr>
      </w:pPr>
    </w:p>
    <w:p w14:paraId="300135C5" w14:textId="77777777" w:rsidR="005461B4" w:rsidRPr="005461B4" w:rsidRDefault="005461B4" w:rsidP="00F42775">
      <w:pPr>
        <w:ind w:leftChars="1687" w:left="3543"/>
        <w:rPr>
          <w:rFonts w:ascii="游明朝" w:eastAsia="游明朝" w:hAnsi="游明朝"/>
          <w:b/>
        </w:rPr>
      </w:pP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13C1" w14:textId="77777777" w:rsidR="00C154B7" w:rsidRDefault="00C154B7" w:rsidP="00D468EE">
      <w:r>
        <w:separator/>
      </w:r>
    </w:p>
  </w:endnote>
  <w:endnote w:type="continuationSeparator" w:id="0">
    <w:p w14:paraId="04D1894F" w14:textId="77777777" w:rsidR="00C154B7" w:rsidRDefault="00C154B7"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Google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ACB8A" w14:textId="77777777" w:rsidR="00C154B7" w:rsidRDefault="00C154B7" w:rsidP="00D468EE">
      <w:r>
        <w:separator/>
      </w:r>
    </w:p>
  </w:footnote>
  <w:footnote w:type="continuationSeparator" w:id="0">
    <w:p w14:paraId="69D0DAAD" w14:textId="77777777" w:rsidR="00C154B7" w:rsidRDefault="00C154B7"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西沢 匠">
    <w15:presenceInfo w15:providerId="AD" w15:userId="S::nishizawa_takumi@kprivatebank.com::4f6b769f-836a-48bc-90d1-57391e568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D6FA1"/>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06F"/>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D1CB6"/>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6A2"/>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B7DAD"/>
    <w:rsid w:val="009C2269"/>
    <w:rsid w:val="009C5450"/>
    <w:rsid w:val="009D1A37"/>
    <w:rsid w:val="009D1DD8"/>
    <w:rsid w:val="009D381E"/>
    <w:rsid w:val="009D5A4A"/>
    <w:rsid w:val="009D5DB9"/>
    <w:rsid w:val="009D5ED5"/>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C7C71"/>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154B7"/>
    <w:rsid w:val="00C2338E"/>
    <w:rsid w:val="00C44F27"/>
    <w:rsid w:val="00C503EA"/>
    <w:rsid w:val="00C56688"/>
    <w:rsid w:val="00C5668C"/>
    <w:rsid w:val="00C65DF6"/>
    <w:rsid w:val="00CA6288"/>
    <w:rsid w:val="00CC5192"/>
    <w:rsid w:val="00CD5187"/>
    <w:rsid w:val="00CD5240"/>
    <w:rsid w:val="00CD5AD4"/>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72878"/>
    <w:rsid w:val="00E807CE"/>
    <w:rsid w:val="00E86C4A"/>
    <w:rsid w:val="00E90E00"/>
    <w:rsid w:val="00EA12D3"/>
    <w:rsid w:val="00EA1408"/>
    <w:rsid w:val="00EA332B"/>
    <w:rsid w:val="00EB61F8"/>
    <w:rsid w:val="00EB759F"/>
    <w:rsid w:val="00EC12FC"/>
    <w:rsid w:val="00EC4161"/>
    <w:rsid w:val="00EC67C1"/>
    <w:rsid w:val="00ED1EAC"/>
    <w:rsid w:val="00ED221E"/>
    <w:rsid w:val="00EE6ADC"/>
    <w:rsid w:val="00EF01CA"/>
    <w:rsid w:val="00EF1CDE"/>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976</Words>
  <Characters>5566</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西沢 匠</cp:lastModifiedBy>
  <cp:revision>2</cp:revision>
  <dcterms:created xsi:type="dcterms:W3CDTF">2026-10-30T15:02:00Z</dcterms:created>
  <dcterms:modified xsi:type="dcterms:W3CDTF">2026-10-30T15:02:00Z</dcterms:modified>
</cp:coreProperties>
</file>