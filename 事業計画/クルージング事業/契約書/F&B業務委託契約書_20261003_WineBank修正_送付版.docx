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DCBB" w14:textId="77777777" w:rsidR="00D63936" w:rsidRDefault="00D63936" w:rsidP="001C5B70">
      <w:pPr>
        <w:keepNext/>
        <w:spacing w:after="360"/>
        <w:jc w:val="center"/>
        <w:rPr>
          <w:rFonts w:ascii="游明朝" w:eastAsia="游明朝" w:hAnsi="游明朝"/>
          <w:b/>
          <w:sz w:val="24"/>
          <w:szCs w:val="24"/>
          <w:lang w:eastAsia="ja-JP"/>
        </w:rPr>
      </w:pPr>
      <w:r>
        <w:rPr>
          <w:rFonts w:ascii="游明朝" w:eastAsia="游明朝" w:hAnsi="游明朝"/>
          <w:b/>
          <w:sz w:val="24"/>
          <w:szCs w:val="24"/>
          <w:lang w:eastAsia="ja-JP"/>
        </w:rPr>
        <w:t>F&amp;B業務委託契約書</w:t>
      </w:r>
    </w:p>
    <w:p w14:paraId="3120DD75" w14:textId="740DE4AC" w:rsidR="00D63936" w:rsidRPr="00CF4875" w:rsidRDefault="00D63936">
      <w:pPr>
        <w:spacing w:after="240"/>
        <w:rPr>
          <w:rFonts w:ascii="游明朝" w:eastAsia="游明朝" w:hAnsi="游明朝"/>
          <w:sz w:val="18"/>
          <w:szCs w:val="18"/>
          <w:lang w:eastAsia="ja-JP"/>
        </w:rPr>
      </w:pPr>
      <w:r>
        <w:rPr>
          <w:rFonts w:ascii="游明朝" w:eastAsia="游明朝" w:hAnsi="游明朝"/>
          <w:sz w:val="18"/>
          <w:szCs w:val="18"/>
          <w:lang w:eastAsia="ja-JP"/>
        </w:rPr>
        <w:t>株式会社東京ウォータウェイズ（以下「甲」という）、株式会社WineBank（以下「乙」という）</w:t>
      </w:r>
      <w:r>
        <w:rPr>
          <w:rFonts w:ascii="游明朝" w:eastAsia="游明朝" w:hAnsi="游明朝" w:hint="eastAsia"/>
          <w:sz w:val="18"/>
          <w:szCs w:val="18"/>
          <w:lang w:eastAsia="ja-JP"/>
        </w:rPr>
        <w:t>、</w:t>
      </w:r>
      <w:del w:id="0" w:author="将 古橋" w:date="2026-09-21T13:15:00Z" w16du:dateUtc="2026-09-21T04:15:00Z">
        <w:r>
          <w:rPr>
            <w:rFonts w:ascii="游明朝" w:eastAsia="游明朝" w:hAnsi="游明朝" w:hint="eastAsia"/>
            <w:sz w:val="18"/>
            <w:szCs w:val="18"/>
            <w:lang w:eastAsia="ja-JP"/>
          </w:rPr>
          <w:delText>及び</w:delText>
        </w:r>
      </w:del>
      <w:ins w:id="1"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hint="eastAsia"/>
          <w:sz w:val="18"/>
          <w:szCs w:val="18"/>
          <w:lang w:eastAsia="ja-JP"/>
        </w:rPr>
        <w:t>【</w:t>
      </w:r>
      <w:r>
        <w:rPr>
          <w:rFonts w:ascii="游明朝" w:eastAsia="游明朝" w:hAnsi="游明朝"/>
          <w:sz w:val="18"/>
          <w:szCs w:val="18"/>
          <w:lang w:eastAsia="ja-JP"/>
        </w:rPr>
        <w:t>AM</w:t>
      </w:r>
      <w:r>
        <w:rPr>
          <w:rFonts w:ascii="游明朝" w:eastAsia="游明朝" w:hAnsi="游明朝" w:hint="eastAsia"/>
          <w:sz w:val="18"/>
          <w:szCs w:val="18"/>
          <w:lang w:eastAsia="ja-JP"/>
        </w:rPr>
        <w:t>】（以下「丙」という。）</w:t>
      </w:r>
      <w:r>
        <w:rPr>
          <w:rFonts w:ascii="游明朝" w:eastAsia="游明朝" w:hAnsi="游明朝"/>
          <w:sz w:val="18"/>
          <w:szCs w:val="18"/>
          <w:lang w:eastAsia="ja-JP"/>
        </w:rPr>
        <w:t>とは、甲が運航管理を行う船舶「</w:t>
      </w:r>
      <w:commentRangeStart w:id="2"/>
      <w:commentRangeStart w:id="921"/>
      <w:r>
        <w:rPr>
          <w:rFonts w:ascii="游明朝" w:eastAsia="游明朝" w:hAnsi="游明朝"/>
          <w:sz w:val="18"/>
          <w:szCs w:val="18"/>
          <w:lang w:eastAsia="ja-JP"/>
        </w:rPr>
        <w:t>Waterways Ⅲ</w:t>
      </w:r>
      <w:commentRangeEnd w:id="2"/>
      <w:commentRangeEnd w:id="921"/>
      <w:r>
        <w:rPr>
          <w:rStyle w:val="aff0"/>
          <w:rFonts w:ascii="游明朝" w:eastAsia="游明朝" w:hAnsi="游明朝"/>
          <w:lang w:eastAsia="ja-JP"/>
        </w:rPr>
        <w:commentReference w:id="2"/>
      </w:r>
      <w:r>
        <w:rPr>
          <w:rStyle w:val="aff0"/>
        </w:rPr>
        <w:commentReference w:id="921"/>
      </w:r>
      <w:r>
        <w:rPr>
          <w:rFonts w:ascii="游明朝" w:eastAsia="游明朝" w:hAnsi="游明朝"/>
          <w:sz w:val="18"/>
          <w:szCs w:val="18"/>
          <w:lang w:eastAsia="ja-JP"/>
        </w:rPr>
        <w:t>」（以下「本船舶」という）内におけるフード＆ビバレッジ（以下「F&amp;B」という）サービスの提供業務に関し、以下の通りF&amp;B業務委託契約（以下「本契約」という）を締結した。</w:t>
      </w:r>
    </w:p>
    <w:p w14:paraId="54DC9E28"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1 条（目的）</w:t>
      </w:r>
    </w:p>
    <w:p w14:paraId="2EAC3767" w14:textId="34A8218D" w:rsidR="00D63936" w:rsidRDefault="00DE04DF" w:rsidP="00DE04DF">
      <w:pPr>
        <w:spacing w:after="120"/>
        <w:ind w:left="360" w:hangingChars="200" w:hanging="360"/>
        <w:rPr>
          <w:ins w:id="3" w:author="将 古橋" w:date="2026-09-21T13:07:00Z" w16du:dateUtc="2026-09-21T04:07:00Z"/>
          <w:rFonts w:ascii="游明朝" w:eastAsia="游明朝" w:hAnsi="游明朝"/>
          <w:sz w:val="18"/>
          <w:szCs w:val="18"/>
          <w:lang w:eastAsia="ja-JP"/>
        </w:rPr>
      </w:pPr>
      <w:ins w:id="4" w:author="将 古橋" w:date="2026-09-21T13:07:00Z" w16du:dateUtc="2026-09-21T04:07:00Z">
        <w:r>
          <w:rPr>
            <w:rFonts w:ascii="游明朝" w:eastAsia="游明朝" w:hAnsi="游明朝" w:hint="eastAsia"/>
            <w:sz w:val="18"/>
            <w:szCs w:val="18"/>
            <w:lang w:eastAsia="ja-JP"/>
          </w:rPr>
          <w:t>１．</w:t>
        </w:r>
      </w:ins>
      <w:r>
        <w:rPr>
          <w:rFonts w:ascii="游明朝" w:eastAsia="游明朝" w:hAnsi="游明朝"/>
          <w:sz w:val="18"/>
          <w:szCs w:val="18"/>
          <w:lang w:eastAsia="ja-JP"/>
        </w:rPr>
        <w:t>甲は乙に対し、本船舶内において実施されるUMITO会員向けの</w:t>
      </w:r>
      <w:r>
        <w:rPr>
          <w:rFonts w:ascii="游明朝" w:eastAsia="游明朝" w:hAnsi="游明朝" w:hint="eastAsia"/>
          <w:sz w:val="18"/>
          <w:szCs w:val="18"/>
          <w:lang w:eastAsia="ja-JP"/>
        </w:rPr>
        <w:t>運航</w:t>
      </w:r>
      <w:r>
        <w:rPr>
          <w:rFonts w:ascii="游明朝" w:eastAsia="游明朝" w:hAnsi="游明朝"/>
          <w:sz w:val="18"/>
          <w:szCs w:val="18"/>
          <w:lang w:eastAsia="ja-JP"/>
        </w:rPr>
        <w:t>（以下「会員利用」という）</w:t>
      </w:r>
      <w:del w:id="5" w:author="将 古橋" w:date="2026-09-21T13:15:00Z" w16du:dateUtc="2026-09-21T04:15:00Z">
        <w:r>
          <w:rPr>
            <w:rFonts w:ascii="游明朝" w:eastAsia="游明朝" w:hAnsi="游明朝"/>
            <w:sz w:val="18"/>
            <w:szCs w:val="18"/>
            <w:lang w:eastAsia="ja-JP"/>
          </w:rPr>
          <w:delText>および</w:delText>
        </w:r>
      </w:del>
      <w:ins w:id="6"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一般顧客向けの航行（以下「一般有償利用」という）の際における飲食提供</w:t>
      </w:r>
      <w:del w:id="7" w:author="将 古橋" w:date="2026-09-21T13:15:00Z" w16du:dateUtc="2026-09-21T04:15:00Z">
        <w:r>
          <w:rPr>
            <w:rFonts w:ascii="游明朝" w:eastAsia="游明朝" w:hAnsi="游明朝"/>
            <w:sz w:val="18"/>
            <w:szCs w:val="18"/>
            <w:lang w:eastAsia="ja-JP"/>
          </w:rPr>
          <w:delText>および</w:delText>
        </w:r>
      </w:del>
      <w:ins w:id="8"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これに付随する一切の業務（以下「本件業務」という）を委託し、乙はこれを受託する。</w:t>
      </w:r>
    </w:p>
    <w:p w14:paraId="3E08CCA3" w14:textId="33AFE4C7" w:rsidR="00DE04DF" w:rsidRDefault="00DE04DF" w:rsidP="00DE04DF">
      <w:pPr>
        <w:spacing w:after="120"/>
        <w:ind w:left="360" w:hangingChars="200" w:hanging="360"/>
        <w:rPr>
          <w:ins w:id="9" w:author="将 古橋" w:date="2026-09-21T13:10:00Z" w16du:dateUtc="2026-09-21T04:10:00Z"/>
          <w:rFonts w:ascii="游明朝" w:eastAsia="游明朝" w:hAnsi="游明朝"/>
          <w:sz w:val="18"/>
          <w:szCs w:val="18"/>
          <w:lang w:eastAsia="ja-JP"/>
        </w:rPr>
      </w:pPr>
      <w:commentRangeStart w:id="10"/>
      <w:ins w:id="11" w:author="将 古橋" w:date="2026-09-21T13:07:00Z" w16du:dateUtc="2026-09-21T04:07:00Z">
        <w:r>
          <w:rPr>
            <w:rFonts w:ascii="游明朝" w:eastAsia="游明朝" w:hAnsi="游明朝" w:hint="eastAsia"/>
            <w:sz w:val="18"/>
            <w:szCs w:val="18"/>
            <w:lang w:eastAsia="ja-JP"/>
          </w:rPr>
          <w:t>２．前項に</w:t>
        </w:r>
      </w:ins>
      <w:ins w:id="12" w:author="将 古橋" w:date="2026-09-21T13:08:00Z" w16du:dateUtc="2026-09-21T04:08:00Z">
        <w:r>
          <w:rPr>
            <w:rFonts w:ascii="游明朝" w:eastAsia="游明朝" w:hAnsi="游明朝" w:hint="eastAsia"/>
            <w:sz w:val="18"/>
            <w:szCs w:val="18"/>
            <w:lang w:eastAsia="ja-JP"/>
          </w:rPr>
          <w:t xml:space="preserve">かかわらず、</w:t>
        </w:r>
        <w:r>
          <w:rPr>
            <w:rFonts w:ascii="游明朝" w:eastAsia="游明朝" w:hAnsi="游明朝" w:hint="eastAsia"/>
            <w:sz w:val="18"/>
            <w:szCs w:val="18"/>
            <w:lang w:eastAsia="ja-JP"/>
          </w:rPr>
          <w:t xml:space="preserve">甲が別紙</w:t>
        </w:r>
      </w:ins>
      <w:ins w:id="5001" w:author="WineBank" w:date="2026-10-03T09:00:00Z">
        <w:r>
          <w:rPr>
            <w:rFonts w:ascii="游明朝" w:eastAsia="游明朝" w:hAnsi="游明朝" w:hint="eastAsia"/>
            <w:sz w:val="18"/>
            <w:szCs w:val="18"/>
            <w:lang w:eastAsia="ja-JP"/>
          </w:rPr>
          <w:t xml:space="preserve">１</w:t>
        </w:r>
      </w:ins>
      <w:ins w:id="5002" w:author="将 古橋" w:date="2026-09-21T13:08:00Z" w16du:dateUtc="2026-09-21T04:08:00Z">
        <w:r>
          <w:rPr>
            <w:rFonts w:ascii="游明朝" w:eastAsia="游明朝" w:hAnsi="游明朝" w:hint="eastAsia"/>
            <w:sz w:val="18"/>
            <w:szCs w:val="18"/>
            <w:lang w:eastAsia="ja-JP"/>
          </w:rPr>
          <w:t xml:space="preserve">に定める第三者との提携により実施する飲食提携プラン（以下「提携プラン」という。）は、本件業務の対象外とし、提携プランには、第２条１項</w:t>
        </w:r>
      </w:ins>
      <w:ins w:id="13" w:author="将 古橋" w:date="2026-09-21T13:15:00Z" w16du:dateUtc="2026-09-21T04:15:00Z">
        <w:r>
          <w:rPr>
            <w:rFonts w:ascii="游明朝" w:eastAsia="游明朝" w:hAnsi="游明朝" w:hint="eastAsia"/>
            <w:sz w:val="18"/>
            <w:szCs w:val="18"/>
            <w:lang w:eastAsia="ja-JP"/>
          </w:rPr>
          <w:t>及び</w:t>
        </w:r>
      </w:ins>
      <w:ins w:id="14" w:author="将 古橋" w:date="2026-09-21T13:08:00Z" w16du:dateUtc="2026-09-21T04:08:00Z">
        <w:r>
          <w:rPr>
            <w:rFonts w:ascii="游明朝" w:eastAsia="游明朝" w:hAnsi="游明朝" w:hint="eastAsia"/>
            <w:sz w:val="18"/>
            <w:szCs w:val="18"/>
            <w:lang w:eastAsia="ja-JP"/>
          </w:rPr>
          <w:t>第３項、第４条３</w:t>
        </w:r>
      </w:ins>
      <w:ins w:id="15" w:author="将 古橋" w:date="2026-09-21T13:09:00Z" w16du:dateUtc="2026-09-21T04:09:00Z">
        <w:r>
          <w:rPr>
            <w:rFonts w:ascii="游明朝" w:eastAsia="游明朝" w:hAnsi="游明朝" w:hint="eastAsia"/>
            <w:sz w:val="18"/>
            <w:szCs w:val="18"/>
            <w:lang w:eastAsia="ja-JP"/>
          </w:rPr>
          <w:t>項、第５条ならびに第６条１項本文を適用しない。提携プランにおける飲食の調達、調理</w:t>
        </w:r>
      </w:ins>
      <w:ins w:id="16" w:author="将 古橋" w:date="2026-09-21T13:15:00Z" w16du:dateUtc="2026-09-21T04:15:00Z">
        <w:r>
          <w:rPr>
            <w:rFonts w:ascii="游明朝" w:eastAsia="游明朝" w:hAnsi="游明朝" w:hint="eastAsia"/>
            <w:sz w:val="18"/>
            <w:szCs w:val="18"/>
            <w:lang w:eastAsia="ja-JP"/>
          </w:rPr>
          <w:t>及び</w:t>
        </w:r>
      </w:ins>
      <w:ins w:id="17" w:author="将 古橋" w:date="2026-09-21T13:09:00Z" w16du:dateUtc="2026-09-21T04:09:00Z">
        <w:r>
          <w:rPr>
            <w:rFonts w:ascii="游明朝" w:eastAsia="游明朝" w:hAnsi="游明朝" w:hint="eastAsia"/>
            <w:sz w:val="18"/>
            <w:szCs w:val="18"/>
            <w:lang w:eastAsia="ja-JP"/>
          </w:rPr>
          <w:t>配膳は、甲</w:t>
        </w:r>
      </w:ins>
      <w:ins w:id="18" w:author="将 古橋" w:date="2026-09-21T13:15:00Z" w16du:dateUtc="2026-09-21T04:15:00Z">
        <w:r>
          <w:rPr>
            <w:rFonts w:ascii="游明朝" w:eastAsia="游明朝" w:hAnsi="游明朝" w:hint="eastAsia"/>
            <w:sz w:val="18"/>
            <w:szCs w:val="18"/>
            <w:lang w:eastAsia="ja-JP"/>
          </w:rPr>
          <w:t>又は</w:t>
        </w:r>
      </w:ins>
      <w:ins w:id="19" w:author="将 古橋" w:date="2026-09-21T13:09:00Z" w16du:dateUtc="2026-09-21T04:09:00Z">
        <w:r>
          <w:rPr>
            <w:rFonts w:ascii="游明朝" w:eastAsia="游明朝" w:hAnsi="游明朝" w:hint="eastAsia"/>
            <w:sz w:val="18"/>
            <w:szCs w:val="18"/>
            <w:lang w:eastAsia="ja-JP"/>
          </w:rPr>
          <w:t>甲が指定する第三者（以下「提携先」という。）が行い、これに起因する飲食トラブル</w:t>
        </w:r>
      </w:ins>
      <w:ins w:id="20" w:author="将 古橋" w:date="2026-09-21T13:20:00Z" w16du:dateUtc="2026-09-21T04:20:00Z">
        <w:r>
          <w:rPr>
            <w:rFonts w:ascii="游明朝" w:eastAsia="游明朝" w:hAnsi="游明朝" w:hint="eastAsia"/>
            <w:sz w:val="18"/>
            <w:szCs w:val="18"/>
            <w:lang w:eastAsia="ja-JP"/>
          </w:rPr>
          <w:t>（第６条１項に定義する。）</w:t>
        </w:r>
      </w:ins>
      <w:ins w:id="21" w:author="将 古橋" w:date="2026-09-21T13:09:00Z" w16du:dateUtc="2026-09-21T04:09:00Z">
        <w:r>
          <w:rPr>
            <w:rFonts w:ascii="游明朝" w:eastAsia="游明朝" w:hAnsi="游明朝" w:hint="eastAsia"/>
            <w:sz w:val="18"/>
            <w:szCs w:val="18"/>
            <w:lang w:eastAsia="ja-JP"/>
          </w:rPr>
          <w:t>について乙は</w:t>
        </w:r>
      </w:ins>
      <w:ins w:id="22" w:author="将 古橋" w:date="2026-09-21T13:10:00Z" w16du:dateUtc="2026-09-21T04:10:00Z">
        <w:r>
          <w:rPr>
            <w:rFonts w:ascii="游明朝" w:eastAsia="游明朝" w:hAnsi="游明朝" w:hint="eastAsia"/>
            <w:sz w:val="18"/>
            <w:szCs w:val="18"/>
            <w:lang w:eastAsia="ja-JP"/>
          </w:rPr>
          <w:t>責任を負わない。</w:t>
        </w:r>
      </w:ins>
    </w:p>
    <w:p w14:paraId="135563DB" w14:textId="76FC6FE3" w:rsidR="00DE04DF" w:rsidRDefault="00DE04DF" w:rsidP="00DE04DF">
      <w:pPr>
        <w:spacing w:after="120"/>
        <w:ind w:left="360" w:hangingChars="200" w:hanging="360"/>
        <w:rPr>
          <w:ins w:id="23" w:author="将 古橋" w:date="2026-09-21T13:11:00Z" w16du:dateUtc="2026-09-21T04:11:00Z"/>
          <w:rFonts w:ascii="游明朝" w:eastAsia="游明朝" w:hAnsi="游明朝"/>
          <w:sz w:val="18"/>
          <w:szCs w:val="18"/>
          <w:lang w:eastAsia="ja-JP"/>
        </w:rPr>
      </w:pPr>
      <w:ins w:id="24" w:author="将 古橋" w:date="2026-09-21T13:10:00Z" w16du:dateUtc="2026-09-21T04:10:00Z">
        <w:r>
          <w:rPr>
            <w:rFonts w:ascii="游明朝" w:eastAsia="游明朝" w:hAnsi="游明朝" w:hint="eastAsia"/>
            <w:sz w:val="18"/>
            <w:szCs w:val="18"/>
            <w:lang w:eastAsia="ja-JP"/>
          </w:rPr>
          <w:t>３．甲は、提携先に本船舶のギャレー</w:t>
        </w:r>
      </w:ins>
      <w:ins w:id="25" w:author="将 古橋" w:date="2026-09-21T13:15:00Z" w16du:dateUtc="2026-09-21T04:15:00Z">
        <w:r>
          <w:rPr>
            <w:rFonts w:ascii="游明朝" w:eastAsia="游明朝" w:hAnsi="游明朝" w:hint="eastAsia"/>
            <w:sz w:val="18"/>
            <w:szCs w:val="18"/>
            <w:lang w:eastAsia="ja-JP"/>
          </w:rPr>
          <w:t>及び</w:t>
        </w:r>
      </w:ins>
      <w:ins w:id="26" w:author="将 古橋" w:date="2026-09-21T13:10:00Z" w16du:dateUtc="2026-09-21T04:10:00Z">
        <w:r>
          <w:rPr>
            <w:rFonts w:ascii="游明朝" w:eastAsia="游明朝" w:hAnsi="游明朝" w:hint="eastAsia"/>
            <w:sz w:val="18"/>
            <w:szCs w:val="18"/>
            <w:lang w:eastAsia="ja-JP"/>
          </w:rPr>
          <w:t>飲食</w:t>
        </w:r>
      </w:ins>
      <w:ins w:id="27" w:author="将 古橋" w:date="2026-09-21T13:21:00Z" w16du:dateUtc="2026-09-21T04:21:00Z">
        <w:r>
          <w:rPr>
            <w:rFonts w:ascii="游明朝" w:eastAsia="游明朝" w:hAnsi="游明朝" w:hint="eastAsia"/>
            <w:sz w:val="18"/>
            <w:szCs w:val="18"/>
            <w:lang w:eastAsia="ja-JP"/>
          </w:rPr>
          <w:t>関連</w:t>
        </w:r>
      </w:ins>
      <w:ins w:id="28" w:author="将 古橋" w:date="2026-09-21T13:10:00Z" w16du:dateUtc="2026-09-21T04:10:00Z">
        <w:r>
          <w:rPr>
            <w:rFonts w:ascii="游明朝" w:eastAsia="游明朝" w:hAnsi="游明朝" w:hint="eastAsia"/>
            <w:sz w:val="18"/>
            <w:szCs w:val="18"/>
            <w:lang w:eastAsia="ja-JP"/>
          </w:rPr>
          <w:t>備品を使用させることができる。この場合、甲は使用日程を事前に乙に通知し、提携先に対し、合理的な衛生管理基準の遵守、専用器具の使用</w:t>
        </w:r>
      </w:ins>
      <w:ins w:id="29" w:author="将 古橋" w:date="2026-09-21T13:11:00Z" w16du:dateUtc="2026-09-21T04:11:00Z">
        <w:r>
          <w:rPr>
            <w:rFonts w:ascii="游明朝" w:eastAsia="游明朝" w:hAnsi="游明朝" w:hint="eastAsia"/>
            <w:sz w:val="18"/>
            <w:szCs w:val="18"/>
            <w:lang w:eastAsia="ja-JP"/>
          </w:rPr>
          <w:t>、使用後の清掃</w:t>
        </w:r>
      </w:ins>
      <w:ins w:id="30" w:author="将 古橋" w:date="2026-09-21T13:15:00Z" w16du:dateUtc="2026-09-21T04:15:00Z">
        <w:r>
          <w:rPr>
            <w:rFonts w:ascii="游明朝" w:eastAsia="游明朝" w:hAnsi="游明朝" w:hint="eastAsia"/>
            <w:sz w:val="18"/>
            <w:szCs w:val="18"/>
            <w:lang w:eastAsia="ja-JP"/>
          </w:rPr>
          <w:t>及び</w:t>
        </w:r>
      </w:ins>
      <w:ins w:id="31" w:author="将 古橋" w:date="2026-09-21T13:11:00Z" w16du:dateUtc="2026-09-21T04:11:00Z">
        <w:r>
          <w:rPr>
            <w:rFonts w:ascii="游明朝" w:eastAsia="游明朝" w:hAnsi="游明朝" w:hint="eastAsia"/>
            <w:sz w:val="18"/>
            <w:szCs w:val="18"/>
            <w:lang w:eastAsia="ja-JP"/>
          </w:rPr>
          <w:t xml:space="preserve">原状回復を遵守させる</w:t>
        </w:r>
      </w:ins>
      <w:commentRangeStart w:id="901"/>
      <w:ins w:id="5007" w:author="WineBank" w:date="2026-10-03T09:00:00Z">
        <w:r>
          <w:rPr>
            <w:rFonts w:ascii="游明朝" w:eastAsia="游明朝" w:hAnsi="游明朝" w:hint="eastAsia"/>
            <w:sz w:val="18"/>
            <w:szCs w:val="18"/>
            <w:lang w:eastAsia="ja-JP"/>
          </w:rPr>
          <w:t xml:space="preserve">とともに、乙の在庫（ワインセラー内の飲料を含む。）及び乙が持ち込んだ備品を使用させない</w:t>
        </w:r>
      </w:ins>
      <w:commentRangeEnd w:id="901"/>
      <w:r>
        <w:rPr>
          <w:rStyle w:val="aff0"/>
        </w:rPr>
        <w:commentReference w:id="901"/>
      </w:r>
      <w:ins w:id="5008" w:author="将 古橋" w:date="2026-09-21T13:11:00Z" w16du:dateUtc="2026-09-21T04:11:00Z">
        <w:r>
          <w:rPr>
            <w:rFonts w:ascii="游明朝" w:eastAsia="游明朝" w:hAnsi="游明朝" w:hint="eastAsia"/>
            <w:sz w:val="18"/>
            <w:szCs w:val="18"/>
            <w:lang w:eastAsia="ja-JP"/>
          </w:rPr>
          <w:t xml:space="preserve">。提携先の使用に起因して乙の食材、飲料</w:t>
        </w:r>
      </w:ins>
      <w:ins w:id="32" w:author="将 古橋" w:date="2026-09-21T13:15:00Z" w16du:dateUtc="2026-09-21T04:15:00Z">
        <w:r>
          <w:rPr>
            <w:rFonts w:ascii="游明朝" w:eastAsia="游明朝" w:hAnsi="游明朝" w:hint="eastAsia"/>
            <w:sz w:val="18"/>
            <w:szCs w:val="18"/>
            <w:lang w:eastAsia="ja-JP"/>
          </w:rPr>
          <w:t>又は</w:t>
        </w:r>
      </w:ins>
      <w:ins w:id="33" w:author="将 古橋" w:date="2026-09-21T13:11:00Z" w16du:dateUtc="2026-09-21T04:11:00Z">
        <w:r>
          <w:rPr>
            <w:rFonts w:ascii="游明朝" w:eastAsia="游明朝" w:hAnsi="游明朝" w:hint="eastAsia"/>
            <w:sz w:val="18"/>
            <w:szCs w:val="18"/>
            <w:lang w:eastAsia="ja-JP"/>
          </w:rPr>
          <w:t>備品</w:t>
        </w:r>
      </w:ins>
      <w:ins w:id="34" w:author="将 古橋" w:date="2026-09-21T13:17:00Z" w16du:dateUtc="2026-09-21T04:17:00Z">
        <w:r>
          <w:rPr>
            <w:rFonts w:ascii="游明朝" w:eastAsia="游明朝" w:hAnsi="游明朝" w:hint="eastAsia"/>
            <w:sz w:val="18"/>
            <w:szCs w:val="18"/>
            <w:lang w:eastAsia="ja-JP"/>
          </w:rPr>
          <w:t>に損害</w:t>
        </w:r>
      </w:ins>
      <w:ins w:id="35" w:author="将 古橋" w:date="2026-09-21T13:11:00Z" w16du:dateUtc="2026-09-21T04:11:00Z">
        <w:r>
          <w:rPr>
            <w:rFonts w:ascii="游明朝" w:eastAsia="游明朝" w:hAnsi="游明朝" w:hint="eastAsia"/>
            <w:sz w:val="18"/>
            <w:szCs w:val="18"/>
            <w:lang w:eastAsia="ja-JP"/>
          </w:rPr>
          <w:t>が生じたときは、甲がこれを賠償する。</w:t>
        </w:r>
      </w:ins>
    </w:p>
    <w:p w14:paraId="4771F6C8" w14:textId="269D0198" w:rsidR="00DE04DF" w:rsidRPr="00CF4875" w:rsidRDefault="00DE04DF">
      <w:pPr>
        <w:spacing w:after="120"/>
        <w:ind w:left="360" w:hangingChars="200" w:hanging="360"/>
        <w:rPr>
          <w:rFonts w:ascii="游明朝" w:eastAsia="游明朝" w:hAnsi="游明朝"/>
          <w:sz w:val="18"/>
          <w:szCs w:val="18"/>
          <w:lang w:eastAsia="ja-JP"/>
        </w:rPr>
        <w:pPrChange w:id="36" w:author="将 古橋" w:date="2026-09-21T13:07:00Z" w16du:dateUtc="2026-09-21T04:07:00Z">
          <w:pPr>
            <w:spacing w:after="120"/>
          </w:pPr>
        </w:pPrChange>
      </w:pPr>
      <w:ins w:id="37" w:author="将 古橋" w:date="2026-09-21T13:11:00Z" w16du:dateUtc="2026-09-21T04:11:00Z">
        <w:r>
          <w:rPr>
            <w:rFonts w:ascii="游明朝" w:eastAsia="游明朝" w:hAnsi="游明朝" w:hint="eastAsia"/>
            <w:sz w:val="18"/>
            <w:szCs w:val="18"/>
            <w:lang w:eastAsia="ja-JP"/>
          </w:rPr>
          <w:t xml:space="preserve">４．</w:t>
        </w:r>
        <w:r>
          <w:rPr>
            <w:rFonts w:ascii="游明朝" w:eastAsia="游明朝" w:hAnsi="游明朝" w:hint="eastAsia"/>
            <w:sz w:val="18"/>
            <w:szCs w:val="18"/>
            <w:lang w:eastAsia="ja-JP"/>
          </w:rPr>
          <w:t xml:space="preserve">甲は、別紙</w:t>
        </w:r>
      </w:ins>
      <w:ins w:id="5003" w:author="WineBank" w:date="2026-10-03T09:00:00Z">
        <w:r>
          <w:rPr>
            <w:rFonts w:ascii="游明朝" w:eastAsia="游明朝" w:hAnsi="游明朝" w:hint="eastAsia"/>
            <w:sz w:val="18"/>
            <w:szCs w:val="18"/>
            <w:lang w:eastAsia="ja-JP"/>
          </w:rPr>
          <w:t xml:space="preserve">１</w:t>
        </w:r>
      </w:ins>
      <w:ins w:id="5004" w:author="将 古橋" w:date="2026-09-21T13:11:00Z" w16du:dateUtc="2026-09-21T04:11:00Z">
        <w:r>
          <w:rPr>
            <w:rFonts w:ascii="游明朝" w:eastAsia="游明朝" w:hAnsi="游明朝" w:hint="eastAsia"/>
            <w:sz w:val="18"/>
            <w:szCs w:val="18"/>
            <w:lang w:eastAsia="ja-JP"/>
          </w:rPr>
          <w:t xml:space="preserve">に定めるもの以外の提携プランを新たに実施しようとするときは、事前に</w:t>
        </w:r>
      </w:ins>
      <w:ins w:id="38" w:author="将 古橋" w:date="2026-09-21T13:12:00Z" w16du:dateUtc="2026-09-21T04:12:00Z">
        <w:r>
          <w:rPr>
            <w:rFonts w:ascii="游明朝" w:eastAsia="游明朝" w:hAnsi="游明朝" w:hint="eastAsia"/>
            <w:sz w:val="18"/>
            <w:szCs w:val="18"/>
            <w:lang w:eastAsia="ja-JP"/>
          </w:rPr>
          <w:t>乙に通知して協議する。</w:t>
        </w:r>
      </w:ins>
      <w:commentRangeStart w:id="902"/>
      <w:ins w:id="5009" w:author="WineBank" w:date="2026-10-03T09:00:00Z">
        <w:r>
          <w:rPr>
            <w:rFonts w:ascii="游明朝" w:eastAsia="游明朝" w:hAnsi="游明朝" w:hint="eastAsia"/>
            <w:sz w:val="18"/>
            <w:szCs w:val="18"/>
            <w:lang w:eastAsia="ja-JP"/>
          </w:rPr>
          <w:t xml:space="preserve">なお、提携プランにおいても、酒類その他の飲料は、甲乙が別途合意する場合を除き、乙から調達するものとする。</w:t>
        </w:r>
      </w:ins>
      <w:commentRangeEnd w:id="902"/>
      <w:r>
        <w:rPr>
          <w:rStyle w:val="aff0"/>
        </w:rPr>
        <w:commentReference w:id="902"/>
      </w:r>
      <w:commentRangeEnd w:id="10"/>
      <w:r>
        <w:rPr>
          <w:rStyle w:val="aff0"/>
          <w:rFonts w:ascii="游明朝" w:eastAsia="游明朝" w:hAnsi="游明朝"/>
          <w:lang w:eastAsia="ja-JP"/>
        </w:rPr>
        <w:commentReference w:id="10"/>
      </w:r>
    </w:p>
    <w:p w14:paraId="1FD64037" w14:textId="6A2FD32D"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2 条（委託業務の内容</w:t>
      </w:r>
      <w:del w:id="39" w:author="将 古橋" w:date="2026-09-21T13:15:00Z" w16du:dateUtc="2026-09-21T04:15:00Z">
        <w:r>
          <w:rPr>
            <w:rFonts w:ascii="游明朝" w:eastAsia="游明朝" w:hAnsi="游明朝"/>
            <w:b/>
            <w:sz w:val="18"/>
            <w:szCs w:val="18"/>
            <w:lang w:eastAsia="ja-JP"/>
          </w:rPr>
          <w:delText>および</w:delText>
        </w:r>
      </w:del>
      <w:ins w:id="40"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役割分担の原則）</w:t>
      </w:r>
    </w:p>
    <w:p w14:paraId="796A30A1" w14:textId="77777777"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乙が遂行する本件業務の具体的な内容は以下の通りとする。</w:t>
      </w:r>
    </w:p>
    <w:p w14:paraId="79D88898" w14:textId="760A3B1D"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① 本船舶内における乗客（UMITO会員</w:t>
      </w:r>
      <w:del w:id="41" w:author="将 古橋" w:date="2026-09-21T13:15:00Z" w16du:dateUtc="2026-09-21T04:15:00Z">
        <w:r>
          <w:rPr>
            <w:rFonts w:ascii="游明朝" w:eastAsia="游明朝" w:hAnsi="游明朝"/>
            <w:sz w:val="18"/>
            <w:szCs w:val="18"/>
            <w:lang w:eastAsia="ja-JP"/>
          </w:rPr>
          <w:delText>および</w:delText>
        </w:r>
      </w:del>
      <w:ins w:id="4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一般顧客）に対する食事（フード）の調理、配膳</w:t>
      </w:r>
      <w:del w:id="43" w:author="将 古橋" w:date="2026-09-21T13:15:00Z" w16du:dateUtc="2026-09-21T04:15:00Z">
        <w:r>
          <w:rPr>
            <w:rFonts w:ascii="游明朝" w:eastAsia="游明朝" w:hAnsi="游明朝"/>
            <w:sz w:val="18"/>
            <w:szCs w:val="18"/>
            <w:lang w:eastAsia="ja-JP"/>
          </w:rPr>
          <w:delText>および</w:delText>
        </w:r>
      </w:del>
      <w:ins w:id="4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メニュー開発</w:t>
      </w:r>
    </w:p>
    <w:p w14:paraId="02FD3605" w14:textId="018AC24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② </w:t>
      </w:r>
      <w:commentRangeStart w:id="45"/>
      <w:commentRangeStart w:id="906"/>
      <w:r>
        <w:rPr>
          <w:rFonts w:ascii="游明朝" w:eastAsia="游明朝" w:hAnsi="游明朝"/>
          <w:sz w:val="18"/>
          <w:szCs w:val="18"/>
          <w:lang w:eastAsia="ja-JP"/>
        </w:rPr>
        <w:t>出張シェフの選定、手配、シフト管理</w:t>
      </w:r>
      <w:del w:id="46" w:author="将 古橋" w:date="2026-09-21T13:15:00Z" w16du:dateUtc="2026-09-21T04:15:00Z">
        <w:r>
          <w:rPr>
            <w:rFonts w:ascii="游明朝" w:eastAsia="游明朝" w:hAnsi="游明朝"/>
            <w:sz w:val="18"/>
            <w:szCs w:val="18"/>
            <w:lang w:eastAsia="ja-JP"/>
          </w:rPr>
          <w:delText>および</w:delText>
        </w:r>
      </w:del>
      <w:ins w:id="4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クオリティコントロール</w:t>
      </w:r>
      <w:commentRangeEnd w:id="45"/>
      <w:commentRangeEnd w:id="906"/>
      <w:r>
        <w:rPr>
          <w:rStyle w:val="aff0"/>
          <w:rFonts w:ascii="游明朝" w:eastAsia="游明朝" w:hAnsi="游明朝"/>
          <w:lang w:eastAsia="ja-JP"/>
        </w:rPr>
        <w:commentReference w:id="45"/>
      </w:r>
      <w:r>
        <w:rPr>
          <w:rStyle w:val="aff0"/>
        </w:rPr>
        <w:commentReference w:id="906"/>
      </w:r>
    </w:p>
    <w:p w14:paraId="470E089A" w14:textId="463676FE"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③ 本船舶内におけるワインをはじめとするアルコール類</w:t>
      </w:r>
      <w:del w:id="48" w:author="将 古橋" w:date="2026-09-21T13:15:00Z" w16du:dateUtc="2026-09-21T04:15:00Z">
        <w:r>
          <w:rPr>
            <w:rFonts w:ascii="游明朝" w:eastAsia="游明朝" w:hAnsi="游明朝"/>
            <w:sz w:val="18"/>
            <w:szCs w:val="18"/>
            <w:lang w:eastAsia="ja-JP"/>
          </w:rPr>
          <w:delText>および</w:delText>
        </w:r>
      </w:del>
      <w:ins w:id="4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その他飲料（ビバレッジ）の調達、管理、</w:t>
      </w:r>
      <w:del w:id="50" w:author="将 古橋" w:date="2026-09-21T13:15:00Z" w16du:dateUtc="2026-09-21T04:15:00Z">
        <w:r>
          <w:rPr>
            <w:rFonts w:ascii="游明朝" w:eastAsia="游明朝" w:hAnsi="游明朝"/>
            <w:sz w:val="18"/>
            <w:szCs w:val="18"/>
            <w:lang w:eastAsia="ja-JP"/>
          </w:rPr>
          <w:delText>および</w:delText>
        </w:r>
      </w:del>
      <w:ins w:id="51"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甲に対する卸売販売業務（なお、乗客に対する日々の具体的なサーブ・給仕実務については、本条第3項に基づき甲の従業員が主体となって執行するものとする）</w:t>
      </w:r>
    </w:p>
    <w:p w14:paraId="006CCAED" w14:textId="6BAB880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④ </w:t>
      </w:r>
      <w:ins w:id="52" w:author="将 古橋" w:date="2026-09-21T12:58:00Z" w16du:dateUtc="2026-09-21T03:58:00Z">
        <w:r>
          <w:rPr>
            <w:rFonts w:ascii="游明朝" w:eastAsia="游明朝" w:hAnsi="游明朝" w:hint="eastAsia"/>
            <w:sz w:val="18"/>
            <w:szCs w:val="18"/>
            <w:lang w:eastAsia="ja-JP"/>
          </w:rPr>
          <w:t>乙が調達する食材</w:t>
        </w:r>
      </w:ins>
      <w:ins w:id="53" w:author="将 古橋" w:date="2026-09-21T13:15:00Z" w16du:dateUtc="2026-09-21T04:15:00Z">
        <w:r>
          <w:rPr>
            <w:rFonts w:ascii="游明朝" w:eastAsia="游明朝" w:hAnsi="游明朝" w:hint="eastAsia"/>
            <w:sz w:val="18"/>
            <w:szCs w:val="18"/>
            <w:lang w:eastAsia="ja-JP"/>
          </w:rPr>
          <w:t>及び</w:t>
        </w:r>
      </w:ins>
      <w:ins w:id="54" w:author="将 古橋" w:date="2026-09-21T12:58:00Z" w16du:dateUtc="2026-09-21T03:58:00Z">
        <w:r>
          <w:rPr>
            <w:rFonts w:ascii="游明朝" w:eastAsia="游明朝" w:hAnsi="游明朝" w:hint="eastAsia"/>
            <w:sz w:val="18"/>
            <w:szCs w:val="18"/>
            <w:lang w:eastAsia="ja-JP"/>
          </w:rPr>
          <w:t>飲料の保管・温度管理、</w:t>
        </w:r>
      </w:ins>
      <w:r>
        <w:rPr>
          <w:rFonts w:ascii="游明朝" w:eastAsia="游明朝" w:hAnsi="游明朝"/>
          <w:sz w:val="18"/>
          <w:szCs w:val="18"/>
          <w:lang w:eastAsia="ja-JP"/>
        </w:rPr>
        <w:t>本船舶内におけるキッチン（ギャレー）の衛生管理、清掃、</w:t>
      </w:r>
      <w:del w:id="55" w:author="将 古橋" w:date="2026-09-21T13:15:00Z" w16du:dateUtc="2026-09-21T04:15:00Z">
        <w:r>
          <w:rPr>
            <w:rFonts w:ascii="游明朝" w:eastAsia="游明朝" w:hAnsi="游明朝"/>
            <w:sz w:val="18"/>
            <w:szCs w:val="18"/>
            <w:lang w:eastAsia="ja-JP"/>
          </w:rPr>
          <w:delText>および</w:delText>
        </w:r>
      </w:del>
      <w:ins w:id="56"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飲食に関連する備品の維持管理（</w:t>
      </w:r>
      <w:del w:id="57" w:author="将 古橋" w:date="2026-09-21T12:57:00Z" w16du:dateUtc="2026-09-21T03:57:00Z">
        <w:r>
          <w:rPr>
            <w:rFonts w:ascii="游明朝" w:eastAsia="游明朝" w:hAnsi="游明朝"/>
            <w:sz w:val="18"/>
            <w:szCs w:val="18"/>
            <w:lang w:eastAsia="ja-JP"/>
          </w:rPr>
          <w:delText>ただし</w:delText>
        </w:r>
      </w:del>
      <w:ins w:id="58"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w:t>
      </w:r>
      <w:del w:id="59" w:author="将 古橋" w:date="2026-09-21T13:23:00Z" w16du:dateUtc="2026-09-21T04:23:00Z">
        <w:r>
          <w:rPr>
            <w:rFonts w:ascii="游明朝" w:eastAsia="游明朝" w:hAnsi="游明朝" w:hint="eastAsia"/>
            <w:sz w:val="18"/>
            <w:szCs w:val="18"/>
            <w:lang w:eastAsia="ja-JP"/>
          </w:rPr>
          <w:delText>当該業務の執行</w:delText>
        </w:r>
      </w:del>
      <w:ins w:id="60" w:author="将 古橋" w:date="2026-09-21T13:23:00Z" w16du:dateUtc="2026-09-21T04:23:00Z">
        <w:r>
          <w:rPr>
            <w:rFonts w:ascii="游明朝" w:eastAsia="游明朝" w:hAnsi="游明朝" w:hint="eastAsia"/>
            <w:sz w:val="18"/>
            <w:szCs w:val="18"/>
            <w:lang w:eastAsia="ja-JP"/>
          </w:rPr>
          <w:t>ギャレー及び備品の維持管理の執行</w:t>
        </w:r>
      </w:ins>
      <w:r>
        <w:rPr>
          <w:rFonts w:ascii="游明朝" w:eastAsia="游明朝" w:hAnsi="游明朝"/>
          <w:sz w:val="18"/>
          <w:szCs w:val="18"/>
          <w:lang w:eastAsia="ja-JP"/>
        </w:rPr>
        <w:t xml:space="preserve">にあたっては、甲乙の緊密な連携のもと、共同してその維持・保存</w:t>
      </w:r>
      <w:r>
        <w:rPr>
          <w:rFonts w:ascii="游明朝" w:eastAsia="游明朝" w:hAnsi="游明朝"/>
          <w:sz w:val="18"/>
          <w:szCs w:val="18"/>
          <w:lang w:eastAsia="ja-JP"/>
        </w:rPr>
        <w:t xml:space="preserve">にあたるものとする）</w:t>
      </w:r>
      <w:commentRangeStart w:id="903"/>
      <w:ins w:id="5010" w:author="WineBank" w:date="2026-10-03T09:00:00Z">
        <w:r>
          <w:rPr>
            <w:rFonts w:ascii="游明朝" w:eastAsia="游明朝" w:hAnsi="游明朝"/>
            <w:sz w:val="18"/>
            <w:szCs w:val="18"/>
            <w:lang w:eastAsia="ja-JP"/>
          </w:rPr>
          <w:t xml:space="preserve">。なお、食器、カトラリー及びグラスの調達・費用負担並びに陸上での洗浄・保管の方法は料金表において定めるものとし、航行中の揺れに起因するこれらの破損は通常の損耗として取り扱う</w:t>
        </w:r>
      </w:ins>
      <w:commentRangeEnd w:id="903"/>
      <w:r>
        <w:rPr>
          <w:rStyle w:val="aff0"/>
        </w:rPr>
        <w:commentReference w:id="903"/>
      </w:r>
    </w:p>
    <w:p w14:paraId="68B19B72" w14:textId="77777777"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 xml:space="preserve">   ⑤ その他、甲乙間の事前協議により定めた船内サービスに付随するバックオフィス実務</w:t>
      </w:r>
    </w:p>
    <w:p w14:paraId="00A54AD9" w14:textId="3B4EA994"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lastRenderedPageBreak/>
        <w:t xml:space="preserve">   ⑥ 乙が自ら企画・開発するディナークルーズ、ワインイベント、その他各種フード＆ビバレッジイベント等に関する甲への提案、</w:t>
      </w:r>
      <w:del w:id="61" w:author="将 古橋" w:date="2026-09-21T13:15:00Z" w16du:dateUtc="2026-09-21T04:15:00Z">
        <w:r>
          <w:rPr>
            <w:rFonts w:ascii="游明朝" w:eastAsia="游明朝" w:hAnsi="游明朝"/>
            <w:sz w:val="18"/>
            <w:szCs w:val="18"/>
            <w:lang w:eastAsia="ja-JP"/>
          </w:rPr>
          <w:delText>および</w:delText>
        </w:r>
      </w:del>
      <w:ins w:id="6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w:t>
      </w:r>
      <w:del w:id="63" w:author="将 古橋" w:date="2026-09-21T13:15:00Z" w16du:dateUtc="2026-09-21T04:15:00Z">
        <w:r>
          <w:rPr>
            <w:rFonts w:ascii="游明朝" w:eastAsia="游明朝" w:hAnsi="游明朝" w:hint="eastAsia"/>
            <w:sz w:val="18"/>
            <w:szCs w:val="18"/>
            <w:lang w:eastAsia="ja-JP"/>
          </w:rPr>
          <w:delText>及び</w:delText>
        </w:r>
      </w:del>
      <w:ins w:id="64"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乙</w:t>
      </w:r>
      <w:r>
        <w:rPr>
          <w:rFonts w:ascii="游明朝" w:eastAsia="游明朝" w:hAnsi="游明朝" w:hint="eastAsia"/>
          <w:sz w:val="18"/>
          <w:szCs w:val="18"/>
          <w:lang w:eastAsia="ja-JP"/>
        </w:rPr>
        <w:t>の</w:t>
      </w:r>
      <w:r>
        <w:rPr>
          <w:rFonts w:ascii="游明朝" w:eastAsia="游明朝" w:hAnsi="游明朝"/>
          <w:sz w:val="18"/>
          <w:szCs w:val="18"/>
          <w:lang w:eastAsia="ja-JP"/>
        </w:rPr>
        <w:t>合意に基づく当該イベントの共同実施にかかる業務</w:t>
      </w:r>
    </w:p>
    <w:p>
      <w:pPr>
        <w:spacing w:after="120"/>
        <w:rPr>
          <w:ins w:id="5011" w:author="WineBank" w:date="2026-10-03T09:00:00Z"/>
          <w:rFonts w:ascii="游明朝" w:eastAsia="游明朝" w:hAnsi="游明朝"/>
          <w:sz w:val="18"/>
          <w:szCs w:val="18"/>
          <w:lang w:eastAsia="ja-JP"/>
        </w:rPr>
      </w:pPr>
      <w:commentRangeStart w:id="904"/>
      <w:ins w:id="5012" w:author="WineBank" w:date="2026-10-03T09:00:00Z">
        <w:r>
          <w:rPr>
            <w:rFonts w:ascii="游明朝" w:eastAsia="游明朝" w:hAnsi="游明朝"/>
            <w:sz w:val="18"/>
            <w:szCs w:val="18"/>
            <w:lang w:eastAsia="ja-JP"/>
          </w:rPr>
          <w:t xml:space="preserve">   ⑦ ライトプラン（ケータリング事業者が調理した料理を船内で盛付・提供するプランをいう。以下同じ。）に係るケータリング事業者の選定、手配及び品質管理</w:t>
        </w:r>
      </w:ins>
      <w:commentRangeEnd w:id="904"/>
      <w:r>
        <w:rPr>
          <w:rStyle w:val="aff0"/>
        </w:rPr>
        <w:commentReference w:id="904"/>
      </w:r>
    </w:p>
    <w:p w14:paraId="60350B05" w14:textId="4E2E881D" w:rsidR="00D63936" w:rsidDel="00D505FE" w:rsidRDefault="00D63936">
      <w:pPr>
        <w:spacing w:after="120"/>
        <w:rPr>
          <w:del w:id="65" w:author="将 古橋" w:date="2026-09-21T11:57:00Z" w16du:dateUtc="2026-09-21T02:57:00Z"/>
          <w:rFonts w:ascii="游明朝" w:eastAsia="游明朝" w:hAnsi="游明朝"/>
          <w:sz w:val="18"/>
          <w:szCs w:val="18"/>
          <w:lang w:eastAsia="ja-JP"/>
        </w:rPr>
      </w:pPr>
      <w:r>
        <w:rPr>
          <w:rFonts w:ascii="游明朝" w:eastAsia="游明朝" w:hAnsi="游明朝"/>
          <w:sz w:val="18"/>
          <w:szCs w:val="18"/>
          <w:lang w:eastAsia="ja-JP"/>
        </w:rPr>
        <w:t>2. 甲</w:t>
      </w:r>
      <w:del w:id="66" w:author="将 古橋" w:date="2026-09-21T13:15:00Z" w16du:dateUtc="2026-09-21T04:15:00Z">
        <w:r>
          <w:rPr>
            <w:rFonts w:ascii="游明朝" w:eastAsia="游明朝" w:hAnsi="游明朝" w:hint="eastAsia"/>
            <w:sz w:val="18"/>
            <w:szCs w:val="18"/>
            <w:lang w:eastAsia="ja-JP"/>
          </w:rPr>
          <w:delText>及び</w:delText>
        </w:r>
      </w:del>
      <w:ins w:id="67"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hint="eastAsia"/>
          <w:sz w:val="18"/>
          <w:szCs w:val="18"/>
          <w:lang w:eastAsia="ja-JP"/>
        </w:rPr>
        <w:t>乙</w:t>
      </w:r>
      <w:r>
        <w:rPr>
          <w:rFonts w:ascii="游明朝" w:eastAsia="游明朝" w:hAnsi="游明朝"/>
          <w:sz w:val="18"/>
          <w:szCs w:val="18"/>
          <w:lang w:eastAsia="ja-JP"/>
        </w:rPr>
        <w:t>は、本契約に基づく業務遂行にあたり、本船舶の操縦、離着岸、安全管理、</w:t>
      </w:r>
      <w:del w:id="68" w:author="将 古橋" w:date="2026-09-21T13:15:00Z" w16du:dateUtc="2026-09-21T04:15:00Z">
        <w:r>
          <w:rPr>
            <w:rFonts w:ascii="游明朝" w:eastAsia="游明朝" w:hAnsi="游明朝"/>
            <w:sz w:val="18"/>
            <w:szCs w:val="18"/>
            <w:lang w:eastAsia="ja-JP"/>
          </w:rPr>
          <w:delText>および</w:delText>
        </w:r>
      </w:del>
      <w:ins w:id="6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航行に付随する一切の「運航実務」については、すべて甲の責任において甲</w:t>
      </w:r>
      <w:del w:id="70" w:author="将 古橋" w:date="2026-09-21T13:15:00Z" w16du:dateUtc="2026-09-21T04:15:00Z">
        <w:r>
          <w:rPr>
            <w:rFonts w:ascii="游明朝" w:eastAsia="游明朝" w:hAnsi="游明朝"/>
            <w:sz w:val="18"/>
            <w:szCs w:val="18"/>
            <w:lang w:eastAsia="ja-JP"/>
          </w:rPr>
          <w:delText>および</w:delText>
        </w:r>
      </w:del>
      <w:ins w:id="71"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甲の従業員が自ら執行し、乙はこれら運航実務について一切の権限を持たず、義務も負わないことを相互に確認し、合意する。</w:t>
      </w:r>
    </w:p>
    <w:p w14:paraId="47FCD997" w14:textId="77777777" w:rsidR="00D505FE" w:rsidRPr="00967620" w:rsidRDefault="00D505FE">
      <w:pPr>
        <w:spacing w:after="120"/>
        <w:rPr>
          <w:ins w:id="72" w:author="将 古橋" w:date="2026-09-22T17:46:00Z" w16du:dateUtc="2026-09-22T08:46:00Z"/>
          <w:rFonts w:ascii="游明朝" w:eastAsia="游明朝" w:hAnsi="游明朝"/>
          <w:sz w:val="18"/>
          <w:szCs w:val="18"/>
          <w:lang w:eastAsia="ja-JP"/>
        </w:rPr>
      </w:pPr>
    </w:p>
    <w:p w14:paraId="6DF4B4C1" w14:textId="226234CA" w:rsidR="00D63936"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 本船舶内における乗客への各種ホスピタリティ・接客サービスの提供業務についても、乙が手配する出張シェフ等による調理・専門業務を除き、原則として甲の従業員が主体となって行うものとする。</w:t>
      </w:r>
      <w:ins w:id="73" w:author="将 古橋" w:date="2026-09-22T16:58:00Z" w16du:dateUtc="2026-09-22T07:58:00Z">
        <w:r>
          <w:rPr>
            <w:rFonts w:ascii="游明朝" w:eastAsia="游明朝" w:hAnsi="游明朝" w:hint="eastAsia"/>
            <w:sz w:val="18"/>
            <w:szCs w:val="18"/>
            <w:lang w:eastAsia="ja-JP"/>
          </w:rPr>
          <w:t>なお、乙は、甲</w:t>
        </w:r>
      </w:ins>
      <w:ins w:id="74" w:author="将 古橋" w:date="2026-09-22T17:02:00Z" w16du:dateUtc="2026-09-22T08:02:00Z">
        <w:r>
          <w:rPr>
            <w:rFonts w:ascii="游明朝" w:eastAsia="游明朝" w:hAnsi="游明朝" w:hint="eastAsia"/>
            <w:sz w:val="18"/>
            <w:szCs w:val="18"/>
            <w:lang w:eastAsia="ja-JP"/>
          </w:rPr>
          <w:t>の従業員</w:t>
        </w:r>
      </w:ins>
      <w:ins w:id="75" w:author="将 古橋" w:date="2026-09-22T16:58:00Z" w16du:dateUtc="2026-09-22T07:58:00Z">
        <w:r>
          <w:rPr>
            <w:rFonts w:ascii="游明朝" w:eastAsia="游明朝" w:hAnsi="游明朝" w:hint="eastAsia"/>
            <w:sz w:val="18"/>
            <w:szCs w:val="18"/>
            <w:lang w:eastAsia="ja-JP"/>
          </w:rPr>
          <w:t>が適切な</w:t>
        </w:r>
      </w:ins>
      <w:ins w:id="76" w:author="将 古橋" w:date="2026-09-22T16:59:00Z" w16du:dateUtc="2026-09-22T07:59:00Z">
        <w:r>
          <w:rPr>
            <w:rFonts w:ascii="游明朝" w:eastAsia="游明朝" w:hAnsi="游明朝" w:hint="eastAsia"/>
            <w:sz w:val="18"/>
            <w:szCs w:val="18"/>
            <w:lang w:eastAsia="ja-JP"/>
          </w:rPr>
          <w:t>提供業務を遂行するために必要となる情報（乙が調達</w:t>
        </w:r>
      </w:ins>
      <w:ins w:id="77" w:author="将 古橋" w:date="2026-09-22T17:00:00Z" w16du:dateUtc="2026-09-22T08:00:00Z">
        <w:r>
          <w:rPr>
            <w:rFonts w:ascii="游明朝" w:eastAsia="游明朝" w:hAnsi="游明朝" w:hint="eastAsia"/>
            <w:sz w:val="18"/>
            <w:szCs w:val="18"/>
            <w:lang w:eastAsia="ja-JP"/>
          </w:rPr>
          <w:t>する</w:t>
        </w:r>
      </w:ins>
      <w:ins w:id="78" w:author="将 古橋" w:date="2026-09-22T16:59:00Z" w16du:dateUtc="2026-09-22T07:59:00Z">
        <w:r>
          <w:rPr>
            <w:rFonts w:ascii="游明朝" w:eastAsia="游明朝" w:hAnsi="游明朝" w:hint="eastAsia"/>
            <w:sz w:val="18"/>
            <w:szCs w:val="18"/>
            <w:lang w:eastAsia="ja-JP"/>
          </w:rPr>
          <w:t>ワイン</w:t>
        </w:r>
      </w:ins>
      <w:ins w:id="79" w:author="将 古橋" w:date="2026-09-22T17:00:00Z" w16du:dateUtc="2026-09-22T08:00:00Z">
        <w:r>
          <w:rPr>
            <w:rFonts w:ascii="游明朝" w:eastAsia="游明朝" w:hAnsi="游明朝" w:hint="eastAsia"/>
            <w:sz w:val="18"/>
            <w:szCs w:val="18"/>
            <w:lang w:eastAsia="ja-JP"/>
          </w:rPr>
          <w:t>等の飲料</w:t>
        </w:r>
      </w:ins>
      <w:ins w:id="80" w:author="将 古橋" w:date="2026-09-22T16:59:00Z" w16du:dateUtc="2026-09-22T07:59:00Z">
        <w:r>
          <w:rPr>
            <w:rFonts w:ascii="游明朝" w:eastAsia="游明朝" w:hAnsi="游明朝" w:hint="eastAsia"/>
            <w:sz w:val="18"/>
            <w:szCs w:val="18"/>
            <w:lang w:eastAsia="ja-JP"/>
          </w:rPr>
          <w:t>、食材の種類、</w:t>
        </w:r>
      </w:ins>
      <w:ins w:id="81" w:author="将 古橋" w:date="2026-09-22T17:00:00Z" w16du:dateUtc="2026-09-22T08:00:00Z">
        <w:r>
          <w:rPr>
            <w:rFonts w:ascii="游明朝" w:eastAsia="游明朝" w:hAnsi="游明朝" w:hint="eastAsia"/>
            <w:sz w:val="18"/>
            <w:szCs w:val="18"/>
            <w:lang w:eastAsia="ja-JP"/>
          </w:rPr>
          <w:t>メニュー内容</w:t>
        </w:r>
      </w:ins>
      <w:ins w:id="82" w:author="将 古橋" w:date="2026-09-22T17:01:00Z" w16du:dateUtc="2026-09-22T08:01:00Z">
        <w:r>
          <w:rPr>
            <w:rFonts w:ascii="游明朝" w:eastAsia="游明朝" w:hAnsi="游明朝" w:hint="eastAsia"/>
            <w:sz w:val="18"/>
            <w:szCs w:val="18"/>
            <w:lang w:eastAsia="ja-JP"/>
          </w:rPr>
          <w:t>その他</w:t>
        </w:r>
      </w:ins>
      <w:ins w:id="83" w:author="将 古橋" w:date="2026-09-22T16:59:00Z" w16du:dateUtc="2026-09-22T07:59:00Z">
        <w:r>
          <w:rPr>
            <w:rFonts w:ascii="游明朝" w:eastAsia="游明朝" w:hAnsi="游明朝" w:hint="eastAsia"/>
            <w:sz w:val="18"/>
            <w:szCs w:val="18"/>
            <w:lang w:eastAsia="ja-JP"/>
          </w:rPr>
          <w:t>価格等を含むがこれらに限らない。）を、</w:t>
        </w:r>
      </w:ins>
      <w:ins w:id="84" w:author="将 古橋" w:date="2026-09-22T17:00:00Z" w16du:dateUtc="2026-09-22T08:00:00Z">
        <w:r>
          <w:rPr>
            <w:rFonts w:ascii="游明朝" w:eastAsia="游明朝" w:hAnsi="游明朝" w:hint="eastAsia"/>
            <w:sz w:val="18"/>
            <w:szCs w:val="18"/>
            <w:lang w:eastAsia="ja-JP"/>
          </w:rPr>
          <w:t>前日までに提供するものとする。</w:t>
        </w:r>
      </w:ins>
    </w:p>
    <w:p w14:paraId="5FC731AB" w14:textId="79408C72"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4．丙は、</w:t>
      </w:r>
      <w:r>
        <w:rPr>
          <w:rFonts w:ascii="游明朝" w:eastAsia="游明朝" w:hAnsi="游明朝" w:hint="eastAsia"/>
          <w:sz w:val="18"/>
          <w:szCs w:val="18"/>
          <w:lang w:eastAsia="ja-JP"/>
        </w:rPr>
        <w:t>本船舶の運航</w:t>
      </w:r>
      <w:del w:id="85" w:author="将 古橋" w:date="2026-09-21T13:01:00Z" w16du:dateUtc="2026-09-21T04:01:00Z">
        <w:r>
          <w:rPr>
            <w:rFonts w:ascii="游明朝" w:eastAsia="游明朝" w:hAnsi="游明朝" w:hint="eastAsia"/>
            <w:sz w:val="18"/>
            <w:szCs w:val="18"/>
            <w:lang w:eastAsia="ja-JP"/>
          </w:rPr>
          <w:delText>航</w:delText>
        </w:r>
      </w:del>
      <w:r>
        <w:rPr>
          <w:rFonts w:ascii="游明朝" w:eastAsia="游明朝" w:hAnsi="游明朝" w:hint="eastAsia"/>
          <w:sz w:val="18"/>
          <w:szCs w:val="18"/>
          <w:lang w:eastAsia="ja-JP"/>
        </w:rPr>
        <w:t>管理、</w:t>
      </w:r>
      <w:r>
        <w:rPr>
          <w:rFonts w:ascii="游明朝" w:eastAsia="游明朝" w:hAnsi="游明朝"/>
          <w:sz w:val="18"/>
          <w:szCs w:val="18"/>
          <w:lang w:eastAsia="ja-JP"/>
        </w:rPr>
        <w:t>F&amp;Bサービスの提供、その他本契約に基づいて甲</w:t>
      </w:r>
      <w:del w:id="86" w:author="将 古橋" w:date="2026-09-21T13:15:00Z" w16du:dateUtc="2026-09-21T04:15:00Z">
        <w:r>
          <w:rPr>
            <w:rFonts w:ascii="游明朝" w:eastAsia="游明朝" w:hAnsi="游明朝"/>
            <w:sz w:val="18"/>
            <w:szCs w:val="18"/>
            <w:lang w:eastAsia="ja-JP"/>
          </w:rPr>
          <w:delText>及び</w:delText>
        </w:r>
      </w:del>
      <w:ins w:id="8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乙が提供するサービスについて、何らの</w:t>
      </w:r>
      <w:r>
        <w:rPr>
          <w:rFonts w:ascii="游明朝" w:eastAsia="游明朝" w:hAnsi="游明朝" w:hint="eastAsia"/>
          <w:sz w:val="18"/>
          <w:szCs w:val="18"/>
          <w:lang w:eastAsia="ja-JP"/>
        </w:rPr>
        <w:t>責任</w:t>
      </w:r>
      <w:del w:id="88" w:author="将 古橋" w:date="2026-09-21T13:15:00Z" w16du:dateUtc="2026-09-21T04:15:00Z">
        <w:r>
          <w:rPr>
            <w:rFonts w:ascii="游明朝" w:eastAsia="游明朝" w:hAnsi="游明朝" w:hint="eastAsia"/>
            <w:sz w:val="18"/>
            <w:szCs w:val="18"/>
            <w:lang w:eastAsia="ja-JP"/>
          </w:rPr>
          <w:delText>及び</w:delText>
        </w:r>
      </w:del>
      <w:ins w:id="89"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義務を負わないものとする。</w:t>
      </w:r>
      <w:ins w:id="90" w:author="将 古橋" w:date="2026-09-21T12:57:00Z" w16du:dateUtc="2026-09-21T03:57:00Z">
        <w:r>
          <w:rPr>
            <w:rFonts w:ascii="游明朝" w:eastAsia="游明朝" w:hAnsi="游明朝" w:hint="eastAsia"/>
            <w:sz w:val="18"/>
            <w:szCs w:val="18"/>
            <w:lang w:eastAsia="ja-JP"/>
          </w:rPr>
          <w:t>但し</w:t>
        </w:r>
      </w:ins>
      <w:ins w:id="91" w:author="将 古橋" w:date="2026-09-21T12:38:00Z" w16du:dateUtc="2026-09-21T03:38:00Z">
        <w:r>
          <w:rPr>
            <w:rFonts w:ascii="游明朝" w:eastAsia="游明朝" w:hAnsi="游明朝" w:hint="eastAsia"/>
            <w:sz w:val="18"/>
            <w:szCs w:val="18"/>
            <w:lang w:eastAsia="ja-JP"/>
          </w:rPr>
          <w:t>、丙の指示に基づくものなど丙の責めに帰すべき事由が認められる場合はこの限りでない。</w:t>
        </w:r>
      </w:ins>
    </w:p>
    <w:p w14:paraId="77C95A24" w14:textId="70B409EC" w:rsidR="00D63936" w:rsidRDefault="00D63936" w:rsidP="00AB0617">
      <w:pPr>
        <w:spacing w:after="0"/>
        <w:rPr>
          <w:rFonts w:ascii="游明朝" w:eastAsia="游明朝" w:hAnsi="游明朝"/>
          <w:sz w:val="18"/>
          <w:szCs w:val="18"/>
          <w:lang w:eastAsia="ja-JP"/>
        </w:rPr>
      </w:pPr>
      <w:r>
        <w:rPr>
          <w:rFonts w:ascii="游明朝" w:eastAsia="游明朝" w:hAnsi="游明朝"/>
          <w:sz w:val="18"/>
          <w:szCs w:val="18"/>
          <w:lang w:eastAsia="ja-JP"/>
        </w:rPr>
        <w:t>5．乙は、甲の事前の</w:t>
      </w:r>
      <w:ins w:id="92" w:author="将 古橋" w:date="2026-09-21T12:41:00Z" w16du:dateUtc="2026-09-21T03:41:00Z">
        <w:r>
          <w:rPr>
            <w:rFonts w:ascii="游明朝" w:eastAsia="游明朝" w:hAnsi="游明朝" w:hint="eastAsia"/>
            <w:sz w:val="18"/>
            <w:szCs w:val="18"/>
            <w:lang w:eastAsia="ja-JP"/>
          </w:rPr>
          <w:t>書面による</w:t>
        </w:r>
      </w:ins>
      <w:r>
        <w:rPr>
          <w:rFonts w:ascii="游明朝" w:eastAsia="游明朝" w:hAnsi="游明朝"/>
          <w:sz w:val="18"/>
          <w:szCs w:val="18"/>
          <w:lang w:eastAsia="ja-JP"/>
        </w:rPr>
        <w:t xml:space="preserve">同意を得ない限り、本件業務の</w:t>
      </w:r>
      <w:r>
        <w:rPr>
          <w:rFonts w:ascii="游明朝" w:eastAsia="游明朝" w:hAnsi="游明朝"/>
          <w:sz w:val="18"/>
          <w:szCs w:val="18"/>
          <w:lang w:eastAsia="ja-JP"/>
        </w:rPr>
        <w:t xml:space="preserve">再委託はできないものとする。</w:t>
      </w:r>
      <w:commentRangeStart w:id="905"/>
      <w:ins w:id="5013" w:author="WineBank" w:date="2026-10-03T09:00:00Z">
        <w:r>
          <w:rPr>
            <w:rFonts w:ascii="游明朝" w:eastAsia="游明朝" w:hAnsi="游明朝"/>
            <w:sz w:val="18"/>
            <w:szCs w:val="18"/>
            <w:lang w:eastAsia="ja-JP"/>
          </w:rPr>
          <w:t xml:space="preserve">但し、乙が事前に甲に通知した出張シェフ及びケータリング事業者（以下「登録事業者」という。）への再委託については、甲の書面による同意があったものとみなす。</w:t>
        </w:r>
      </w:ins>
      <w:commentRangeEnd w:id="905"/>
      <w:r>
        <w:rPr>
          <w:rStyle w:val="aff0"/>
        </w:rPr>
        <w:commentReference w:id="905"/>
      </w:r>
      <w:commentRangeStart w:id="93"/>
      <w:ins w:id="94" w:author="将 古橋" w:date="2026-09-21T12:07:00Z" w16du:dateUtc="2026-09-21T03:07:00Z">
        <w:r>
          <w:rPr>
            <w:rFonts w:ascii="游明朝" w:eastAsia="游明朝" w:hAnsi="游明朝" w:hint="eastAsia"/>
            <w:sz w:val="18"/>
            <w:szCs w:val="18"/>
            <w:lang w:eastAsia="ja-JP"/>
          </w:rPr>
          <w:t xml:space="preserve">なお、出張シェフ</w:t>
        </w:r>
      </w:ins>
      <w:ins w:id="5014" w:author="WineBank" w:date="2026-10-03T09:00:00Z">
        <w:r>
          <w:rPr>
            <w:rFonts w:ascii="游明朝" w:eastAsia="游明朝" w:hAnsi="游明朝" w:hint="eastAsia"/>
            <w:sz w:val="18"/>
            <w:szCs w:val="18"/>
            <w:lang w:eastAsia="ja-JP"/>
          </w:rPr>
          <w:t xml:space="preserve">及びケータリング事業者</w:t>
        </w:r>
      </w:ins>
      <w:ins w:id="5015" w:author="将 古橋" w:date="2026-09-21T12:07:00Z" w16du:dateUtc="2026-09-21T03:07:00Z">
        <w:r>
          <w:rPr>
            <w:rFonts w:ascii="游明朝" w:eastAsia="游明朝" w:hAnsi="游明朝" w:hint="eastAsia"/>
            <w:sz w:val="18"/>
            <w:szCs w:val="18"/>
            <w:lang w:eastAsia="ja-JP"/>
          </w:rPr>
          <w:t xml:space="preserve">については</w:t>
        </w:r>
      </w:ins>
      <w:ins w:id="95" w:author="将 古橋" w:date="2026-09-21T12:08:00Z" w16du:dateUtc="2026-09-21T03:08:00Z">
        <w:r>
          <w:rPr>
            <w:rFonts w:ascii="游明朝" w:eastAsia="游明朝" w:hAnsi="游明朝" w:hint="eastAsia"/>
            <w:sz w:val="18"/>
            <w:szCs w:val="18"/>
            <w:lang w:eastAsia="ja-JP"/>
          </w:rPr>
          <w:t xml:space="preserve">乙の責任で選定するものとし、</w:t>
        </w:r>
        <w:r>
          <w:rPr>
            <w:rFonts w:ascii="游明朝" w:eastAsia="游明朝" w:hAnsi="游明朝" w:hint="eastAsia"/>
            <w:sz w:val="18"/>
            <w:szCs w:val="18"/>
            <w:lang w:eastAsia="ja-JP"/>
          </w:rPr>
          <w:t xml:space="preserve">当該シェフ</w:t>
        </w:r>
      </w:ins>
      <w:ins w:id="5016" w:author="WineBank" w:date="2026-10-03T09:00:00Z">
        <w:r>
          <w:rPr>
            <w:rFonts w:ascii="游明朝" w:eastAsia="游明朝" w:hAnsi="游明朝" w:hint="eastAsia"/>
            <w:sz w:val="18"/>
            <w:szCs w:val="18"/>
            <w:lang w:eastAsia="ja-JP"/>
          </w:rPr>
          <w:t xml:space="preserve">等</w:t>
        </w:r>
      </w:ins>
      <w:ins w:id="5017" w:author="将 古橋" w:date="2026-09-21T12:08:00Z" w16du:dateUtc="2026-09-21T03:08:00Z">
        <w:r>
          <w:rPr>
            <w:rFonts w:ascii="游明朝" w:eastAsia="游明朝" w:hAnsi="游明朝" w:hint="eastAsia"/>
            <w:sz w:val="18"/>
            <w:szCs w:val="18"/>
            <w:lang w:eastAsia="ja-JP"/>
          </w:rPr>
          <w:t xml:space="preserve">の責めに帰すべき行為は、乙の責めに帰すべき行為と</w:t>
        </w:r>
      </w:ins>
      <w:ins w:id="96" w:author="将 古橋" w:date="2026-09-21T12:09:00Z" w16du:dateUtc="2026-09-21T03:09:00Z">
        <w:r>
          <w:rPr>
            <w:rFonts w:ascii="游明朝" w:eastAsia="游明朝" w:hAnsi="游明朝" w:hint="eastAsia"/>
            <w:sz w:val="18"/>
            <w:szCs w:val="18"/>
            <w:lang w:eastAsia="ja-JP"/>
          </w:rPr>
          <w:t>みなす。</w:t>
        </w:r>
      </w:ins>
      <w:commentRangeEnd w:id="93"/>
      <w:del w:id="97" w:author="将 古橋" w:date="2026-09-21T12:58:00Z" w16du:dateUtc="2026-09-21T03:58:00Z">
        <w:r>
          <w:rPr>
            <w:rStyle w:val="aff0"/>
            <w:rFonts w:ascii="游明朝" w:eastAsia="游明朝" w:hAnsi="游明朝" w:hint="eastAsia"/>
            <w:lang w:eastAsia="ja-JP"/>
          </w:rPr>
          <w:commentReference w:id="93"/>
        </w:r>
      </w:del>
      <w:ins w:id="98" w:author="将 古橋" w:date="2026-09-21T12:58:00Z" w16du:dateUtc="2026-09-21T03:58:00Z">
        <w:r>
          <w:rPr>
            <w:rFonts w:ascii="游明朝" w:eastAsia="游明朝" w:hAnsi="游明朝" w:hint="eastAsia"/>
            <w:sz w:val="18"/>
            <w:szCs w:val="18"/>
            <w:lang w:eastAsia="ja-JP"/>
          </w:rPr>
          <w:t>また、甲は、出張シェフに対し直接の指揮命令を行わず、本件業務に関する指示</w:t>
        </w:r>
      </w:ins>
      <w:ins w:id="99" w:author="将 古橋" w:date="2026-09-21T12:59:00Z" w16du:dateUtc="2026-09-21T03:59:00Z">
        <w:r>
          <w:rPr>
            <w:rFonts w:ascii="游明朝" w:eastAsia="游明朝" w:hAnsi="游明朝" w:hint="eastAsia"/>
            <w:sz w:val="18"/>
            <w:szCs w:val="18"/>
            <w:lang w:eastAsia="ja-JP"/>
          </w:rPr>
          <w:t>は乙</w:t>
        </w:r>
      </w:ins>
      <w:ins w:id="100" w:author="将 古橋" w:date="2026-09-21T13:15:00Z" w16du:dateUtc="2026-09-21T04:15:00Z">
        <w:r>
          <w:rPr>
            <w:rFonts w:ascii="游明朝" w:eastAsia="游明朝" w:hAnsi="游明朝" w:hint="eastAsia"/>
            <w:sz w:val="18"/>
            <w:szCs w:val="18"/>
            <w:lang w:eastAsia="ja-JP"/>
          </w:rPr>
          <w:t>又は</w:t>
        </w:r>
      </w:ins>
      <w:ins w:id="101" w:author="将 古橋" w:date="2026-09-21T12:59:00Z" w16du:dateUtc="2026-09-21T03:59:00Z">
        <w:r>
          <w:rPr>
            <w:rFonts w:ascii="游明朝" w:eastAsia="游明朝" w:hAnsi="游明朝" w:hint="eastAsia"/>
            <w:sz w:val="18"/>
            <w:szCs w:val="18"/>
            <w:lang w:eastAsia="ja-JP"/>
          </w:rPr>
          <w:t>乙が指定する現場責任者に対して行う。</w:t>
        </w:r>
      </w:ins>
      <w:ins w:id="5018" w:author="WineBank" w:date="2026-10-03T09:00:00Z">
        <w:r>
          <w:rPr>
            <w:rFonts w:ascii="游明朝" w:eastAsia="游明朝" w:hAnsi="游明朝" w:hint="eastAsia"/>
            <w:sz w:val="18"/>
            <w:szCs w:val="18"/>
            <w:lang w:eastAsia="ja-JP"/>
          </w:rPr>
          <w:t xml:space="preserve">乙は、出張シェフが乗船する運航ごとに現場責任者（出張シェフ本人が兼ねることができる。）を指名し、事前に甲に通知する。</w:t>
        </w:r>
      </w:ins>
    </w:p>
    <w:p w14:paraId="6AD4D36C" w14:textId="41582C58" w:rsidR="00231F7E" w:rsidRDefault="00231F7E">
      <w:pPr>
        <w:spacing w:after="120"/>
        <w:rPr>
          <w:ins w:id="102" w:author="将 古橋" w:date="2026-09-22T17:05:00Z" w16du:dateUtc="2026-09-22T08:05:00Z"/>
          <w:rFonts w:ascii="游明朝" w:eastAsia="游明朝" w:hAnsi="游明朝"/>
          <w:sz w:val="18"/>
          <w:szCs w:val="18"/>
          <w:lang w:eastAsia="ja-JP"/>
        </w:rPr>
      </w:pPr>
      <w:r>
        <w:rPr>
          <w:rFonts w:ascii="游明朝" w:eastAsia="游明朝" w:hAnsi="游明朝"/>
          <w:sz w:val="18"/>
          <w:szCs w:val="18"/>
          <w:lang w:eastAsia="ja-JP"/>
        </w:rPr>
        <w:t>6．</w:t>
      </w:r>
      <w:r>
        <w:rPr>
          <w:rFonts w:ascii="游明朝" w:eastAsia="游明朝" w:hAnsi="游明朝" w:hint="eastAsia"/>
          <w:sz w:val="18"/>
          <w:szCs w:val="18"/>
          <w:lang w:eastAsia="ja-JP"/>
        </w:rPr>
        <w:t>丙は、第</w:t>
      </w:r>
      <w:r>
        <w:rPr>
          <w:rFonts w:ascii="游明朝" w:eastAsia="游明朝" w:hAnsi="游明朝"/>
          <w:sz w:val="18"/>
          <w:szCs w:val="18"/>
          <w:lang w:eastAsia="ja-JP"/>
        </w:rPr>
        <w:t>1項の内容</w:t>
      </w:r>
      <w:del w:id="103" w:author="将 古橋" w:date="2026-09-21T13:15:00Z" w16du:dateUtc="2026-09-21T04:15:00Z">
        <w:r>
          <w:rPr>
            <w:rFonts w:ascii="游明朝" w:eastAsia="游明朝" w:hAnsi="游明朝"/>
            <w:sz w:val="18"/>
            <w:szCs w:val="18"/>
            <w:lang w:eastAsia="ja-JP"/>
          </w:rPr>
          <w:delText>及び</w:delText>
        </w:r>
      </w:del>
      <w:ins w:id="10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価格について、</w:t>
      </w:r>
      <w:r>
        <w:rPr>
          <w:rFonts w:ascii="游明朝" w:eastAsia="游明朝" w:hAnsi="游明朝" w:hint="eastAsia"/>
          <w:sz w:val="18"/>
          <w:szCs w:val="18"/>
          <w:lang w:eastAsia="ja-JP"/>
        </w:rPr>
        <w:t>甲及び乙に対して、意見を述べることができるものとし、丙が意見を述べた場合</w:t>
      </w:r>
      <w:ins w:id="105" w:author="将 古橋" w:date="2026-09-21T12:39:00Z" w16du:dateUtc="2026-09-21T03:39:00Z">
        <w:r>
          <w:rPr>
            <w:rFonts w:ascii="游明朝" w:eastAsia="游明朝" w:hAnsi="游明朝" w:hint="eastAsia"/>
            <w:sz w:val="18"/>
            <w:szCs w:val="18"/>
            <w:lang w:eastAsia="ja-JP"/>
          </w:rPr>
          <w:t>で</w:t>
        </w:r>
      </w:ins>
      <w:r>
        <w:rPr>
          <w:rFonts w:ascii="游明朝" w:eastAsia="游明朝" w:hAnsi="游明朝" w:hint="eastAsia"/>
          <w:sz w:val="18"/>
          <w:szCs w:val="18"/>
          <w:lang w:eastAsia="ja-JP"/>
        </w:rPr>
        <w:t>、</w:t>
      </w:r>
      <w:commentRangeStart w:id="106"/>
      <w:r>
        <w:rPr>
          <w:rFonts w:ascii="游明朝" w:eastAsia="游明朝" w:hAnsi="游明朝" w:hint="eastAsia"/>
          <w:sz w:val="18"/>
          <w:szCs w:val="18"/>
          <w:lang w:eastAsia="ja-JP"/>
        </w:rPr>
        <w:t>甲及び乙</w:t>
      </w:r>
      <w:del w:id="107" w:author="将 古橋" w:date="2026-09-21T12:39:00Z" w16du:dateUtc="2026-09-21T03:39:00Z">
        <w:r>
          <w:rPr>
            <w:rFonts w:ascii="游明朝" w:eastAsia="游明朝" w:hAnsi="游明朝" w:hint="eastAsia"/>
            <w:sz w:val="18"/>
            <w:szCs w:val="18"/>
            <w:lang w:eastAsia="ja-JP"/>
          </w:rPr>
          <w:delText>は、</w:delText>
        </w:r>
      </w:del>
      <w:ins w:id="108" w:author="将 古橋" w:date="2026-09-21T12:39:00Z" w16du:dateUtc="2026-09-21T03:39:00Z">
        <w:r>
          <w:rPr>
            <w:rFonts w:ascii="游明朝" w:eastAsia="游明朝" w:hAnsi="游明朝" w:hint="eastAsia"/>
            <w:sz w:val="18"/>
            <w:szCs w:val="18"/>
            <w:lang w:eastAsia="ja-JP"/>
          </w:rPr>
          <w:t>が</w:t>
        </w:r>
      </w:ins>
      <w:ins w:id="109" w:author="将 古橋" w:date="2026-09-21T13:34:00Z" w16du:dateUtc="2026-09-21T04:34:00Z">
        <w:r>
          <w:rPr>
            <w:rFonts w:ascii="游明朝" w:eastAsia="游明朝" w:hAnsi="游明朝" w:hint="eastAsia"/>
            <w:sz w:val="18"/>
            <w:szCs w:val="18"/>
            <w:lang w:eastAsia="ja-JP"/>
          </w:rPr>
          <w:t>それぞれの専門領域に係る事項について</w:t>
        </w:r>
      </w:ins>
      <w:r>
        <w:rPr>
          <w:rFonts w:ascii="游明朝" w:eastAsia="游明朝" w:hAnsi="游明朝" w:hint="eastAsia"/>
          <w:sz w:val="18"/>
          <w:szCs w:val="18"/>
          <w:lang w:eastAsia="ja-JP"/>
        </w:rPr>
        <w:t>合理的</w:t>
      </w:r>
      <w:ins w:id="110" w:author="将 古橋" w:date="2026-09-21T12:39:00Z" w16du:dateUtc="2026-09-21T03:39:00Z">
        <w:r>
          <w:rPr>
            <w:rFonts w:ascii="游明朝" w:eastAsia="游明朝" w:hAnsi="游明朝" w:hint="eastAsia"/>
            <w:sz w:val="18"/>
            <w:szCs w:val="18"/>
            <w:lang w:eastAsia="ja-JP"/>
          </w:rPr>
          <w:t>だと判断した場合</w:t>
        </w:r>
      </w:ins>
      <w:del w:id="111" w:author="将 古橋" w:date="2026-09-21T12:39:00Z" w16du:dateUtc="2026-09-21T03:39:00Z">
        <w:r>
          <w:rPr>
            <w:rFonts w:ascii="游明朝" w:eastAsia="游明朝" w:hAnsi="游明朝" w:hint="eastAsia"/>
            <w:sz w:val="18"/>
            <w:szCs w:val="18"/>
            <w:lang w:eastAsia="ja-JP"/>
          </w:rPr>
          <w:delText>に可能な限り、</w:delText>
        </w:r>
      </w:del>
      <w:ins w:id="112" w:author="将 古橋" w:date="2026-09-21T12:39:00Z" w16du:dateUtc="2026-09-21T03:39:00Z">
        <w:r>
          <w:rPr>
            <w:rFonts w:ascii="游明朝" w:eastAsia="游明朝" w:hAnsi="游明朝" w:hint="eastAsia"/>
            <w:sz w:val="18"/>
            <w:szCs w:val="18"/>
            <w:lang w:eastAsia="ja-JP"/>
          </w:rPr>
          <w:t>は、</w:t>
        </w:r>
      </w:ins>
      <w:commentRangeEnd w:id="106"/>
      <w:r>
        <w:rPr>
          <w:rStyle w:val="aff0"/>
          <w:rFonts w:ascii="游明朝" w:eastAsia="游明朝" w:hAnsi="游明朝" w:hint="eastAsia"/>
          <w:lang w:eastAsia="ja-JP"/>
        </w:rPr>
        <w:commentReference w:id="106"/>
      </w:r>
      <w:r>
        <w:rPr>
          <w:rFonts w:ascii="游明朝" w:eastAsia="游明朝" w:hAnsi="游明朝" w:hint="eastAsia"/>
          <w:sz w:val="18"/>
          <w:szCs w:val="18"/>
          <w:lang w:eastAsia="ja-JP"/>
        </w:rPr>
        <w:t>丙の意見を</w:t>
      </w:r>
      <w:del w:id="113" w:author="将 古橋" w:date="2026-09-21T12:39:00Z" w16du:dateUtc="2026-09-21T03:39:00Z">
        <w:r>
          <w:rPr>
            <w:rFonts w:ascii="游明朝" w:eastAsia="游明朝" w:hAnsi="游明朝" w:hint="eastAsia"/>
            <w:sz w:val="18"/>
            <w:szCs w:val="18"/>
            <w:lang w:eastAsia="ja-JP"/>
          </w:rPr>
          <w:delText>最大限</w:delText>
        </w:r>
      </w:del>
      <w:r>
        <w:rPr>
          <w:rFonts w:ascii="游明朝" w:eastAsia="游明朝" w:hAnsi="游明朝" w:hint="eastAsia"/>
          <w:sz w:val="18"/>
          <w:szCs w:val="18"/>
          <w:lang w:eastAsia="ja-JP"/>
        </w:rPr>
        <w:t>尊重</w:t>
      </w:r>
      <w:del w:id="114" w:author="将 古橋" w:date="2026-09-21T12:39:00Z" w16du:dateUtc="2026-09-21T03:39:00Z">
        <w:r>
          <w:rPr>
            <w:rFonts w:ascii="游明朝" w:eastAsia="游明朝" w:hAnsi="游明朝" w:hint="eastAsia"/>
            <w:sz w:val="18"/>
            <w:szCs w:val="18"/>
            <w:lang w:eastAsia="ja-JP"/>
          </w:rPr>
          <w:delText>しなければならない</w:delText>
        </w:r>
      </w:del>
      <w:ins w:id="115" w:author="将 古橋" w:date="2026-09-21T12:39:00Z" w16du:dateUtc="2026-09-21T03:39:00Z">
        <w:r>
          <w:rPr>
            <w:rFonts w:ascii="游明朝" w:eastAsia="游明朝" w:hAnsi="游明朝" w:hint="eastAsia"/>
            <w:sz w:val="18"/>
            <w:szCs w:val="18"/>
            <w:lang w:eastAsia="ja-JP"/>
          </w:rPr>
          <w:t>する</w:t>
        </w:r>
      </w:ins>
      <w:r>
        <w:rPr>
          <w:rFonts w:ascii="游明朝" w:eastAsia="游明朝" w:hAnsi="游明朝" w:hint="eastAsia"/>
          <w:sz w:val="18"/>
          <w:szCs w:val="18"/>
          <w:lang w:eastAsia="ja-JP"/>
        </w:rPr>
        <w:t>ものとする。</w:t>
      </w:r>
    </w:p>
    <w:p w14:paraId="33FAE0FC" w14:textId="39DC02A1" w:rsidR="000475F8" w:rsidRDefault="000475F8">
      <w:pPr>
        <w:spacing w:after="120"/>
        <w:rPr>
          <w:ins w:id="116" w:author="将 古橋" w:date="2026-09-22T17:06:00Z" w16du:dateUtc="2026-09-22T08:06:00Z"/>
          <w:rFonts w:ascii="游明朝" w:eastAsia="游明朝" w:hAnsi="游明朝"/>
          <w:sz w:val="18"/>
          <w:szCs w:val="18"/>
          <w:lang w:eastAsia="ja-JP"/>
        </w:rPr>
      </w:pPr>
      <w:ins w:id="117" w:author="将 古橋" w:date="2026-09-22T17:05:00Z" w16du:dateUtc="2026-09-22T08:05:00Z">
        <w:r>
          <w:rPr>
            <w:rFonts w:ascii="游明朝" w:eastAsia="游明朝" w:hAnsi="游明朝" w:hint="eastAsia"/>
            <w:sz w:val="18"/>
            <w:szCs w:val="18"/>
            <w:lang w:eastAsia="ja-JP"/>
          </w:rPr>
          <w:t>７　乙は、</w:t>
        </w:r>
      </w:ins>
      <w:ins w:id="118" w:author="将 古橋" w:date="2026-09-22T17:06:00Z" w16du:dateUtc="2026-09-22T08:06:00Z">
        <w:r>
          <w:rPr>
            <w:rFonts w:ascii="游明朝" w:eastAsia="游明朝" w:hAnsi="游明朝" w:hint="eastAsia"/>
            <w:sz w:val="18"/>
            <w:szCs w:val="18"/>
            <w:lang w:eastAsia="ja-JP"/>
          </w:rPr>
          <w:t>以下に掲げる事項のほか、</w:t>
        </w:r>
      </w:ins>
      <w:ins w:id="119" w:author="将 古橋" w:date="2026-09-22T17:05:00Z" w16du:dateUtc="2026-09-22T08:05:00Z">
        <w:r>
          <w:rPr>
            <w:rFonts w:ascii="游明朝" w:eastAsia="游明朝" w:hAnsi="游明朝" w:hint="eastAsia"/>
            <w:sz w:val="18"/>
            <w:szCs w:val="18"/>
            <w:lang w:eastAsia="ja-JP"/>
          </w:rPr>
          <w:t>運航実務に関する船長又は甲の指示に従</w:t>
        </w:r>
      </w:ins>
      <w:ins w:id="120" w:author="将 古橋" w:date="2026-09-22T17:06:00Z" w16du:dateUtc="2026-09-22T08:06:00Z">
        <w:r>
          <w:rPr>
            <w:rFonts w:ascii="游明朝" w:eastAsia="游明朝" w:hAnsi="游明朝" w:hint="eastAsia"/>
            <w:sz w:val="18"/>
            <w:szCs w:val="18"/>
            <w:lang w:eastAsia="ja-JP"/>
          </w:rPr>
          <w:t>い、又は、乙が手配する者（シェフを含む。）をして従わせる。</w:t>
        </w:r>
      </w:ins>
    </w:p>
    <w:p w14:paraId="736A8175" w14:textId="389D3B01" w:rsidR="000475F8" w:rsidRDefault="000475F8">
      <w:pPr>
        <w:spacing w:after="120"/>
        <w:ind w:leftChars="100" w:left="570" w:hangingChars="200" w:hanging="360"/>
        <w:rPr>
          <w:ins w:id="121" w:author="将 古橋" w:date="2026-09-22T17:09:00Z" w16du:dateUtc="2026-09-22T08:09:00Z"/>
          <w:rFonts w:ascii="游明朝" w:eastAsia="游明朝" w:hAnsi="游明朝"/>
          <w:sz w:val="18"/>
          <w:szCs w:val="18"/>
          <w:lang w:eastAsia="ja-JP"/>
        </w:rPr>
        <w:pPrChange w:id="122" w:author="将 古橋" w:date="2026-09-22T17:10:00Z" w16du:dateUtc="2026-09-22T08:10:00Z">
          <w:pPr>
            <w:spacing w:after="120"/>
          </w:pPr>
        </w:pPrChange>
      </w:pPr>
      <w:ins w:id="123" w:author="将 古橋" w:date="2026-09-22T17:06:00Z" w16du:dateUtc="2026-09-22T08:06:00Z">
        <w:r>
          <w:rPr>
            <w:rFonts w:ascii="游明朝" w:eastAsia="游明朝" w:hAnsi="游明朝" w:hint="eastAsia"/>
            <w:sz w:val="18"/>
            <w:szCs w:val="18"/>
            <w:lang w:eastAsia="ja-JP"/>
          </w:rPr>
          <w:t xml:space="preserve">⑴　</w:t>
        </w:r>
      </w:ins>
      <w:ins w:id="124" w:author="将 古橋" w:date="2026-09-22T17:09:00Z" w16du:dateUtc="2026-09-22T08:09:00Z">
        <w:r>
          <w:rPr>
            <w:rFonts w:ascii="游明朝" w:eastAsia="游明朝" w:hAnsi="游明朝" w:hint="eastAsia"/>
            <w:sz w:val="18"/>
            <w:szCs w:val="18"/>
            <w:lang w:eastAsia="ja-JP"/>
          </w:rPr>
          <w:t>甲が予め定めた集合時間を厳守すること。</w:t>
        </w:r>
      </w:ins>
    </w:p>
    <w:p w14:paraId="5120690E" w14:textId="542923FB" w:rsidR="000475F8" w:rsidRDefault="000475F8">
      <w:pPr>
        <w:spacing w:after="120"/>
        <w:ind w:leftChars="100" w:left="570" w:hangingChars="200" w:hanging="360"/>
        <w:rPr>
          <w:ins w:id="125" w:author="将 古橋" w:date="2026-09-22T17:46:00Z" w16du:dateUtc="2026-09-22T08:46:00Z"/>
          <w:rFonts w:ascii="游明朝" w:eastAsia="游明朝" w:hAnsi="游明朝"/>
          <w:sz w:val="18"/>
          <w:szCs w:val="18"/>
          <w:lang w:eastAsia="ja-JP"/>
        </w:rPr>
      </w:pPr>
      <w:ins w:id="126" w:author="将 古橋" w:date="2026-09-22T17:09:00Z" w16du:dateUtc="2026-09-22T08:09:00Z">
        <w:r>
          <w:rPr>
            <w:rFonts w:ascii="游明朝" w:eastAsia="游明朝" w:hAnsi="游明朝" w:hint="eastAsia"/>
            <w:sz w:val="18"/>
            <w:szCs w:val="18"/>
            <w:lang w:eastAsia="ja-JP"/>
          </w:rPr>
          <w:t xml:space="preserve">⑵　</w:t>
        </w:r>
      </w:ins>
      <w:ins w:id="127" w:author="将 古橋" w:date="2026-09-22T17:08:00Z" w16du:dateUtc="2026-09-22T08:08:00Z">
        <w:r>
          <w:rPr>
            <w:rFonts w:ascii="游明朝" w:eastAsia="游明朝" w:hAnsi="游明朝" w:hint="eastAsia"/>
            <w:sz w:val="18"/>
            <w:szCs w:val="18"/>
            <w:lang w:eastAsia="ja-JP"/>
          </w:rPr>
          <w:t xml:space="preserve">甲が予め指示した時間内（原則として</w:t>
        </w:r>
        <w:del w:id="5019" w:author="WineBank" w:date="2026-10-03T09:00:00Z">
          <w:r>
            <w:rPr>
              <w:rFonts w:ascii="游明朝" w:eastAsia="游明朝" w:hAnsi="游明朝" w:hint="eastAsia"/>
              <w:sz w:val="18"/>
              <w:szCs w:val="18"/>
              <w:lang w:eastAsia="ja-JP"/>
            </w:rPr>
            <w:delText xml:space="preserve">１０分とする</w:delText>
          </w:r>
        </w:del>
      </w:ins>
      <w:commentRangeStart w:id="907"/>
      <w:ins w:id="5020" w:author="WineBank" w:date="2026-10-03T09:00:00Z">
        <w:r>
          <w:rPr>
            <w:rFonts w:ascii="游明朝" w:eastAsia="游明朝" w:hAnsi="游明朝" w:hint="eastAsia"/>
            <w:sz w:val="18"/>
            <w:szCs w:val="18"/>
            <w:lang w:eastAsia="ja-JP"/>
          </w:rPr>
          <w:t xml:space="preserve">出航前［３０］分間を確保するものとし、連続運航時の入替えを含め具体的な時間は甲乙協議の上定める</w:t>
        </w:r>
      </w:ins>
      <w:commentRangeEnd w:id="907"/>
      <w:r>
        <w:rPr>
          <w:rStyle w:val="aff0"/>
        </w:rPr>
        <w:commentReference w:id="907"/>
      </w:r>
      <w:ins w:id="5021" w:author="将 古橋" w:date="2026-09-22T17:08:00Z" w16du:dateUtc="2026-09-22T08:08:00Z">
        <w:r>
          <w:rPr>
            <w:rFonts w:ascii="游明朝" w:eastAsia="游明朝" w:hAnsi="游明朝" w:hint="eastAsia"/>
            <w:sz w:val="18"/>
            <w:szCs w:val="18"/>
            <w:lang w:eastAsia="ja-JP"/>
          </w:rPr>
          <w:t xml:space="preserve">。）に</w:t>
        </w:r>
      </w:ins>
      <w:ins w:id="128" w:author="将 古橋" w:date="2026-09-22T17:09:00Z" w16du:dateUtc="2026-09-22T08:09:00Z">
        <w:r>
          <w:rPr>
            <w:rFonts w:ascii="游明朝" w:eastAsia="游明朝" w:hAnsi="游明朝" w:hint="eastAsia"/>
            <w:sz w:val="18"/>
            <w:szCs w:val="18"/>
            <w:lang w:eastAsia="ja-JP"/>
          </w:rPr>
          <w:t>、食材・飲料の搬入その他</w:t>
        </w:r>
      </w:ins>
      <w:ins w:id="129" w:author="将 古橋" w:date="2026-09-22T17:10:00Z" w16du:dateUtc="2026-09-22T08:10:00Z">
        <w:r>
          <w:rPr>
            <w:rFonts w:ascii="游明朝" w:eastAsia="游明朝" w:hAnsi="游明朝" w:hint="eastAsia"/>
            <w:sz w:val="18"/>
            <w:szCs w:val="18"/>
            <w:lang w:eastAsia="ja-JP"/>
          </w:rPr>
          <w:t>本件業務の遂行に必要な作業を</w:t>
        </w:r>
      </w:ins>
      <w:ins w:id="130" w:author="将 古橋" w:date="2026-09-22T17:08:00Z" w16du:dateUtc="2026-09-22T08:08:00Z">
        <w:r>
          <w:rPr>
            <w:rFonts w:ascii="游明朝" w:eastAsia="游明朝" w:hAnsi="游明朝" w:hint="eastAsia"/>
            <w:sz w:val="18"/>
            <w:szCs w:val="18"/>
            <w:lang w:eastAsia="ja-JP"/>
          </w:rPr>
          <w:t>終えること。</w:t>
        </w:r>
      </w:ins>
    </w:p>
    <w:p w14:paraId="084FE19E" w14:textId="25146C49" w:rsidR="00D505FE" w:rsidRPr="00AB0617" w:rsidRDefault="00D505FE">
      <w:pPr>
        <w:spacing w:after="120"/>
        <w:ind w:leftChars="100" w:left="570" w:hangingChars="200" w:hanging="360"/>
        <w:rPr>
          <w:rFonts w:ascii="游明朝" w:eastAsia="游明朝" w:hAnsi="游明朝"/>
          <w:sz w:val="18"/>
          <w:szCs w:val="18"/>
          <w:lang w:eastAsia="ja-JP"/>
        </w:rPr>
        <w:pPrChange w:id="131" w:author="将 古橋" w:date="2026-09-22T17:10:00Z" w16du:dateUtc="2026-09-22T08:10:00Z">
          <w:pPr>
            <w:spacing w:after="120"/>
          </w:pPr>
        </w:pPrChange>
      </w:pPr>
      <w:ins w:id="132" w:author="将 古橋" w:date="2026-09-22T17:46:00Z" w16du:dateUtc="2026-09-22T08:46:00Z">
        <w:r>
          <w:rPr>
            <w:rFonts w:ascii="游明朝" w:eastAsia="游明朝" w:hAnsi="游明朝" w:hint="eastAsia"/>
            <w:sz w:val="18"/>
            <w:szCs w:val="18"/>
            <w:lang w:eastAsia="ja-JP"/>
          </w:rPr>
          <w:t xml:space="preserve">⑶　</w:t>
        </w:r>
      </w:ins>
      <w:ins w:id="133" w:author="将 古橋" w:date="2026-09-22T17:46:00Z">
        <w:r>
          <w:rPr>
            <w:rFonts w:ascii="游明朝" w:eastAsia="游明朝" w:hAnsi="游明朝"/>
            <w:sz w:val="18"/>
            <w:szCs w:val="18"/>
            <w:lang w:eastAsia="ja-JP"/>
          </w:rPr>
          <w:t>食器、調理器具その他船内で使用する物品の取扱いに関する甲の安全上の指示を遵守すること</w:t>
        </w:r>
      </w:ins>
      <w:ins w:id="134" w:author="将 古橋" w:date="2026-09-22T17:46:00Z" w16du:dateUtc="2026-09-22T08:46:00Z">
        <w:r>
          <w:rPr>
            <w:rFonts w:ascii="游明朝" w:eastAsia="游明朝" w:hAnsi="游明朝" w:hint="eastAsia"/>
            <w:sz w:val="18"/>
            <w:szCs w:val="18"/>
            <w:lang w:eastAsia="ja-JP"/>
          </w:rPr>
          <w:t>。</w:t>
        </w:r>
      </w:ins>
    </w:p>
    <w:p>
      <w:pPr>
        <w:spacing w:after="120"/>
        <w:rPr>
          <w:ins w:id="5022" w:author="WineBank" w:date="2026-10-03T09:00:00Z"/>
          <w:rFonts w:ascii="游明朝" w:eastAsia="游明朝" w:hAnsi="游明朝"/>
          <w:sz w:val="18"/>
          <w:szCs w:val="18"/>
          <w:lang w:eastAsia="ja-JP"/>
        </w:rPr>
      </w:pPr>
      <w:commentRangeStart w:id="908"/>
      <w:ins w:id="5023" w:author="WineBank" w:date="2026-10-03T09:00:00Z">
        <w:r>
          <w:rPr>
            <w:rFonts w:ascii="游明朝" w:eastAsia="游明朝" w:hAnsi="游明朝" w:hint="eastAsia"/>
            <w:sz w:val="18"/>
            <w:szCs w:val="18"/>
            <w:lang w:eastAsia="ja-JP"/>
          </w:rPr>
          <w:t xml:space="preserve">８　甲は、本船舶に設置される厨房設備（電源設備、給排水設備、冷蔵・冷凍設備及びワインセラーを含み、その仕様は別紙２に定める。以下「本件設備」という。）を提供し、その維持・修繕を行う。乙は、本件設備の電源容量（最大約１２ｋＷ）を前提としてメニュー及び調理工程を設計し、甲は、乙の調理時における空調その他の電力使用の調整に協力する。本件設備の故障、電源容量の不足又は電源の遮断に起因する飲食の提供不能又は品質の低下について乙は責任を負わず、これらに起因して乙の在庫に生じた損害は甲が負担する。</w:t>
        </w:r>
      </w:ins>
      <w:commentRangeEnd w:id="908"/>
      <w:r>
        <w:rPr>
          <w:rStyle w:val="aff0"/>
        </w:rPr>
        <w:commentReference w:id="908"/>
      </w:r>
    </w:p>
    <w:p>
      <w:pPr>
        <w:spacing w:after="120"/>
        <w:rPr>
          <w:ins w:id="5024" w:author="WineBank" w:date="2026-10-03T09:00:00Z"/>
          <w:rFonts w:ascii="游明朝" w:eastAsia="游明朝" w:hAnsi="游明朝"/>
          <w:sz w:val="18"/>
          <w:szCs w:val="18"/>
          <w:lang w:eastAsia="ja-JP"/>
        </w:rPr>
      </w:pPr>
      <w:commentRangeStart w:id="909"/>
      <w:ins w:id="5025" w:author="WineBank" w:date="2026-10-03T09:00:00Z">
        <w:r>
          <w:rPr>
            <w:rFonts w:ascii="游明朝" w:eastAsia="游明朝" w:hAnsi="游明朝" w:hint="eastAsia"/>
            <w:sz w:val="18"/>
            <w:szCs w:val="18"/>
            <w:lang w:eastAsia="ja-JP"/>
          </w:rPr>
          <w:t xml:space="preserve">９　乗船人数が１０名を超える場合、料理は大皿（シェアスタイル）により提供することを原則とする。乙が飲食を提供する乗船人数の上限は、立食形式の場合を含め原則として２０名とし、これを超える場合は甲乙協議の上定める。</w:t>
        </w:r>
      </w:ins>
      <w:commentRangeEnd w:id="909"/>
      <w:r>
        <w:rPr>
          <w:rStyle w:val="aff0"/>
        </w:rPr>
        <w:commentReference w:id="909"/>
      </w:r>
    </w:p>
    <w:p w14:paraId="0234C630" w14:textId="00B5715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3 条（善管注意義務</w:t>
      </w:r>
      <w:del w:id="135" w:author="将 古橋" w:date="2026-09-21T13:15:00Z" w16du:dateUtc="2026-09-21T04:15:00Z">
        <w:r>
          <w:rPr>
            <w:rFonts w:ascii="游明朝" w:eastAsia="游明朝" w:hAnsi="游明朝"/>
            <w:b/>
            <w:sz w:val="18"/>
            <w:szCs w:val="18"/>
            <w:lang w:eastAsia="ja-JP"/>
          </w:rPr>
          <w:delText>および</w:delText>
        </w:r>
      </w:del>
      <w:ins w:id="136"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衛生管理）</w:t>
      </w:r>
    </w:p>
    <w:p w14:paraId="3DA3C20F" w14:textId="4BC9D120"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乙は、飲食</w:t>
      </w:r>
      <w:del w:id="137" w:author="将 古橋" w:date="2026-09-21T13:15:00Z" w16du:dateUtc="2026-09-21T04:15:00Z">
        <w:r>
          <w:rPr>
            <w:rFonts w:ascii="游明朝" w:eastAsia="游明朝" w:hAnsi="游明朝"/>
            <w:sz w:val="18"/>
            <w:szCs w:val="18"/>
            <w:lang w:eastAsia="ja-JP"/>
          </w:rPr>
          <w:delText>および</w:delText>
        </w:r>
      </w:del>
      <w:ins w:id="138"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ホスピタリティサービスの専門家として期待される善良なる管理者の注意（善管注意義務）をもって、本件業務を執行しなければならない。</w:t>
      </w:r>
    </w:p>
    <w:p w14:paraId="4E5880C7" w14:textId="27E7B6AE" w:rsidR="00D63936" w:rsidRPr="004458D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 乙は、食品衛生法をはじめとする関係諸法令を厳格に遵守し、船内における食中毒、異物混入、その他一切の衛生上の事故（以下「衛生事故」という）が発生しないよう、細心の注意を払って業務を遂行しなければならない。</w:t>
      </w:r>
    </w:p>
    <w:p w14:paraId="3451217E" w14:textId="1CE323A9" w:rsidR="00D63936" w:rsidRPr="004458D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3．乙は、本件業務</w:t>
      </w:r>
      <w:ins w:id="139" w:author="将 古橋" w:date="2026-09-21T13:21:00Z" w16du:dateUtc="2026-09-21T04:21:00Z">
        <w:r>
          <w:rPr>
            <w:rFonts w:ascii="游明朝" w:eastAsia="游明朝" w:hAnsi="游明朝" w:hint="eastAsia"/>
            <w:sz w:val="18"/>
            <w:szCs w:val="18"/>
            <w:lang w:eastAsia="ja-JP"/>
          </w:rPr>
          <w:t>の</w:t>
        </w:r>
      </w:ins>
      <w:del w:id="140" w:author="将 古橋" w:date="2026-09-21T13:02:00Z" w16du:dateUtc="2026-09-21T04:02:00Z">
        <w:r>
          <w:rPr>
            <w:rFonts w:ascii="游明朝" w:eastAsia="游明朝" w:hAnsi="游明朝"/>
            <w:sz w:val="18"/>
            <w:szCs w:val="18"/>
            <w:lang w:eastAsia="ja-JP"/>
          </w:rPr>
          <w:delText>を</w:delText>
        </w:r>
      </w:del>
      <w:r>
        <w:rPr>
          <w:rFonts w:ascii="游明朝" w:eastAsia="游明朝" w:hAnsi="游明朝" w:hint="eastAsia"/>
          <w:sz w:val="18"/>
          <w:szCs w:val="18"/>
          <w:lang w:eastAsia="ja-JP"/>
        </w:rPr>
        <w:t>遂行について、必要な許認可を取得し、維持するものとする。</w:t>
      </w:r>
    </w:p>
    <w:p w14:paraId="277EB864" w14:textId="18688D26"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lastRenderedPageBreak/>
        <w:t>第 4 条（費用負担、コーディネーションフィー</w:t>
      </w:r>
      <w:del w:id="141" w:author="将 古橋" w:date="2026-09-21T13:15:00Z" w16du:dateUtc="2026-09-21T04:15:00Z">
        <w:r>
          <w:rPr>
            <w:rFonts w:ascii="游明朝" w:eastAsia="游明朝" w:hAnsi="游明朝"/>
            <w:b/>
            <w:sz w:val="18"/>
            <w:szCs w:val="18"/>
            <w:lang w:eastAsia="ja-JP"/>
          </w:rPr>
          <w:delText>および</w:delText>
        </w:r>
      </w:del>
      <w:ins w:id="142"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支払条件）</w:t>
      </w:r>
    </w:p>
    <w:p w14:paraId="43749118" w14:textId="0CA03B24" w:rsidR="00D63936" w:rsidRDefault="00D63936">
      <w:pPr>
        <w:spacing w:after="120"/>
        <w:rPr>
          <w:rFonts w:ascii="游明朝" w:eastAsia="游明朝" w:hAnsi="游明朝"/>
          <w:b/>
          <w:bCs/>
          <w:sz w:val="18"/>
          <w:szCs w:val="18"/>
          <w:shd w:val="clear" w:color="auto" w:fill="FFCCFF"/>
          <w:lang w:eastAsia="ja-JP"/>
        </w:rPr>
      </w:pPr>
      <w:r>
        <w:rPr>
          <w:rFonts w:ascii="游明朝" w:eastAsia="游明朝" w:hAnsi="游明朝"/>
          <w:sz w:val="18"/>
          <w:szCs w:val="18"/>
          <w:lang w:eastAsia="ja-JP"/>
        </w:rPr>
        <w:t>1. 本件業務の遂行に伴う個別の食材費、飲料調達費、手配シェフへの人件費等の算出基準、支払金額、</w:t>
      </w:r>
      <w:del w:id="143" w:author="将 古橋" w:date="2026-09-21T13:15:00Z" w16du:dateUtc="2026-09-21T04:15:00Z">
        <w:r>
          <w:rPr>
            <w:rFonts w:ascii="游明朝" w:eastAsia="游明朝" w:hAnsi="游明朝"/>
            <w:sz w:val="18"/>
            <w:szCs w:val="18"/>
            <w:lang w:eastAsia="ja-JP"/>
          </w:rPr>
          <w:delText>および</w:delText>
        </w:r>
      </w:del>
      <w:ins w:id="14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 xml:space="preserve">支払方法は、甲乙間で別途書面にて</w:t>
      </w:r>
      <w:r>
        <w:rPr>
          <w:rFonts w:ascii="游明朝" w:eastAsia="游明朝" w:hAnsi="游明朝"/>
          <w:sz w:val="18"/>
          <w:szCs w:val="18"/>
          <w:lang w:eastAsia="ja-JP"/>
        </w:rPr>
        <w:t xml:space="preserve">定める「料金表」</w:t>
      </w:r>
      <w:commentRangeStart w:id="910"/>
      <w:ins w:id="5026" w:author="WineBank" w:date="2026-10-03T09:00:00Z">
        <w:r>
          <w:rPr>
            <w:rFonts w:ascii="游明朝" w:eastAsia="游明朝" w:hAnsi="游明朝"/>
            <w:sz w:val="18"/>
            <w:szCs w:val="18"/>
            <w:lang w:eastAsia="ja-JP"/>
          </w:rPr>
          <w:t xml:space="preserve">（本契約締結時に別紙３として添付する。）</w:t>
        </w:r>
      </w:ins>
      <w:commentRangeEnd w:id="910"/>
      <w:r>
        <w:rPr>
          <w:rStyle w:val="aff0"/>
        </w:rPr>
        <w:commentReference w:id="910"/>
      </w:r>
      <w:del w:id="145" w:author="将 古橋" w:date="2026-09-21T13:15:00Z" w16du:dateUtc="2026-09-21T04:15:00Z">
        <w:r>
          <w:rPr>
            <w:rFonts w:ascii="游明朝" w:eastAsia="游明朝" w:hAnsi="游明朝"/>
            <w:sz w:val="18"/>
            <w:szCs w:val="18"/>
            <w:lang w:eastAsia="ja-JP"/>
          </w:rPr>
          <w:delText>または</w:delText>
        </w:r>
      </w:del>
      <w:ins w:id="146"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個別発注書に基づくものとする。</w:t>
      </w:r>
      <w:r>
        <w:rPr>
          <w:rFonts w:ascii="游明朝" w:eastAsia="游明朝" w:hAnsi="游明朝" w:hint="eastAsia"/>
          <w:sz w:val="18"/>
          <w:szCs w:val="18"/>
          <w:lang w:eastAsia="ja-JP"/>
        </w:rPr>
        <w:t xml:space="preserve">甲は、個別発注書を乙に交付し、乙が受領した時に、本件業務にかかる</w:t>
      </w:r>
      <w:r>
        <w:rPr>
          <w:rFonts w:ascii="游明朝" w:eastAsia="游明朝" w:hAnsi="游明朝" w:hint="eastAsia"/>
          <w:sz w:val="18"/>
          <w:szCs w:val="18"/>
          <w:lang w:eastAsia="ja-JP"/>
        </w:rPr>
        <w:t xml:space="preserve">個別の契約が成立するものとする。</w:t>
      </w:r>
      <w:commentRangeStart w:id="911"/>
      <w:ins w:id="5027" w:author="WineBank" w:date="2026-10-03T09:00:00Z">
        <w:r>
          <w:rPr>
            <w:rFonts w:ascii="游明朝" w:eastAsia="游明朝" w:hAnsi="游明朝" w:hint="eastAsia"/>
            <w:sz w:val="18"/>
            <w:szCs w:val="18"/>
            <w:lang w:eastAsia="ja-JP"/>
          </w:rPr>
          <w:t xml:space="preserve">なお、甲乙丙が合意する予約システム上で行われる注文の確定は、個別発注書の交付とみなす。個別発注書の交付期限は料金表に定めるところによるものとし、出張シェフが船内で調理を行うプランについては乗船日の［１４］日前、ライトプランについては乗船日の３日前を原則とする。乙は、期限経過後の発注については、受託を拒否し、又はライトプランへの変更を提案することができる。</w:t>
        </w:r>
      </w:ins>
      <w:commentRangeEnd w:id="911"/>
      <w:r>
        <w:rPr>
          <w:rStyle w:val="aff0"/>
        </w:rPr>
        <w:commentReference w:id="911"/>
      </w:r>
      <w:ins w:id="147" w:author="将 古橋" w:date="2026-09-21T12:41:00Z" w16du:dateUtc="2026-09-21T03:41:00Z">
        <w:r>
          <w:rPr>
            <w:rFonts w:ascii="游明朝" w:eastAsia="游明朝" w:hAnsi="游明朝" w:hint="eastAsia"/>
            <w:sz w:val="18"/>
            <w:szCs w:val="18"/>
            <w:lang w:eastAsia="ja-JP"/>
          </w:rPr>
          <w:t>なお、個別契約にも本契約の</w:t>
        </w:r>
      </w:ins>
      <w:ins w:id="148" w:author="将 古橋" w:date="2026-09-21T12:42:00Z" w16du:dateUtc="2026-09-21T03:42:00Z">
        <w:r>
          <w:rPr>
            <w:rFonts w:ascii="游明朝" w:eastAsia="游明朝" w:hAnsi="游明朝" w:hint="eastAsia"/>
            <w:sz w:val="18"/>
            <w:szCs w:val="18"/>
            <w:lang w:eastAsia="ja-JP"/>
          </w:rPr>
          <w:t>効力は及ぶものとし、本契約と個別契約が矛盾するときは個別契約の定めを優先する。</w:t>
        </w:r>
      </w:ins>
    </w:p>
    <w:p w14:paraId="69EF2B78" w14:textId="5D68FBB7"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2．甲は、前項</w:t>
      </w:r>
      <w:r>
        <w:rPr>
          <w:rFonts w:ascii="游明朝" w:eastAsia="游明朝" w:hAnsi="游明朝" w:hint="eastAsia"/>
          <w:sz w:val="18"/>
          <w:szCs w:val="18"/>
          <w:lang w:eastAsia="ja-JP"/>
        </w:rPr>
        <w:t>に基づいて個別のサービス契約が成立後は、乙の同意を得ない限り、撤回・取消はできないものとする。</w:t>
      </w:r>
      <w:ins w:id="149" w:author="将 古橋" w:date="2026-09-21T12:57:00Z" w16du:dateUtc="2026-09-21T03:57:00Z">
        <w:r>
          <w:rPr>
            <w:rFonts w:ascii="游明朝" w:eastAsia="游明朝" w:hAnsi="游明朝" w:hint="eastAsia"/>
            <w:sz w:val="18"/>
            <w:szCs w:val="18"/>
            <w:lang w:eastAsia="ja-JP"/>
          </w:rPr>
          <w:t>但し</w:t>
        </w:r>
      </w:ins>
      <w:commentRangeStart w:id="150"/>
      <w:commentRangeStart w:id="912"/>
      <w:ins w:id="151" w:author="将 古橋" w:date="2026-09-21T12:10:00Z" w16du:dateUtc="2026-09-21T03:10:00Z">
        <w:r>
          <w:rPr>
            <w:rFonts w:ascii="游明朝" w:eastAsia="游明朝" w:hAnsi="游明朝" w:hint="eastAsia"/>
            <w:sz w:val="18"/>
            <w:szCs w:val="18"/>
            <w:lang w:eastAsia="ja-JP"/>
          </w:rPr>
          <w:t>、天候不順</w:t>
        </w:r>
      </w:ins>
      <w:ins w:id="152" w:author="将 古橋" w:date="2026-09-21T12:20:00Z" w16du:dateUtc="2026-09-21T03:20:00Z">
        <w:r>
          <w:rPr>
            <w:rFonts w:ascii="游明朝" w:eastAsia="游明朝" w:hAnsi="游明朝" w:hint="eastAsia"/>
            <w:sz w:val="18"/>
            <w:szCs w:val="18"/>
            <w:lang w:eastAsia="ja-JP"/>
          </w:rPr>
          <w:t>・自然災害・疫病発生等により航行の安全管理に問題がある</w:t>
        </w:r>
      </w:ins>
      <w:ins w:id="153" w:author="将 古橋" w:date="2026-09-21T12:19:00Z" w16du:dateUtc="2026-09-21T03:19:00Z">
        <w:r>
          <w:rPr>
            <w:rFonts w:ascii="游明朝" w:eastAsia="游明朝" w:hAnsi="游明朝" w:hint="eastAsia"/>
            <w:sz w:val="18"/>
            <w:szCs w:val="18"/>
            <w:lang w:eastAsia="ja-JP"/>
          </w:rPr>
          <w:t>と甲又は船長が判断した場合、</w:t>
        </w:r>
      </w:ins>
      <w:ins w:id="154" w:author="将 古橋" w:date="2026-09-21T12:10:00Z" w16du:dateUtc="2026-09-21T03:10:00Z">
        <w:r>
          <w:rPr>
            <w:rFonts w:ascii="游明朝" w:eastAsia="游明朝" w:hAnsi="游明朝" w:hint="eastAsia"/>
            <w:sz w:val="18"/>
            <w:szCs w:val="18"/>
            <w:lang w:eastAsia="ja-JP"/>
          </w:rPr>
          <w:t>顧客の都合によるキャンセル</w:t>
        </w:r>
      </w:ins>
      <w:ins w:id="155" w:author="将 古橋" w:date="2026-09-21T12:20:00Z" w16du:dateUtc="2026-09-21T03:20:00Z">
        <w:r>
          <w:rPr>
            <w:rFonts w:ascii="游明朝" w:eastAsia="游明朝" w:hAnsi="游明朝" w:hint="eastAsia"/>
            <w:sz w:val="18"/>
            <w:szCs w:val="18"/>
            <w:lang w:eastAsia="ja-JP"/>
          </w:rPr>
          <w:t>が発生した場合、行政機関の指示による場合</w:t>
        </w:r>
      </w:ins>
      <w:ins w:id="156" w:author="将 古橋" w:date="2026-09-21T12:10:00Z" w16du:dateUtc="2026-09-21T03:10:00Z">
        <w:r>
          <w:rPr>
            <w:rFonts w:ascii="游明朝" w:eastAsia="游明朝" w:hAnsi="游明朝" w:hint="eastAsia"/>
            <w:sz w:val="18"/>
            <w:szCs w:val="18"/>
            <w:lang w:eastAsia="ja-JP"/>
          </w:rPr>
          <w:t>等甲の責めに帰すべき事由でない事情に基づく場合はこの限りで</w:t>
        </w:r>
      </w:ins>
      <w:commentRangeEnd w:id="150"/>
      <w:commentRangeEnd w:id="912"/>
      <w:del w:id="157" w:author="将 古橋" w:date="2026-09-21T12:21:00Z" w16du:dateUtc="2026-09-21T03:21:00Z">
        <w:r>
          <w:rPr>
            <w:rStyle w:val="aff0"/>
            <w:rFonts w:ascii="游明朝" w:eastAsia="游明朝" w:hAnsi="游明朝" w:hint="eastAsia"/>
            <w:lang w:eastAsia="ja-JP"/>
          </w:rPr>
          <w:commentReference w:id="150"/>
        </w:r>
        <w:r>
          <w:rPr>
            <w:rStyle w:val="aff0"/>
          </w:rPr>
          <w:commentReference w:id="912"/>
        </w:r>
      </w:del>
      <w:ins w:id="158" w:author="将 古橋" w:date="2026-09-21T12:21:00Z" w16du:dateUtc="2026-09-21T03:21:00Z">
        <w:r>
          <w:rPr>
            <w:rFonts w:ascii="游明朝" w:eastAsia="游明朝" w:hAnsi="游明朝" w:hint="eastAsia"/>
            <w:sz w:val="18"/>
            <w:szCs w:val="18"/>
            <w:lang w:eastAsia="ja-JP"/>
          </w:rPr>
          <w:t xml:space="preserve">なく、</w:t>
        </w:r>
        <w:del w:id="5028" w:author="WineBank" w:date="2026-10-03T09:00:00Z">
          <w:r>
            <w:rPr>
              <w:rFonts w:ascii="游明朝" w:eastAsia="游明朝" w:hAnsi="游明朝" w:hint="eastAsia"/>
              <w:sz w:val="18"/>
              <w:szCs w:val="18"/>
              <w:lang w:eastAsia="ja-JP"/>
            </w:rPr>
            <w:delText xml:space="preserve">発生した実費の処理については甲乙協議により決定するものとする。</w:delText>
          </w:r>
        </w:del>
      </w:ins>
      <w:ins w:id="5029" w:author="WineBank" w:date="2026-10-03T09:00:00Z">
        <w:r>
          <w:rPr>
            <w:rFonts w:ascii="游明朝" w:eastAsia="游明朝" w:hAnsi="游明朝" w:hint="eastAsia"/>
            <w:sz w:val="18"/>
            <w:szCs w:val="18"/>
            <w:lang w:eastAsia="ja-JP"/>
          </w:rPr>
          <w:t xml:space="preserve">この場合（顧客の都合による場合を含む。）、乙に既に発生した実費（他に転用できない食材・飲料の仕入費用、出張シェフ等に対するキャンセル費用その他料金表に定める費用をいう。）は甲が負担するものとし、天候不順・自然災害等による場合の負担割合その他の取扱いは甲乙協議により決定するものとする。</w:t>
        </w:r>
      </w:ins>
    </w:p>
    <w:p w14:paraId="17638E10" w14:textId="1DFFC62C" w:rsidR="00D63936" w:rsidRPr="00AB0617"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3. 乙は,</w:t>
      </w:r>
      <w:del w:id="159" w:author="将 古橋" w:date="2026-09-22T16:38:00Z" w16du:dateUtc="2026-09-22T07:38:00Z">
        <w:r>
          <w:rPr>
            <w:rFonts w:ascii="游明朝" w:eastAsia="游明朝" w:hAnsi="游明朝" w:hint="eastAsia"/>
            <w:sz w:val="18"/>
            <w:szCs w:val="18"/>
            <w:lang w:eastAsia="ja-JP"/>
          </w:rPr>
          <w:delText xml:space="preserve"> 本契約に基づく各種調整、シェフの手配、</w:delText>
        </w:r>
      </w:del>
      <w:del w:id="160" w:author="将 古橋" w:date="2026-09-21T13:15:00Z" w16du:dateUtc="2026-09-21T04:15:00Z">
        <w:r>
          <w:rPr>
            <w:rFonts w:ascii="游明朝" w:eastAsia="游明朝" w:hAnsi="游明朝" w:hint="eastAsia"/>
            <w:sz w:val="18"/>
            <w:szCs w:val="18"/>
            <w:lang w:eastAsia="ja-JP"/>
          </w:rPr>
          <w:delText>および</w:delText>
        </w:r>
      </w:del>
      <w:del w:id="161" w:author="将 古橋" w:date="2026-09-22T16:38:00Z" w16du:dateUtc="2026-09-22T07:38:00Z">
        <w:r>
          <w:rPr>
            <w:rFonts w:ascii="游明朝" w:eastAsia="游明朝" w:hAnsi="游明朝" w:hint="eastAsia"/>
            <w:sz w:val="18"/>
            <w:szCs w:val="18"/>
            <w:lang w:eastAsia="ja-JP"/>
          </w:rPr>
          <w:delText>酒類調達スキーム等の提供</w:delText>
        </w:r>
      </w:del>
      <w:ins w:id="162" w:author="将 古橋" w:date="2026-09-22T16:38:00Z" w16du:dateUtc="2026-09-22T07:38:00Z">
        <w:r>
          <w:rPr>
            <w:rFonts w:ascii="游明朝" w:eastAsia="游明朝" w:hAnsi="游明朝" w:hint="eastAsia"/>
            <w:sz w:val="18"/>
            <w:szCs w:val="18"/>
            <w:lang w:eastAsia="ja-JP"/>
          </w:rPr>
          <w:t>本件業務</w:t>
        </w:r>
      </w:ins>
      <w:r>
        <w:rPr>
          <w:rFonts w:ascii="游明朝" w:eastAsia="游明朝" w:hAnsi="游明朝"/>
          <w:sz w:val="18"/>
          <w:szCs w:val="18"/>
          <w:lang w:eastAsia="ja-JP"/>
        </w:rPr>
        <w:t>にかかる対価として、甲が本船舶内において</w:t>
      </w:r>
      <w:r>
        <w:rPr>
          <w:rFonts w:ascii="游明朝" w:eastAsia="游明朝" w:hAnsi="游明朝" w:hint="eastAsia"/>
          <w:sz w:val="18"/>
          <w:szCs w:val="18"/>
          <w:lang w:eastAsia="ja-JP"/>
        </w:rPr>
        <w:t>計上した</w:t>
      </w:r>
      <w:r>
        <w:rPr>
          <w:rFonts w:ascii="游明朝" w:eastAsia="游明朝" w:hAnsi="游明朝"/>
          <w:sz w:val="18"/>
          <w:szCs w:val="18"/>
          <w:lang w:eastAsia="ja-JP"/>
        </w:rPr>
        <w:t>F&amp;B（フード＆ビバレッジ）関連の</w:t>
      </w:r>
      <w:commentRangeStart w:id="163"/>
      <w:commentRangeStart w:id="914"/>
      <w:r>
        <w:rPr>
          <w:rFonts w:ascii="游明朝" w:eastAsia="游明朝" w:hAnsi="游明朝"/>
          <w:sz w:val="18"/>
          <w:szCs w:val="18"/>
          <w:lang w:eastAsia="ja-JP"/>
        </w:rPr>
        <w:t>売上</w:t>
      </w:r>
      <w:commentRangeEnd w:id="163"/>
      <w:commentRangeEnd w:id="914"/>
      <w:r>
        <w:rPr>
          <w:rStyle w:val="aff0"/>
          <w:rFonts w:ascii="游明朝" w:eastAsia="游明朝" w:hAnsi="游明朝"/>
          <w:lang w:eastAsia="ja-JP"/>
        </w:rPr>
        <w:commentReference w:id="163"/>
      </w:r>
      <w:r>
        <w:rPr>
          <w:rStyle w:val="aff0"/>
        </w:rPr>
        <w:commentReference w:id="914"/>
      </w:r>
      <w:r>
        <w:rPr>
          <w:rFonts w:ascii="游明朝" w:eastAsia="游明朝" w:hAnsi="游明朝"/>
          <w:sz w:val="18"/>
          <w:szCs w:val="18"/>
          <w:lang w:eastAsia="ja-JP"/>
        </w:rPr>
        <w:t>総額（消費税等を除く</w:t>
      </w:r>
      <w:ins w:id="164" w:author="将 古橋" w:date="2026-09-21T12:54:00Z" w16du:dateUtc="2026-09-21T03:54:00Z">
        <w:r>
          <w:rPr>
            <w:rFonts w:ascii="游明朝" w:eastAsia="游明朝" w:hAnsi="游明朝" w:hint="eastAsia"/>
            <w:sz w:val="18"/>
            <w:szCs w:val="18"/>
            <w:lang w:eastAsia="ja-JP"/>
          </w:rPr>
          <w:t>。</w:t>
        </w:r>
      </w:ins>
      <w:ins w:id="165" w:author="将 古橋" w:date="2026-09-21T12:54:00Z">
        <w:r>
          <w:rPr>
            <w:rFonts w:ascii="游明朝" w:eastAsia="游明朝" w:hAnsi="游明朝"/>
            <w:sz w:val="18"/>
            <w:szCs w:val="18"/>
            <w:lang w:eastAsia="ja-JP"/>
          </w:rPr>
          <w:t>乙が調達</w:t>
        </w:r>
      </w:ins>
      <w:ins w:id="166" w:author="将 古橋" w:date="2026-09-21T13:15:00Z" w16du:dateUtc="2026-09-21T04:15:00Z">
        <w:r>
          <w:rPr>
            <w:rFonts w:ascii="游明朝" w:eastAsia="游明朝" w:hAnsi="游明朝"/>
            <w:sz w:val="18"/>
            <w:szCs w:val="18"/>
            <w:lang w:eastAsia="ja-JP"/>
          </w:rPr>
          <w:t>又は</w:t>
        </w:r>
      </w:ins>
      <w:ins w:id="167" w:author="将 古橋" w:date="2026-09-21T12:54:00Z">
        <w:r>
          <w:rPr>
            <w:rFonts w:ascii="游明朝" w:eastAsia="游明朝" w:hAnsi="游明朝"/>
            <w:sz w:val="18"/>
            <w:szCs w:val="18"/>
            <w:lang w:eastAsia="ja-JP"/>
          </w:rPr>
          <w:t>手配に関与した飲食に係るものに限</w:t>
        </w:r>
      </w:ins>
      <w:ins w:id="168" w:author="将 古橋" w:date="2026-09-21T13:22:00Z" w16du:dateUtc="2026-09-21T04:22:00Z">
        <w:r>
          <w:rPr>
            <w:rFonts w:ascii="游明朝" w:eastAsia="游明朝" w:hAnsi="游明朝" w:hint="eastAsia"/>
            <w:sz w:val="18"/>
            <w:szCs w:val="18"/>
            <w:lang w:eastAsia="ja-JP"/>
          </w:rPr>
          <w:t>り、</w:t>
        </w:r>
      </w:ins>
      <w:ins w:id="169" w:author="将 古橋" w:date="2026-09-21T13:22:00Z">
        <w:r>
          <w:rPr>
            <w:rFonts w:ascii="游明朝" w:eastAsia="游明朝" w:hAnsi="游明朝"/>
            <w:sz w:val="18"/>
            <w:szCs w:val="18"/>
            <w:lang w:eastAsia="ja-JP"/>
          </w:rPr>
          <w:t xml:space="preserve">飲食を内包するチャータープラン等については料金表に定める</w:t>
        </w:r>
        <w:r>
          <w:rPr>
            <w:rFonts w:ascii="游明朝" w:eastAsia="游明朝" w:hAnsi="游明朝"/>
            <w:sz w:val="18"/>
            <w:szCs w:val="18"/>
            <w:lang w:eastAsia="ja-JP"/>
          </w:rPr>
          <w:t xml:space="preserve">飲食部分の金額とする。</w:t>
        </w:r>
      </w:ins>
      <w:commentRangeStart w:id="913"/>
      <w:ins w:id="5030" w:author="WineBank" w:date="2026-10-03T09:00:00Z">
        <w:r>
          <w:rPr>
            <w:rFonts w:ascii="游明朝" w:eastAsia="游明朝" w:hAnsi="游明朝"/>
            <w:sz w:val="18"/>
            <w:szCs w:val="18"/>
            <w:lang w:eastAsia="ja-JP"/>
          </w:rPr>
          <w:t xml:space="preserve">会員利用において丙又は株式会社UMITOが会員から飲食代金を収受する場合も、当該飲食に係る売上は甲が計上したものとみなす。</w:t>
        </w:r>
      </w:ins>
      <w:commentRangeEnd w:id="913"/>
      <w:r>
        <w:rPr>
          <w:rStyle w:val="aff0"/>
        </w:rPr>
        <w:commentReference w:id="913"/>
      </w:r>
      <w:r>
        <w:rPr>
          <w:rFonts w:ascii="游明朝" w:eastAsia="游明朝" w:hAnsi="游明朝"/>
          <w:sz w:val="18"/>
          <w:szCs w:val="18"/>
          <w:lang w:eastAsia="ja-JP"/>
        </w:rPr>
        <w:t>）の10％に相当する</w:t>
      </w:r>
      <w:commentRangeStart w:id="170"/>
      <w:commentRangeStart w:id="915"/>
      <w:r>
        <w:rPr>
          <w:rFonts w:ascii="游明朝" w:eastAsia="游明朝" w:hAnsi="游明朝"/>
          <w:sz w:val="18"/>
          <w:szCs w:val="18"/>
          <w:lang w:eastAsia="ja-JP"/>
        </w:rPr>
        <w:t>金額</w:t>
      </w:r>
      <w:commentRangeEnd w:id="170"/>
      <w:commentRangeEnd w:id="915"/>
      <w:r>
        <w:rPr>
          <w:rStyle w:val="aff0"/>
          <w:rFonts w:ascii="游明朝" w:eastAsia="游明朝" w:hAnsi="游明朝"/>
          <w:lang w:eastAsia="ja-JP"/>
        </w:rPr>
        <w:commentReference w:id="170"/>
      </w:r>
      <w:r>
        <w:rPr>
          <w:rStyle w:val="aff0"/>
        </w:rPr>
        <w:commentReference w:id="915"/>
      </w:r>
      <w:ins w:id="5031" w:author="WineBank" w:date="2026-10-03T09:00:00Z">
        <w:r>
          <w:rPr>
            <w:rFonts w:ascii="游明朝" w:eastAsia="游明朝" w:hAnsi="游明朝"/>
            <w:sz w:val="18"/>
            <w:szCs w:val="18"/>
            <w:lang w:eastAsia="ja-JP"/>
          </w:rPr>
          <w:t xml:space="preserve">（消費税等別途）</w:t>
        </w:r>
      </w:ins>
      <w:r>
        <w:rPr>
          <w:rFonts w:ascii="游明朝" w:eastAsia="游明朝" w:hAnsi="游明朝"/>
          <w:sz w:val="18"/>
          <w:szCs w:val="18"/>
          <w:lang w:eastAsia="ja-JP"/>
        </w:rPr>
        <w:t>を、コーディネーションフィー（業務調整手数料）として甲から徴収（</w:t>
      </w:r>
      <w:r>
        <w:rPr>
          <w:rFonts w:ascii="游明朝" w:eastAsia="游明朝" w:hAnsi="游明朝" w:hint="eastAsia"/>
          <w:sz w:val="18"/>
          <w:szCs w:val="18"/>
          <w:lang w:eastAsia="ja-JP"/>
        </w:rPr>
        <w:t>甲に</w:t>
      </w:r>
      <w:r>
        <w:rPr>
          <w:rFonts w:ascii="游明朝" w:eastAsia="游明朝" w:hAnsi="游明朝"/>
          <w:sz w:val="18"/>
          <w:szCs w:val="18"/>
          <w:lang w:eastAsia="ja-JP"/>
        </w:rPr>
        <w:t>請求）することができる。但し、当該コーディネーションフィーは、乙が甲に対して卸売販売を行う酒類、飲料、食材等の物品自体に内包される利益（原価と卸売価格との差額等）とは完全に別個の独立した業務対価であり、乙による物品の卸売に伴う利益の有無にかかわらず、甲は乙に対してこれを支払わなければならない。</w:t>
      </w:r>
    </w:p>
    <w:p w14:paraId="614DABC4" w14:textId="7504D68B"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4. 乙は甲に対し、当月中に確定した</w:t>
      </w:r>
      <w:r>
        <w:rPr>
          <w:rFonts w:ascii="游明朝" w:eastAsia="游明朝" w:hAnsi="游明朝" w:hint="eastAsia"/>
          <w:sz w:val="18"/>
          <w:szCs w:val="18"/>
          <w:lang w:eastAsia="ja-JP"/>
        </w:rPr>
        <w:t>第1項</w:t>
      </w:r>
      <w:del w:id="171" w:author="将 古橋" w:date="2026-09-21T13:15:00Z" w16du:dateUtc="2026-09-21T04:15:00Z">
        <w:r>
          <w:rPr>
            <w:rFonts w:ascii="游明朝" w:eastAsia="游明朝" w:hAnsi="游明朝" w:hint="eastAsia"/>
            <w:sz w:val="18"/>
            <w:szCs w:val="18"/>
            <w:lang w:eastAsia="ja-JP"/>
          </w:rPr>
          <w:delText>および</w:delText>
        </w:r>
      </w:del>
      <w:ins w:id="172" w:author="将 古橋" w:date="2026-09-21T13:15:00Z" w16du:dateUtc="2026-09-21T04:15:00Z">
        <w:r>
          <w:rPr>
            <w:rFonts w:ascii="游明朝" w:eastAsia="游明朝" w:hAnsi="游明朝" w:hint="eastAsia"/>
            <w:sz w:val="18"/>
            <w:szCs w:val="18"/>
            <w:lang w:eastAsia="ja-JP"/>
          </w:rPr>
          <w:t>及び</w:t>
        </w:r>
      </w:ins>
      <w:r>
        <w:rPr>
          <w:rFonts w:ascii="游明朝" w:eastAsia="游明朝" w:hAnsi="游明朝"/>
          <w:sz w:val="18"/>
          <w:szCs w:val="18"/>
          <w:lang w:eastAsia="ja-JP"/>
        </w:rPr>
        <w:t>前項に基づく費用</w:t>
      </w:r>
      <w:del w:id="173" w:author="将 古橋" w:date="2026-09-21T13:15:00Z" w16du:dateUtc="2026-09-21T04:15:00Z">
        <w:r>
          <w:rPr>
            <w:rFonts w:ascii="游明朝" w:eastAsia="游明朝" w:hAnsi="游明朝"/>
            <w:sz w:val="18"/>
            <w:szCs w:val="18"/>
            <w:lang w:eastAsia="ja-JP"/>
          </w:rPr>
          <w:delText>および</w:delText>
        </w:r>
      </w:del>
      <w:ins w:id="174"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 xml:space="preserve">コーディネーションフィー（以下「F&amp;B費用等」という）をまとめて翌月</w:t>
      </w:r>
      <w:del w:id="5032" w:author="WineBank" w:date="2026-10-03T09:00:00Z">
        <w:r>
          <w:rPr>
            <w:rFonts w:ascii="游明朝" w:eastAsia="游明朝" w:hAnsi="游明朝"/>
            <w:sz w:val="18"/>
            <w:szCs w:val="18"/>
            <w:lang w:eastAsia="ja-JP"/>
          </w:rPr>
          <w:delText xml:space="preserve">［●］</w:delText>
        </w:r>
      </w:del>
      <w:commentRangeStart w:id="916"/>
      <w:ins w:id="5033" w:author="WineBank" w:date="2026-10-03T09:00:00Z">
        <w:r>
          <w:rPr>
            <w:rFonts w:ascii="游明朝" w:eastAsia="游明朝" w:hAnsi="游明朝"/>
            <w:sz w:val="18"/>
            <w:szCs w:val="18"/>
            <w:lang w:eastAsia="ja-JP"/>
          </w:rPr>
          <w:t xml:space="preserve">５</w:t>
        </w:r>
      </w:ins>
      <w:commentRangeEnd w:id="916"/>
      <w:r>
        <w:rPr>
          <w:rStyle w:val="aff0"/>
        </w:rPr>
        <w:commentReference w:id="916"/>
      </w:r>
      <w:r>
        <w:rPr>
          <w:rFonts w:ascii="游明朝" w:eastAsia="游明朝" w:hAnsi="游明朝" w:hint="eastAsia"/>
          <w:sz w:val="18"/>
          <w:szCs w:val="18"/>
          <w:lang w:eastAsia="ja-JP"/>
        </w:rPr>
        <w:t>営業</w:t>
      </w:r>
      <w:r>
        <w:rPr>
          <w:rFonts w:ascii="游明朝" w:eastAsia="游明朝" w:hAnsi="游明朝"/>
          <w:sz w:val="18"/>
          <w:szCs w:val="18"/>
          <w:lang w:eastAsia="ja-JP"/>
        </w:rPr>
        <w:t>日までに請求するものとし、甲は乙に対し、翌月末日までに乙が指定する銀行口座に振り込んで支払うものとする。</w:t>
      </w:r>
      <w:r>
        <w:rPr>
          <w:rFonts w:ascii="游明朝" w:eastAsia="游明朝" w:hAnsi="游明朝" w:hint="eastAsia"/>
          <w:sz w:val="18"/>
          <w:szCs w:val="18"/>
          <w:lang w:eastAsia="ja-JP"/>
        </w:rPr>
        <w:t>乙は、甲に対して、本項に基づく請求の際に、請求書とともに、請求の明細資料を送付するものとする。また、乙は、丙に対して、請求書と明細資料の写し（会員利用の場合に限る。）を翌月３営業日までに送付するものとする。</w:t>
      </w:r>
    </w:p>
    <w:p w14:paraId="7BC361A1"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5 条（基準販売価格の</w:t>
      </w:r>
      <w:commentRangeStart w:id="175"/>
      <w:r>
        <w:rPr>
          <w:rFonts w:ascii="游明朝" w:eastAsia="游明朝" w:hAnsi="游明朝"/>
          <w:b/>
          <w:sz w:val="18"/>
          <w:szCs w:val="18"/>
          <w:lang w:eastAsia="ja-JP"/>
        </w:rPr>
        <w:t>遵守</w:t>
      </w:r>
      <w:commentRangeEnd w:id="175"/>
      <w:r>
        <w:rPr>
          <w:rStyle w:val="aff0"/>
          <w:rFonts w:ascii="游明朝" w:eastAsia="游明朝" w:hAnsi="游明朝"/>
          <w:b/>
          <w:lang w:eastAsia="ja-JP"/>
        </w:rPr>
        <w:commentReference w:id="175"/>
      </w:r>
      <w:r>
        <w:rPr>
          <w:rFonts w:ascii="游明朝" w:eastAsia="游明朝" w:hAnsi="游明朝"/>
          <w:b/>
          <w:sz w:val="18"/>
          <w:szCs w:val="18"/>
          <w:lang w:eastAsia="ja-JP"/>
        </w:rPr>
        <w:t>）</w:t>
      </w:r>
    </w:p>
    <w:p w14:paraId="11855F1E" w14:textId="28922EA6"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甲</w:t>
      </w:r>
      <w:del w:id="176" w:author="将 古橋" w:date="2026-09-21T13:15:00Z" w16du:dateUtc="2026-09-21T04:15:00Z">
        <w:r>
          <w:rPr>
            <w:rFonts w:ascii="游明朝" w:eastAsia="游明朝" w:hAnsi="游明朝"/>
            <w:sz w:val="18"/>
            <w:szCs w:val="18"/>
            <w:lang w:eastAsia="ja-JP"/>
          </w:rPr>
          <w:delText>および</w:delText>
        </w:r>
      </w:del>
      <w:ins w:id="177"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乙は、本船舶内における乗客に対して提供する飲食、ワイン、</w:t>
      </w:r>
      <w:del w:id="178" w:author="将 古橋" w:date="2026-09-21T13:15:00Z" w16du:dateUtc="2026-09-21T04:15:00Z">
        <w:r>
          <w:rPr>
            <w:rFonts w:ascii="游明朝" w:eastAsia="游明朝" w:hAnsi="游明朝"/>
            <w:sz w:val="18"/>
            <w:szCs w:val="18"/>
            <w:lang w:eastAsia="ja-JP"/>
          </w:rPr>
          <w:delText>および</w:delText>
        </w:r>
      </w:del>
      <w:ins w:id="179"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飲食を内包するチャータープラン等の販売</w:t>
      </w:r>
      <w:del w:id="180" w:author="将 古橋" w:date="2026-09-21T13:32:00Z" w16du:dateUtc="2026-09-21T04:32:00Z">
        <w:r>
          <w:rPr>
            <w:rFonts w:ascii="游明朝" w:eastAsia="游明朝" w:hAnsi="游明朝"/>
            <w:sz w:val="18"/>
            <w:szCs w:val="18"/>
            <w:lang w:eastAsia="ja-JP"/>
          </w:rPr>
          <w:delText>にあたり、</w:delText>
        </w:r>
        <w:r>
          <w:rPr>
            <w:rFonts w:ascii="游明朝" w:eastAsia="游明朝" w:hAnsi="游明朝" w:hint="eastAsia"/>
            <w:sz w:val="18"/>
            <w:szCs w:val="18"/>
            <w:lang w:eastAsia="ja-JP"/>
          </w:rPr>
          <w:delText>飲食販売価格について</w:delText>
        </w:r>
        <w:r>
          <w:rPr>
            <w:rFonts w:ascii="游明朝" w:eastAsia="游明朝" w:hAnsi="游明朝"/>
            <w:sz w:val="18"/>
            <w:szCs w:val="18"/>
            <w:lang w:eastAsia="ja-JP"/>
          </w:rPr>
          <w:delText>甲乙間の事前協議により決定</w:delText>
        </w:r>
      </w:del>
      <w:del w:id="181" w:author="将 古橋" w:date="2026-09-21T13:30:00Z" w16du:dateUtc="2026-09-21T04:30:00Z">
        <w:r>
          <w:rPr>
            <w:rFonts w:ascii="游明朝" w:eastAsia="游明朝" w:hAnsi="游明朝" w:hint="eastAsia"/>
            <w:sz w:val="18"/>
            <w:szCs w:val="18"/>
            <w:lang w:eastAsia="ja-JP"/>
          </w:rPr>
          <w:delText>するものとする</w:delText>
        </w:r>
      </w:del>
      <w:ins w:id="182" w:author="将 古橋" w:date="2026-09-21T13:30:00Z" w16du:dateUtc="2026-09-21T04:30:00Z">
        <w:r>
          <w:rPr>
            <w:rFonts w:ascii="游明朝" w:eastAsia="游明朝" w:hAnsi="游明朝" w:hint="eastAsia"/>
            <w:sz w:val="18"/>
            <w:szCs w:val="18"/>
            <w:lang w:eastAsia="ja-JP"/>
          </w:rPr>
          <w:t>価格</w:t>
        </w:r>
      </w:ins>
      <w:ins w:id="183" w:author="将 古橋" w:date="2026-09-21T13:32:00Z" w16du:dateUtc="2026-09-21T04:32:00Z">
        <w:r>
          <w:rPr>
            <w:rFonts w:ascii="游明朝" w:eastAsia="游明朝" w:hAnsi="游明朝" w:hint="eastAsia"/>
            <w:sz w:val="18"/>
            <w:szCs w:val="18"/>
            <w:lang w:eastAsia="ja-JP"/>
          </w:rPr>
          <w:t>について、事前に協議のうえ、基準となる価格を定める</w:t>
        </w:r>
      </w:ins>
      <w:r>
        <w:rPr>
          <w:rFonts w:ascii="游明朝" w:eastAsia="游明朝" w:hAnsi="游明朝"/>
          <w:sz w:val="18"/>
          <w:szCs w:val="18"/>
          <w:lang w:eastAsia="ja-JP"/>
        </w:rPr>
        <w:t>（以下</w:t>
      </w:r>
      <w:r>
        <w:rPr>
          <w:rFonts w:ascii="游明朝" w:eastAsia="游明朝" w:hAnsi="游明朝" w:hint="eastAsia"/>
          <w:sz w:val="18"/>
          <w:szCs w:val="18"/>
          <w:lang w:eastAsia="ja-JP"/>
        </w:rPr>
        <w:t>、同協議により決定された、</w:t>
      </w:r>
      <w:del w:id="184" w:author="将 古橋" w:date="2026-09-21T13:15:00Z" w16du:dateUtc="2026-09-21T04:15:00Z">
        <w:r>
          <w:rPr>
            <w:rFonts w:ascii="游明朝" w:eastAsia="游明朝" w:hAnsi="游明朝" w:hint="eastAsia"/>
            <w:sz w:val="18"/>
            <w:szCs w:val="18"/>
            <w:lang w:eastAsia="ja-JP"/>
          </w:rPr>
          <w:delText>または</w:delText>
        </w:r>
      </w:del>
      <w:ins w:id="185" w:author="将 古橋" w:date="2026-09-21T13:15:00Z" w16du:dateUtc="2026-09-21T04:15:00Z">
        <w:r>
          <w:rPr>
            <w:rFonts w:ascii="游明朝" w:eastAsia="游明朝" w:hAnsi="游明朝" w:hint="eastAsia"/>
            <w:sz w:val="18"/>
            <w:szCs w:val="18"/>
            <w:lang w:eastAsia="ja-JP"/>
          </w:rPr>
          <w:t>又は</w:t>
        </w:r>
      </w:ins>
      <w:r>
        <w:rPr>
          <w:rFonts w:ascii="游明朝" w:eastAsia="游明朝" w:hAnsi="游明朝" w:hint="eastAsia"/>
          <w:sz w:val="18"/>
          <w:szCs w:val="18"/>
          <w:lang w:eastAsia="ja-JP"/>
        </w:rPr>
        <w:t>決定されるべき飲食販売価格を「</w:t>
      </w:r>
      <w:r>
        <w:rPr>
          <w:rFonts w:ascii="游明朝" w:eastAsia="游明朝" w:hAnsi="游明朝"/>
          <w:sz w:val="18"/>
          <w:szCs w:val="18"/>
          <w:lang w:eastAsia="ja-JP"/>
        </w:rPr>
        <w:t>飲食基準価格」という）</w:t>
      </w:r>
      <w:r>
        <w:rPr>
          <w:rFonts w:ascii="游明朝" w:eastAsia="游明朝" w:hAnsi="游明朝" w:hint="eastAsia"/>
          <w:sz w:val="18"/>
          <w:szCs w:val="18"/>
          <w:lang w:eastAsia="ja-JP"/>
        </w:rPr>
        <w:t>。</w:t>
      </w:r>
      <w:del w:id="186" w:author="将 古橋" w:date="2026-09-21T13:30:00Z" w16du:dateUtc="2026-09-21T04:30:00Z">
        <w:r>
          <w:rPr>
            <w:rFonts w:ascii="游明朝" w:eastAsia="游明朝" w:hAnsi="游明朝" w:hint="eastAsia"/>
            <w:sz w:val="18"/>
            <w:szCs w:val="18"/>
            <w:lang w:eastAsia="ja-JP"/>
          </w:rPr>
          <w:delText>甲及び乙は、</w:delText>
        </w:r>
        <w:r>
          <w:rPr>
            <w:rFonts w:ascii="游明朝" w:eastAsia="游明朝" w:hAnsi="游明朝"/>
            <w:sz w:val="18"/>
            <w:szCs w:val="18"/>
            <w:lang w:eastAsia="ja-JP"/>
          </w:rPr>
          <w:delText>チャータープラン等の販売にあたり、飲食基準価格</w:delText>
        </w:r>
        <w:r>
          <w:rPr>
            <w:rFonts w:ascii="游明朝" w:eastAsia="游明朝" w:hAnsi="游明朝" w:hint="eastAsia"/>
            <w:sz w:val="18"/>
            <w:szCs w:val="18"/>
            <w:lang w:eastAsia="ja-JP"/>
          </w:rPr>
          <w:delText>を</w:delText>
        </w:r>
        <w:r>
          <w:rPr>
            <w:rFonts w:ascii="游明朝" w:eastAsia="游明朝" w:hAnsi="游明朝"/>
            <w:sz w:val="18"/>
            <w:szCs w:val="18"/>
            <w:lang w:eastAsia="ja-JP"/>
          </w:rPr>
          <w:delText>相互に厳格に維持</w:delText>
        </w:r>
      </w:del>
      <w:del w:id="187" w:author="将 古橋" w:date="2026-09-21T13:15:00Z" w16du:dateUtc="2026-09-21T04:15:00Z">
        <w:r>
          <w:rPr>
            <w:rFonts w:ascii="游明朝" w:eastAsia="游明朝" w:hAnsi="游明朝"/>
            <w:sz w:val="18"/>
            <w:szCs w:val="18"/>
            <w:lang w:eastAsia="ja-JP"/>
          </w:rPr>
          <w:delText>および</w:delText>
        </w:r>
      </w:del>
      <w:del w:id="188" w:author="将 古橋" w:date="2026-09-21T13:30:00Z" w16du:dateUtc="2026-09-21T04:30:00Z">
        <w:r>
          <w:rPr>
            <w:rFonts w:ascii="游明朝" w:eastAsia="游明朝" w:hAnsi="游明朝"/>
            <w:sz w:val="18"/>
            <w:szCs w:val="18"/>
            <w:lang w:eastAsia="ja-JP"/>
          </w:rPr>
          <w:delText>遵守しなければならない。</w:delText>
        </w:r>
      </w:del>
    </w:p>
    <w:p w14:paraId="449EBEAA" w14:textId="01427650" w:rsidR="00D63936" w:rsidRPr="00AB0617" w:rsidRDefault="00D63936">
      <w:pPr>
        <w:spacing w:after="0"/>
        <w:rPr>
          <w:rFonts w:ascii="游明朝" w:eastAsia="游明朝" w:hAnsi="游明朝"/>
          <w:sz w:val="18"/>
          <w:szCs w:val="18"/>
          <w:lang w:eastAsia="ja-JP"/>
        </w:rPr>
      </w:pPr>
      <w:r>
        <w:rPr>
          <w:rFonts w:ascii="游明朝" w:eastAsia="游明朝" w:hAnsi="游明朝"/>
          <w:sz w:val="18"/>
          <w:szCs w:val="18"/>
          <w:lang w:eastAsia="ja-JP"/>
        </w:rPr>
        <w:t>2. 甲</w:t>
      </w:r>
      <w:del w:id="189" w:author="将 古橋" w:date="2026-09-21T13:15:00Z" w16du:dateUtc="2026-09-21T04:15:00Z">
        <w:r>
          <w:rPr>
            <w:rFonts w:ascii="游明朝" w:eastAsia="游明朝" w:hAnsi="游明朝"/>
            <w:sz w:val="18"/>
            <w:szCs w:val="18"/>
            <w:lang w:eastAsia="ja-JP"/>
          </w:rPr>
          <w:delText>および</w:delText>
        </w:r>
      </w:del>
      <w:del w:id="190" w:author="将 古橋" w:date="2026-09-21T13:32:00Z" w16du:dateUtc="2026-09-21T04:32:00Z">
        <w:r>
          <w:rPr>
            <w:rFonts w:ascii="游明朝" w:eastAsia="游明朝" w:hAnsi="游明朝"/>
            <w:sz w:val="18"/>
            <w:szCs w:val="18"/>
            <w:lang w:eastAsia="ja-JP"/>
          </w:rPr>
          <w:delText>乙</w:delText>
        </w:r>
      </w:del>
      <w:r>
        <w:rPr>
          <w:rFonts w:ascii="游明朝" w:eastAsia="游明朝" w:hAnsi="游明朝"/>
          <w:sz w:val="18"/>
          <w:szCs w:val="18"/>
          <w:lang w:eastAsia="ja-JP"/>
        </w:rPr>
        <w:t>は、</w:t>
      </w:r>
      <w:del w:id="191" w:author="将 古橋" w:date="2026-09-21T13:32:00Z" w16du:dateUtc="2026-09-21T04:32:00Z">
        <w:r>
          <w:rPr>
            <w:rFonts w:ascii="游明朝" w:eastAsia="游明朝" w:hAnsi="游明朝"/>
            <w:sz w:val="18"/>
            <w:szCs w:val="18"/>
            <w:lang w:eastAsia="ja-JP"/>
          </w:rPr>
          <w:delText>相手方の事前の書面による承諾なく、当該</w:delText>
        </w:r>
      </w:del>
      <w:r>
        <w:rPr>
          <w:rFonts w:ascii="游明朝" w:eastAsia="游明朝" w:hAnsi="游明朝"/>
          <w:sz w:val="18"/>
          <w:szCs w:val="18"/>
          <w:lang w:eastAsia="ja-JP"/>
        </w:rPr>
        <w:t>飲食基準価格を下回る価格での販売（割引販売等）を行</w:t>
      </w:r>
      <w:del w:id="192" w:author="将 古橋" w:date="2026-09-21T13:33:00Z" w16du:dateUtc="2026-09-21T04:33:00Z">
        <w:r>
          <w:rPr>
            <w:rFonts w:ascii="游明朝" w:eastAsia="游明朝" w:hAnsi="游明朝" w:hint="eastAsia"/>
            <w:sz w:val="18"/>
            <w:szCs w:val="18"/>
            <w:lang w:eastAsia="ja-JP"/>
          </w:rPr>
          <w:delText>ってはならないものとし、</w:delText>
        </w:r>
      </w:del>
      <w:ins w:id="193" w:author="将 古橋" w:date="2026-09-21T13:33:00Z" w16du:dateUtc="2026-09-21T04:33:00Z">
        <w:r>
          <w:rPr>
            <w:rFonts w:ascii="游明朝" w:eastAsia="游明朝" w:hAnsi="游明朝" w:hint="eastAsia"/>
            <w:sz w:val="18"/>
            <w:szCs w:val="18"/>
            <w:lang w:eastAsia="ja-JP"/>
          </w:rPr>
          <w:t>う場合、事前に乙に通知して協議する。ただし、最終的な販売価格は甲が決定するものとする。なお、甲及び乙は</w:t>
        </w:r>
      </w:ins>
      <w:r>
        <w:rPr>
          <w:rFonts w:ascii="游明朝" w:eastAsia="游明朝" w:hAnsi="游明朝"/>
          <w:sz w:val="18"/>
          <w:szCs w:val="18"/>
          <w:lang w:eastAsia="ja-JP"/>
        </w:rPr>
        <w:t>本船舶のブランディング</w:t>
      </w:r>
      <w:del w:id="194" w:author="将 古橋" w:date="2026-09-21T13:15:00Z" w16du:dateUtc="2026-09-21T04:15:00Z">
        <w:r>
          <w:rPr>
            <w:rFonts w:ascii="游明朝" w:eastAsia="游明朝" w:hAnsi="游明朝"/>
            <w:sz w:val="18"/>
            <w:szCs w:val="18"/>
            <w:lang w:eastAsia="ja-JP"/>
          </w:rPr>
          <w:delText>および</w:delText>
        </w:r>
      </w:del>
      <w:ins w:id="195"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ファインワインのプレミアムな価値維持に共同して努めなければならない。</w:t>
      </w:r>
    </w:p>
    <w:p w14:paraId="60C9EA30" w14:textId="1898749F" w:rsidR="000449AB" w:rsidRPr="00AB0617" w:rsidDel="001E2E42" w:rsidRDefault="000449AB" w:rsidP="00AB0617">
      <w:pPr>
        <w:spacing w:after="0"/>
        <w:rPr>
          <w:del w:id="196" w:author="将 古橋" w:date="2026-09-21T12:27:00Z" w16du:dateUtc="2026-09-21T03:27:00Z"/>
          <w:rFonts w:ascii="游明朝" w:eastAsia="游明朝" w:hAnsi="游明朝"/>
          <w:sz w:val="18"/>
          <w:szCs w:val="18"/>
          <w:lang w:eastAsia="ja-JP"/>
        </w:rPr>
      </w:pPr>
      <w:r>
        <w:rPr>
          <w:rFonts w:ascii="游明朝" w:eastAsia="游明朝" w:hAnsi="游明朝" w:hint="eastAsia"/>
          <w:sz w:val="18"/>
          <w:szCs w:val="18"/>
          <w:lang w:eastAsia="ja-JP"/>
        </w:rPr>
        <w:t>3</w:t>
      </w:r>
      <w:r>
        <w:rPr>
          <w:rFonts w:ascii="游明朝" w:eastAsia="游明朝" w:hAnsi="游明朝"/>
          <w:sz w:val="18"/>
          <w:szCs w:val="18"/>
          <w:lang w:eastAsia="ja-JP"/>
        </w:rPr>
        <w:t>.　丙は、会員利用にかかる飲食基準価格</w:t>
      </w:r>
      <w:r>
        <w:rPr>
          <w:rFonts w:ascii="游明朝" w:eastAsia="游明朝" w:hAnsi="游明朝" w:hint="eastAsia"/>
          <w:sz w:val="18"/>
          <w:szCs w:val="18"/>
          <w:lang w:eastAsia="ja-JP"/>
        </w:rPr>
        <w:t>について、甲及び乙に対して、意見を述べることができるものと</w:t>
      </w:r>
      <w:r>
        <w:rPr>
          <w:rFonts w:ascii="游明朝" w:eastAsia="游明朝" w:hAnsi="游明朝"/>
          <w:sz w:val="18"/>
          <w:szCs w:val="18"/>
          <w:lang w:eastAsia="ja-JP"/>
        </w:rPr>
        <w:t>し、</w:t>
      </w:r>
      <w:ins w:id="197" w:author="将 古橋" w:date="2026-09-21T12:40:00Z" w16du:dateUtc="2026-09-21T03:40:00Z">
        <w:r>
          <w:rPr>
            <w:rFonts w:ascii="游明朝" w:eastAsia="游明朝" w:hAnsi="游明朝" w:hint="eastAsia"/>
            <w:sz w:val="18"/>
            <w:szCs w:val="18"/>
            <w:lang w:eastAsia="ja-JP"/>
          </w:rPr>
          <w:t>丙が意見を述べた場合で、</w:t>
        </w:r>
        <w:commentRangeStart w:id="198"/>
        <w:r>
          <w:rPr>
            <w:rFonts w:ascii="游明朝" w:eastAsia="游明朝" w:hAnsi="游明朝" w:hint="eastAsia"/>
            <w:sz w:val="18"/>
            <w:szCs w:val="18"/>
            <w:lang w:eastAsia="ja-JP"/>
          </w:rPr>
          <w:t>甲及び乙が</w:t>
        </w:r>
      </w:ins>
      <w:ins w:id="199" w:author="将 古橋" w:date="2026-09-21T13:33:00Z" w16du:dateUtc="2026-09-21T04:33:00Z">
        <w:r>
          <w:rPr>
            <w:rFonts w:ascii="游明朝" w:eastAsia="游明朝" w:hAnsi="游明朝" w:hint="eastAsia"/>
            <w:sz w:val="18"/>
            <w:szCs w:val="18"/>
            <w:lang w:eastAsia="ja-JP"/>
          </w:rPr>
          <w:t>それぞれの専門領域に係る事項について</w:t>
        </w:r>
      </w:ins>
      <w:ins w:id="200" w:author="将 古橋" w:date="2026-09-21T12:40:00Z" w16du:dateUtc="2026-09-21T03:40:00Z">
        <w:r>
          <w:rPr>
            <w:rFonts w:ascii="游明朝" w:eastAsia="游明朝" w:hAnsi="游明朝" w:hint="eastAsia"/>
            <w:sz w:val="18"/>
            <w:szCs w:val="18"/>
            <w:lang w:eastAsia="ja-JP"/>
          </w:rPr>
          <w:t>合理的だと判断した場合は、</w:t>
        </w:r>
        <w:commentRangeEnd w:id="198"/>
        <w:r>
          <w:rPr>
            <w:rStyle w:val="aff0"/>
            <w:rFonts w:ascii="游明朝" w:eastAsia="游明朝" w:hAnsi="游明朝" w:hint="eastAsia"/>
            <w:lang w:eastAsia="ja-JP"/>
          </w:rPr>
          <w:commentReference w:id="198"/>
        </w:r>
        <w:r>
          <w:rPr>
            <w:rFonts w:ascii="游明朝" w:eastAsia="游明朝" w:hAnsi="游明朝" w:hint="eastAsia"/>
            <w:sz w:val="18"/>
            <w:szCs w:val="18"/>
            <w:lang w:eastAsia="ja-JP"/>
          </w:rPr>
          <w:t>丙の意見を尊重するものとする。</w:t>
        </w:r>
      </w:ins>
      <w:del w:id="201" w:author="将 古橋" w:date="2026-09-21T12:40:00Z" w16du:dateUtc="2026-09-21T03:40:00Z">
        <w:r>
          <w:rPr>
            <w:rFonts w:ascii="游明朝" w:eastAsia="游明朝" w:hAnsi="游明朝"/>
            <w:sz w:val="18"/>
            <w:szCs w:val="18"/>
            <w:lang w:eastAsia="ja-JP"/>
          </w:rPr>
          <w:delText>丙が意見を述べた場合、甲及び乙は、合理的に可能な限り、丙の意見を最大限尊重しなければならないものと</w:delText>
        </w:r>
        <w:r>
          <w:rPr>
            <w:rFonts w:ascii="游明朝" w:eastAsia="游明朝" w:hAnsi="游明朝" w:hint="eastAsia"/>
            <w:sz w:val="18"/>
            <w:szCs w:val="18"/>
            <w:lang w:eastAsia="ja-JP"/>
          </w:rPr>
          <w:delText>する。</w:delText>
        </w:r>
      </w:del>
    </w:p>
    <w:p w14:paraId="19056583" w14:textId="115E1031" w:rsidR="00D63936" w:rsidRPr="00AB0617" w:rsidRDefault="00D63936">
      <w:pPr>
        <w:spacing w:after="0"/>
        <w:rPr>
          <w:rFonts w:ascii="游明朝" w:eastAsia="游明朝" w:hAnsi="游明朝"/>
          <w:sz w:val="18"/>
          <w:szCs w:val="18"/>
          <w:lang w:eastAsia="ja-JP"/>
        </w:rPr>
        <w:pPrChange w:id="202" w:author="将 古橋" w:date="2026-09-21T12:27:00Z" w16du:dateUtc="2026-09-21T03:27:00Z">
          <w:pPr>
            <w:spacing w:after="120"/>
          </w:pPr>
        </w:pPrChange>
      </w:pPr>
    </w:p>
    <w:p>
      <w:pPr>
        <w:spacing w:after="0"/>
        <w:rPr>
          <w:ins w:id="5034" w:author="WineBank" w:date="2026-10-03T09:00:00Z"/>
          <w:rFonts w:ascii="游明朝" w:eastAsia="游明朝" w:hAnsi="游明朝"/>
          <w:sz w:val="18"/>
          <w:szCs w:val="18"/>
          <w:lang w:eastAsia="ja-JP"/>
        </w:rPr>
      </w:pPr>
      <w:commentRangeStart w:id="917"/>
      <w:ins w:id="5035" w:author="WineBank" w:date="2026-10-03T09:00:00Z">
        <w:r>
          <w:rPr>
            <w:rFonts w:ascii="游明朝" w:eastAsia="游明朝" w:hAnsi="游明朝" w:hint="eastAsia"/>
            <w:sz w:val="18"/>
            <w:szCs w:val="18"/>
            <w:lang w:eastAsia="ja-JP"/>
          </w:rPr>
          <w:t xml:space="preserve">4.　甲は、乗客による飲食物（酒類を含む。）の持込みを原則として認めないものとする。甲が例外的に持込みを認める場合は、料金表に定める持込料を収受するものとし、当該持込料は前条第3項のF&amp;B関連の売上に含まれるものとする。</w:t>
        </w:r>
      </w:ins>
      <w:commentRangeEnd w:id="917"/>
      <w:r>
        <w:rPr>
          <w:rStyle w:val="aff0"/>
        </w:rPr>
        <w:commentReference w:id="917"/>
      </w:r>
    </w:p>
    <w:p w14:paraId="42109F9E" w14:textId="0B065C3E"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lastRenderedPageBreak/>
        <w:t>第 6 条（損害賠償</w:t>
      </w:r>
      <w:del w:id="203" w:author="将 古橋" w:date="2026-09-21T13:15:00Z" w16du:dateUtc="2026-09-21T04:15:00Z">
        <w:r>
          <w:rPr>
            <w:rFonts w:ascii="游明朝" w:eastAsia="游明朝" w:hAnsi="游明朝"/>
            <w:b/>
            <w:sz w:val="18"/>
            <w:szCs w:val="18"/>
            <w:lang w:eastAsia="ja-JP"/>
          </w:rPr>
          <w:delText>および</w:delText>
        </w:r>
      </w:del>
      <w:ins w:id="204" w:author="将 古橋" w:date="2026-09-21T13:15:00Z" w16du:dateUtc="2026-09-21T04:15:00Z">
        <w:r>
          <w:rPr>
            <w:rFonts w:ascii="游明朝" w:eastAsia="游明朝" w:hAnsi="游明朝"/>
            <w:b/>
            <w:sz w:val="18"/>
            <w:szCs w:val="18"/>
            <w:lang w:eastAsia="ja-JP"/>
          </w:rPr>
          <w:t>及び</w:t>
        </w:r>
      </w:ins>
      <w:r>
        <w:rPr>
          <w:rFonts w:ascii="游明朝" w:eastAsia="游明朝" w:hAnsi="游明朝"/>
          <w:b/>
          <w:sz w:val="18"/>
          <w:szCs w:val="18"/>
          <w:lang w:eastAsia="ja-JP"/>
        </w:rPr>
        <w:t>責任の分配）</w:t>
      </w:r>
    </w:p>
    <w:p w14:paraId="12C853D5" w14:textId="5CCAB410"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1. 本船舶内において、乙が提供した飲食・サービスに起因して食中毒事故、顧客からの苦情、</w:t>
      </w:r>
      <w:del w:id="205" w:author="将 古橋" w:date="2026-09-21T13:15:00Z" w16du:dateUtc="2026-09-21T04:15:00Z">
        <w:r>
          <w:rPr>
            <w:rFonts w:ascii="游明朝" w:eastAsia="游明朝" w:hAnsi="游明朝"/>
            <w:sz w:val="18"/>
            <w:szCs w:val="18"/>
            <w:lang w:eastAsia="ja-JP"/>
          </w:rPr>
          <w:delText>または</w:delText>
        </w:r>
      </w:del>
      <w:ins w:id="206"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第三者からの損害賠償請求（以下「飲食トラブル」という）が発生した場合、乙は自己の責任と費用においてこれを解決するものとし、甲</w:t>
      </w:r>
      <w:r>
        <w:rPr>
          <w:rFonts w:ascii="游明朝" w:eastAsia="游明朝" w:hAnsi="游明朝" w:hint="eastAsia"/>
          <w:sz w:val="18"/>
          <w:szCs w:val="18"/>
          <w:lang w:eastAsia="ja-JP"/>
        </w:rPr>
        <w:t>及び丙</w:t>
      </w:r>
      <w:r>
        <w:rPr>
          <w:rFonts w:ascii="游明朝" w:eastAsia="游明朝" w:hAnsi="游明朝"/>
          <w:sz w:val="18"/>
          <w:szCs w:val="18"/>
          <w:lang w:eastAsia="ja-JP"/>
        </w:rPr>
        <w:t>に一切の迷惑をかけないものとする。但し、当該飲食トラブルが、甲の従業員による日々の具体的なサーブ（給仕・配膳）上の過失、不適切な接客対応、</w:t>
      </w:r>
      <w:del w:id="207" w:author="将 古橋" w:date="2026-09-21T13:15:00Z" w16du:dateUtc="2026-09-21T04:15:00Z">
        <w:r>
          <w:rPr>
            <w:rFonts w:ascii="游明朝" w:eastAsia="游明朝" w:hAnsi="游明朝"/>
            <w:sz w:val="18"/>
            <w:szCs w:val="18"/>
            <w:lang w:eastAsia="ja-JP"/>
          </w:rPr>
          <w:delText>または</w:delText>
        </w:r>
      </w:del>
      <w:ins w:id="208"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甲による本船舶内の品質管理（保管・温度管理等の不備を含む</w:t>
      </w:r>
      <w:ins w:id="209" w:author="将 古橋" w:date="2026-09-21T12:03:00Z" w16du:dateUtc="2026-09-21T03:03:00Z">
        <w:r>
          <w:rPr>
            <w:rFonts w:ascii="游明朝" w:eastAsia="游明朝" w:hAnsi="游明朝" w:hint="eastAsia"/>
            <w:sz w:val="18"/>
            <w:szCs w:val="18"/>
            <w:lang w:eastAsia="ja-JP"/>
          </w:rPr>
          <w:t>が、</w:t>
        </w:r>
      </w:ins>
      <w:ins w:id="210" w:author="将 古橋" w:date="2026-09-21T12:04:00Z" w16du:dateUtc="2026-09-21T03:04:00Z">
        <w:r>
          <w:rPr>
            <w:rFonts w:ascii="游明朝" w:eastAsia="游明朝" w:hAnsi="游明朝" w:hint="eastAsia"/>
            <w:sz w:val="18"/>
            <w:szCs w:val="18"/>
            <w:lang w:eastAsia="ja-JP"/>
          </w:rPr>
          <w:t>乙が遂行する本件業務の範疇に含まれるものは含まない</w:t>
        </w:r>
      </w:ins>
      <w:r>
        <w:rPr>
          <w:rFonts w:ascii="游明朝" w:eastAsia="游明朝" w:hAnsi="游明朝"/>
          <w:sz w:val="18"/>
          <w:szCs w:val="18"/>
          <w:lang w:eastAsia="ja-JP"/>
        </w:rPr>
        <w:t>）の怠慢に起因して発生したものである場合は、その一切の責任は甲が負うものとし、これによって乙</w:t>
      </w:r>
      <w:r>
        <w:rPr>
          <w:rFonts w:ascii="游明朝" w:eastAsia="游明朝" w:hAnsi="游明朝" w:hint="eastAsia"/>
          <w:sz w:val="18"/>
          <w:szCs w:val="18"/>
          <w:lang w:eastAsia="ja-JP"/>
        </w:rPr>
        <w:t>又は丙</w:t>
      </w:r>
      <w:r>
        <w:rPr>
          <w:rFonts w:ascii="游明朝" w:eastAsia="游明朝" w:hAnsi="游明朝"/>
          <w:sz w:val="18"/>
          <w:szCs w:val="18"/>
          <w:lang w:eastAsia="ja-JP"/>
        </w:rPr>
        <w:t>に生じた損害（弁護士費用を含む）について甲は全面的に</w:t>
      </w:r>
      <w:ins w:id="211" w:author="将 古橋" w:date="2026-09-21T12:29:00Z" w16du:dateUtc="2026-09-21T03:29:00Z">
        <w:r>
          <w:rPr>
            <w:rFonts w:ascii="游明朝" w:eastAsia="游明朝" w:hAnsi="游明朝" w:hint="eastAsia"/>
            <w:sz w:val="18"/>
            <w:szCs w:val="18"/>
            <w:lang w:eastAsia="ja-JP"/>
          </w:rPr>
          <w:t>（乙の責めに帰すべき事由にもよる場合は帰責割合に応じて）</w:t>
        </w:r>
      </w:ins>
      <w:r>
        <w:rPr>
          <w:rFonts w:ascii="游明朝" w:eastAsia="游明朝" w:hAnsi="游明朝"/>
          <w:sz w:val="18"/>
          <w:szCs w:val="18"/>
          <w:lang w:eastAsia="ja-JP"/>
        </w:rPr>
        <w:t>賠償しなければならない。</w:t>
      </w:r>
    </w:p>
    <w:p w14:paraId="2A44C748" w14:textId="4F28C7EA"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2. 乙は、前項の乙の責めに帰すべき飲食トラブルに起因して甲</w:t>
      </w:r>
      <w:r>
        <w:rPr>
          <w:rFonts w:ascii="游明朝" w:eastAsia="游明朝" w:hAnsi="游明朝" w:hint="eastAsia"/>
          <w:sz w:val="18"/>
          <w:szCs w:val="18"/>
          <w:lang w:eastAsia="ja-JP"/>
        </w:rPr>
        <w:t>、丙</w:t>
      </w:r>
      <w:del w:id="212" w:author="将 古橋" w:date="2026-09-21T13:18:00Z" w16du:dateUtc="2026-09-21T04:18:00Z">
        <w:r>
          <w:rPr>
            <w:rFonts w:ascii="游明朝" w:eastAsia="游明朝" w:hAnsi="游明朝"/>
            <w:sz w:val="18"/>
            <w:szCs w:val="18"/>
            <w:lang w:eastAsia="ja-JP"/>
          </w:rPr>
          <w:delText>（</w:delText>
        </w:r>
      </w:del>
      <w:del w:id="213" w:author="将 古橋" w:date="2026-09-21T13:15:00Z" w16du:dateUtc="2026-09-21T04:15:00Z">
        <w:r>
          <w:rPr>
            <w:rFonts w:ascii="游明朝" w:eastAsia="游明朝" w:hAnsi="游明朝"/>
            <w:sz w:val="18"/>
            <w:szCs w:val="18"/>
            <w:lang w:eastAsia="ja-JP"/>
          </w:rPr>
          <w:delText>または</w:delText>
        </w:r>
      </w:del>
      <w:ins w:id="214" w:author="将 古橋" w:date="2026-09-21T13:18:00Z" w16du:dateUtc="2026-09-21T04:18:00Z">
        <w:r>
          <w:rPr>
            <w:rFonts w:ascii="游明朝" w:eastAsia="游明朝" w:hAnsi="游明朝" w:hint="eastAsia"/>
            <w:sz w:val="18"/>
            <w:szCs w:val="18"/>
            <w:lang w:eastAsia="ja-JP"/>
          </w:rPr>
          <w:t>、</w:t>
        </w:r>
      </w:ins>
      <w:r>
        <w:rPr>
          <w:rFonts w:ascii="游明朝" w:eastAsia="游明朝" w:hAnsi="游明朝"/>
          <w:sz w:val="18"/>
          <w:szCs w:val="18"/>
          <w:lang w:eastAsia="ja-JP"/>
        </w:rPr>
        <w:t>船主、株式会社UMITO等の関係各社</w:t>
      </w:r>
      <w:ins w:id="215" w:author="将 古橋" w:date="2026-09-21T13:18:00Z" w16du:dateUtc="2026-09-21T04:18:00Z">
        <w:r>
          <w:rPr>
            <w:rFonts w:ascii="游明朝" w:eastAsia="游明朝" w:hAnsi="游明朝" w:hint="eastAsia"/>
            <w:sz w:val="18"/>
            <w:szCs w:val="18"/>
            <w:lang w:eastAsia="ja-JP"/>
          </w:rPr>
          <w:t>（</w:t>
        </w:r>
      </w:ins>
      <w:ins w:id="216" w:author="将 古橋" w:date="2026-09-21T13:03:00Z" w16du:dateUtc="2026-09-21T04:03:00Z">
        <w:r>
          <w:rPr>
            <w:rFonts w:ascii="游明朝" w:eastAsia="游明朝" w:hAnsi="游明朝" w:hint="eastAsia"/>
            <w:sz w:val="18"/>
            <w:szCs w:val="18"/>
            <w:lang w:eastAsia="ja-JP"/>
          </w:rPr>
          <w:t>以下「甲側関係者」という。</w:t>
        </w:r>
      </w:ins>
      <w:r>
        <w:rPr>
          <w:rFonts w:ascii="游明朝" w:eastAsia="游明朝" w:hAnsi="游明朝"/>
          <w:sz w:val="18"/>
          <w:szCs w:val="18"/>
          <w:lang w:eastAsia="ja-JP"/>
        </w:rPr>
        <w:t>）に損害</w:t>
      </w:r>
      <w:del w:id="217" w:author="将 古橋" w:date="2026-09-21T13:15:00Z" w16du:dateUtc="2026-09-21T04:15:00Z">
        <w:r>
          <w:rPr>
            <w:rFonts w:ascii="游明朝" w:eastAsia="游明朝" w:hAnsi="游明朝"/>
            <w:sz w:val="18"/>
            <w:szCs w:val="18"/>
            <w:lang w:eastAsia="ja-JP"/>
          </w:rPr>
          <w:delText>または</w:delText>
        </w:r>
      </w:del>
      <w:ins w:id="218"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費用（弁護士費用を含む）が発生した場合、これをすべて補償し、甲</w:t>
      </w:r>
      <w:del w:id="219" w:author="将 古橋" w:date="2026-09-21T13:18:00Z" w16du:dateUtc="2026-09-21T04:18:00Z">
        <w:r>
          <w:rPr>
            <w:rFonts w:ascii="游明朝" w:eastAsia="游明朝" w:hAnsi="游明朝" w:hint="eastAsia"/>
            <w:sz w:val="18"/>
            <w:szCs w:val="18"/>
            <w:lang w:eastAsia="ja-JP"/>
          </w:rPr>
          <w:delText>及び丙</w:delText>
        </w:r>
      </w:del>
      <w:ins w:id="220" w:author="将 古橋" w:date="2026-09-21T13:18:00Z" w16du:dateUtc="2026-09-21T04:18:00Z">
        <w:r>
          <w:rPr>
            <w:rFonts w:ascii="游明朝" w:eastAsia="游明朝" w:hAnsi="游明朝" w:hint="eastAsia"/>
            <w:sz w:val="18"/>
            <w:szCs w:val="18"/>
            <w:lang w:eastAsia="ja-JP"/>
          </w:rPr>
          <w:t>側関係者</w:t>
        </w:r>
      </w:ins>
      <w:r>
        <w:rPr>
          <w:rFonts w:ascii="游明朝" w:eastAsia="游明朝" w:hAnsi="游明朝"/>
          <w:sz w:val="18"/>
          <w:szCs w:val="18"/>
          <w:lang w:eastAsia="ja-JP"/>
        </w:rPr>
        <w:t>を完全に免責させなければならない。</w:t>
      </w:r>
    </w:p>
    <w:p w14:paraId="2B9DD1C6" w14:textId="0E0D70BF" w:rsidR="00D63936" w:rsidRPr="00AB0617" w:rsidRDefault="00D63936" w:rsidP="001C5B70">
      <w:pPr>
        <w:spacing w:after="120"/>
        <w:rPr>
          <w:rFonts w:ascii="游明朝" w:eastAsia="游明朝" w:hAnsi="游明朝"/>
          <w:b/>
          <w:bCs/>
          <w:sz w:val="18"/>
          <w:szCs w:val="18"/>
          <w:shd w:val="clear" w:color="auto" w:fill="FFCCFF"/>
          <w:lang w:eastAsia="ja-JP"/>
        </w:rPr>
      </w:pPr>
      <w:r>
        <w:rPr>
          <w:rFonts w:ascii="游明朝" w:eastAsia="游明朝" w:hAnsi="游明朝"/>
          <w:sz w:val="18"/>
          <w:szCs w:val="18"/>
          <w:lang w:eastAsia="ja-JP"/>
        </w:rPr>
        <w:t>3. 乙は、本条の賠償責任を担保するため、適当な生産物賠償責任保険（PL保険）</w:t>
      </w:r>
      <w:del w:id="221" w:author="将 古橋" w:date="2026-09-21T13:15:00Z" w16du:dateUtc="2026-09-21T04:15:00Z">
        <w:r>
          <w:rPr>
            <w:rFonts w:ascii="游明朝" w:eastAsia="游明朝" w:hAnsi="游明朝"/>
            <w:sz w:val="18"/>
            <w:szCs w:val="18"/>
            <w:lang w:eastAsia="ja-JP"/>
          </w:rPr>
          <w:delText>および</w:delText>
        </w:r>
      </w:del>
      <w:ins w:id="222"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施設所有管理者賠償責任保険等に加入し、これを有効に維持しなければならない</w:t>
      </w:r>
      <w:ins w:id="223" w:author="将 古橋" w:date="2026-09-21T12:30:00Z" w16du:dateUtc="2026-09-21T03:30:00Z">
        <w:r>
          <w:rPr>
            <w:rFonts w:ascii="游明朝" w:eastAsia="游明朝" w:hAnsi="游明朝" w:hint="eastAsia"/>
            <w:sz w:val="18"/>
            <w:szCs w:val="18"/>
            <w:lang w:eastAsia="ja-JP"/>
          </w:rPr>
          <w:t>ものとし、乙は本契約締結後速やかに、かつ</w:t>
        </w:r>
      </w:ins>
      <w:ins w:id="224" w:author="将 古橋" w:date="2026-09-21T12:31:00Z" w16du:dateUtc="2026-09-21T03:31:00Z">
        <w:r>
          <w:rPr>
            <w:rFonts w:ascii="游明朝" w:eastAsia="游明朝" w:hAnsi="游明朝" w:hint="eastAsia"/>
            <w:sz w:val="18"/>
            <w:szCs w:val="18"/>
            <w:lang w:eastAsia="ja-JP"/>
          </w:rPr>
          <w:t>毎年更新後に最新の保険証書の写しを甲に交付する</w:t>
        </w:r>
      </w:ins>
      <w:r>
        <w:rPr>
          <w:rFonts w:ascii="游明朝" w:eastAsia="游明朝" w:hAnsi="游明朝"/>
          <w:sz w:val="18"/>
          <w:szCs w:val="18"/>
          <w:lang w:eastAsia="ja-JP"/>
        </w:rPr>
        <w:t>。</w:t>
      </w:r>
    </w:p>
    <w:p w14:paraId="608570BE" w14:textId="77777777" w:rsidR="00D63936" w:rsidRPr="00CF4875" w:rsidRDefault="00D63936" w:rsidP="001C5B70">
      <w:pPr>
        <w:spacing w:after="120"/>
        <w:rPr>
          <w:rFonts w:ascii="游明朝" w:eastAsia="游明朝" w:hAnsi="游明朝"/>
          <w:sz w:val="18"/>
          <w:szCs w:val="18"/>
          <w:lang w:eastAsia="ja-JP"/>
        </w:rPr>
      </w:pPr>
      <w:r>
        <w:rPr>
          <w:rFonts w:ascii="游明朝" w:eastAsia="游明朝" w:hAnsi="游明朝"/>
          <w:b/>
          <w:sz w:val="18"/>
          <w:szCs w:val="18"/>
          <w:lang w:eastAsia="ja-JP"/>
        </w:rPr>
        <w:t>第 7 条（秘密保持）</w:t>
      </w:r>
    </w:p>
    <w:p w14:paraId="7A4324BA" w14:textId="3AB9EBFF" w:rsidR="00D63936" w:rsidRDefault="002535EE" w:rsidP="002535EE">
      <w:pPr>
        <w:spacing w:after="120"/>
        <w:ind w:left="360" w:hangingChars="200" w:hanging="360"/>
        <w:rPr>
          <w:ins w:id="225" w:author="将 古橋" w:date="2026-09-21T12:32:00Z" w16du:dateUtc="2026-09-21T03:32:00Z"/>
          <w:rFonts w:ascii="游明朝" w:eastAsia="游明朝" w:hAnsi="游明朝"/>
          <w:sz w:val="18"/>
          <w:szCs w:val="18"/>
          <w:lang w:eastAsia="ja-JP"/>
        </w:rPr>
      </w:pPr>
      <w:ins w:id="226" w:author="将 古橋" w:date="2026-09-21T12:32:00Z" w16du:dateUtc="2026-09-21T03:32:00Z">
        <w:r>
          <w:rPr>
            <w:rFonts w:ascii="游明朝" w:eastAsia="游明朝" w:hAnsi="游明朝" w:hint="eastAsia"/>
            <w:sz w:val="18"/>
            <w:szCs w:val="18"/>
            <w:lang w:eastAsia="ja-JP"/>
          </w:rPr>
          <w:t>１．</w:t>
        </w:r>
      </w:ins>
      <w:r>
        <w:rPr>
          <w:rFonts w:ascii="游明朝" w:eastAsia="游明朝" w:hAnsi="游明朝"/>
          <w:sz w:val="18"/>
          <w:szCs w:val="18"/>
          <w:lang w:eastAsia="ja-JP"/>
        </w:rPr>
        <w:t>甲</w:t>
      </w:r>
      <w:r>
        <w:rPr>
          <w:rFonts w:ascii="游明朝" w:eastAsia="游明朝" w:hAnsi="游明朝" w:hint="eastAsia"/>
          <w:sz w:val="18"/>
          <w:szCs w:val="18"/>
          <w:lang w:eastAsia="ja-JP"/>
        </w:rPr>
        <w:t>、乙</w:t>
      </w:r>
      <w:del w:id="227" w:author="将 古橋" w:date="2026-09-21T13:15:00Z" w16du:dateUtc="2026-09-21T04:15:00Z">
        <w:r>
          <w:rPr>
            <w:rFonts w:ascii="游明朝" w:eastAsia="游明朝" w:hAnsi="游明朝"/>
            <w:sz w:val="18"/>
            <w:szCs w:val="18"/>
            <w:lang w:eastAsia="ja-JP"/>
          </w:rPr>
          <w:delText>および</w:delText>
        </w:r>
      </w:del>
      <w:ins w:id="228" w:author="将 古橋" w:date="2026-09-21T13:15:00Z" w16du:dateUtc="2026-09-21T04:15:00Z">
        <w:r>
          <w:rPr>
            <w:rFonts w:ascii="游明朝" w:eastAsia="游明朝" w:hAnsi="游明朝"/>
            <w:sz w:val="18"/>
            <w:szCs w:val="18"/>
            <w:lang w:eastAsia="ja-JP"/>
          </w:rPr>
          <w:t>及び</w:t>
        </w:r>
      </w:ins>
      <w:r>
        <w:rPr>
          <w:rFonts w:ascii="游明朝" w:eastAsia="游明朝" w:hAnsi="游明朝" w:hint="eastAsia"/>
          <w:sz w:val="18"/>
          <w:szCs w:val="18"/>
          <w:lang w:eastAsia="ja-JP"/>
        </w:rPr>
        <w:t>丙</w:t>
      </w:r>
      <w:r>
        <w:rPr>
          <w:rFonts w:ascii="游明朝" w:eastAsia="游明朝" w:hAnsi="游明朝"/>
          <w:sz w:val="18"/>
          <w:szCs w:val="18"/>
          <w:lang w:eastAsia="ja-JP"/>
        </w:rPr>
        <w:t>は、本契約の履行を通じて知り得た相手方の営業上、技術上の秘密、ならびに本船舶を利用する会員</w:t>
      </w:r>
      <w:del w:id="229" w:author="将 古橋" w:date="2026-09-21T13:15:00Z" w16du:dateUtc="2026-09-21T04:15:00Z">
        <w:r>
          <w:rPr>
            <w:rFonts w:ascii="游明朝" w:eastAsia="游明朝" w:hAnsi="游明朝"/>
            <w:sz w:val="18"/>
            <w:szCs w:val="18"/>
            <w:lang w:eastAsia="ja-JP"/>
          </w:rPr>
          <w:delText>および</w:delText>
        </w:r>
      </w:del>
      <w:ins w:id="230" w:author="将 古橋" w:date="2026-09-21T13:15:00Z" w16du:dateUtc="2026-09-21T04:15:00Z">
        <w:r>
          <w:rPr>
            <w:rFonts w:ascii="游明朝" w:eastAsia="游明朝" w:hAnsi="游明朝"/>
            <w:sz w:val="18"/>
            <w:szCs w:val="18"/>
            <w:lang w:eastAsia="ja-JP"/>
          </w:rPr>
          <w:t>及び</w:t>
        </w:r>
      </w:ins>
      <w:r>
        <w:rPr>
          <w:rFonts w:ascii="游明朝" w:eastAsia="游明朝" w:hAnsi="游明朝"/>
          <w:sz w:val="18"/>
          <w:szCs w:val="18"/>
          <w:lang w:eastAsia="ja-JP"/>
        </w:rPr>
        <w:t>顧客の個人情報について、第三者に開示</w:t>
      </w:r>
      <w:del w:id="231" w:author="将 古橋" w:date="2026-09-21T13:15:00Z" w16du:dateUtc="2026-09-21T04:15:00Z">
        <w:r>
          <w:rPr>
            <w:rFonts w:ascii="游明朝" w:eastAsia="游明朝" w:hAnsi="游明朝"/>
            <w:sz w:val="18"/>
            <w:szCs w:val="18"/>
            <w:lang w:eastAsia="ja-JP"/>
          </w:rPr>
          <w:delText>または</w:delText>
        </w:r>
      </w:del>
      <w:ins w:id="232"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漏洩してはならない。</w:t>
      </w:r>
      <w:r>
        <w:rPr>
          <w:rFonts w:ascii="游明朝" w:eastAsia="游明朝" w:hAnsi="游明朝" w:hint="eastAsia"/>
          <w:sz w:val="18"/>
          <w:szCs w:val="18"/>
          <w:lang w:eastAsia="ja-JP"/>
        </w:rPr>
        <w:t>但し、本件事業を遂行することについて</w:t>
      </w:r>
      <w:ins w:id="233" w:author="将 古橋" w:date="2026-09-21T12:31:00Z" w16du:dateUtc="2026-09-21T03:31:00Z">
        <w:r>
          <w:rPr>
            <w:rFonts w:ascii="游明朝" w:eastAsia="游明朝" w:hAnsi="游明朝" w:hint="eastAsia"/>
            <w:sz w:val="18"/>
            <w:szCs w:val="18"/>
            <w:lang w:eastAsia="ja-JP"/>
          </w:rPr>
          <w:t>合理的に</w:t>
        </w:r>
      </w:ins>
      <w:r>
        <w:rPr>
          <w:rFonts w:ascii="游明朝" w:eastAsia="游明朝" w:hAnsi="游明朝" w:hint="eastAsia"/>
          <w:sz w:val="18"/>
          <w:szCs w:val="18"/>
          <w:lang w:eastAsia="ja-JP"/>
        </w:rPr>
        <w:t>必要な限りにおいて、第三者に開示できるものとする。</w:t>
      </w:r>
      <w:r>
        <w:rPr>
          <w:rFonts w:ascii="游明朝" w:eastAsia="游明朝" w:hAnsi="游明朝"/>
          <w:sz w:val="18"/>
          <w:szCs w:val="18"/>
          <w:lang w:eastAsia="ja-JP"/>
        </w:rPr>
        <w:t>本条の義務は、本契約終了後も3年間有効に存続する</w:t>
      </w:r>
      <w:ins w:id="234" w:author="将 古橋" w:date="2026-09-21T13:04:00Z" w16du:dateUtc="2026-09-21T04:04:00Z">
        <w:r>
          <w:rPr>
            <w:rFonts w:ascii="游明朝" w:eastAsia="游明朝" w:hAnsi="游明朝" w:hint="eastAsia"/>
            <w:sz w:val="18"/>
            <w:szCs w:val="18"/>
            <w:lang w:eastAsia="ja-JP"/>
          </w:rPr>
          <w:t>ものとし、個人情報に係る義務は期間の定めなく存続する。</w:t>
        </w:r>
      </w:ins>
      <w:del w:id="235" w:author="将 古橋" w:date="2026-09-21T13:03:00Z" w16du:dateUtc="2026-09-21T04:03:00Z">
        <w:r>
          <w:rPr>
            <w:rFonts w:ascii="游明朝" w:eastAsia="游明朝" w:hAnsi="游明朝"/>
            <w:sz w:val="18"/>
            <w:szCs w:val="18"/>
            <w:lang w:eastAsia="ja-JP"/>
          </w:rPr>
          <w:delText>。</w:delText>
        </w:r>
      </w:del>
    </w:p>
    <w:p w14:paraId="0530DF79" w14:textId="13798FE9" w:rsidR="002535EE" w:rsidRDefault="002535EE" w:rsidP="002535EE">
      <w:pPr>
        <w:spacing w:after="120"/>
        <w:ind w:left="360" w:hangingChars="200" w:hanging="360"/>
        <w:rPr>
          <w:ins w:id="236" w:author="将 古橋" w:date="2026-09-21T12:33:00Z" w16du:dateUtc="2026-09-21T03:33:00Z"/>
          <w:rFonts w:ascii="游明朝" w:eastAsia="游明朝" w:hAnsi="游明朝"/>
          <w:sz w:val="18"/>
          <w:szCs w:val="18"/>
          <w:lang w:eastAsia="ja-JP"/>
        </w:rPr>
      </w:pPr>
      <w:ins w:id="237" w:author="将 古橋" w:date="2026-09-21T12:32:00Z" w16du:dateUtc="2026-09-21T03:32:00Z">
        <w:r>
          <w:rPr>
            <w:rFonts w:ascii="游明朝" w:eastAsia="游明朝" w:hAnsi="游明朝" w:hint="eastAsia"/>
            <w:sz w:val="18"/>
            <w:szCs w:val="18"/>
            <w:lang w:eastAsia="ja-JP"/>
          </w:rPr>
          <w:t>２．甲、乙</w:t>
        </w:r>
      </w:ins>
      <w:ins w:id="238" w:author="将 古橋" w:date="2026-09-21T13:15:00Z" w16du:dateUtc="2026-09-21T04:15:00Z">
        <w:r>
          <w:rPr>
            <w:rFonts w:ascii="游明朝" w:eastAsia="游明朝" w:hAnsi="游明朝" w:hint="eastAsia"/>
            <w:sz w:val="18"/>
            <w:szCs w:val="18"/>
            <w:lang w:eastAsia="ja-JP"/>
          </w:rPr>
          <w:t>及び</w:t>
        </w:r>
      </w:ins>
      <w:ins w:id="239" w:author="将 古橋" w:date="2026-09-21T12:32:00Z" w16du:dateUtc="2026-09-21T03:32:00Z">
        <w:r>
          <w:rPr>
            <w:rFonts w:ascii="游明朝" w:eastAsia="游明朝" w:hAnsi="游明朝" w:hint="eastAsia"/>
            <w:sz w:val="18"/>
            <w:szCs w:val="18"/>
            <w:lang w:eastAsia="ja-JP"/>
          </w:rPr>
          <w:t>丙は、前項但し書に基づき、相手方の情報等を</w:t>
        </w:r>
      </w:ins>
      <w:ins w:id="240" w:author="将 古橋" w:date="2026-09-21T12:33:00Z" w16du:dateUtc="2026-09-21T03:33:00Z">
        <w:r>
          <w:rPr>
            <w:rFonts w:ascii="游明朝" w:eastAsia="游明朝" w:hAnsi="游明朝" w:hint="eastAsia"/>
            <w:sz w:val="18"/>
            <w:szCs w:val="18"/>
            <w:lang w:eastAsia="ja-JP"/>
          </w:rPr>
          <w:t>第三者に開示した場合は、当該開示した当事者の責任と費用において、開示先に前項と同等以上の守秘義務を負わせるものとし、開示先の違反は、当該開示した当事者の違反とみなすものとする。</w:t>
        </w:r>
      </w:ins>
    </w:p>
    <w:p w14:paraId="1F7405F2" w14:textId="160DB5E7" w:rsidR="002535EE" w:rsidRPr="00F21B11" w:rsidRDefault="002535EE">
      <w:pPr>
        <w:spacing w:after="120"/>
        <w:ind w:left="360" w:hangingChars="200" w:hanging="360"/>
        <w:rPr>
          <w:rFonts w:ascii="游明朝" w:eastAsia="游明朝" w:hAnsi="游明朝"/>
          <w:sz w:val="18"/>
          <w:szCs w:val="18"/>
          <w:lang w:eastAsia="ja-JP"/>
        </w:rPr>
        <w:pPrChange w:id="241" w:author="将 古橋" w:date="2026-09-21T12:32:00Z" w16du:dateUtc="2026-09-21T03:32:00Z">
          <w:pPr>
            <w:spacing w:after="120"/>
          </w:pPr>
        </w:pPrChange>
      </w:pPr>
      <w:ins w:id="242" w:author="将 古橋" w:date="2026-09-21T12:33:00Z" w16du:dateUtc="2026-09-21T03:33:00Z">
        <w:r>
          <w:rPr>
            <w:rFonts w:ascii="游明朝" w:eastAsia="游明朝" w:hAnsi="游明朝" w:hint="eastAsia"/>
            <w:sz w:val="18"/>
            <w:szCs w:val="18"/>
            <w:lang w:eastAsia="ja-JP"/>
          </w:rPr>
          <w:t>３．前２項にかかわらず、甲、乙及び</w:t>
        </w:r>
      </w:ins>
      <w:ins w:id="243" w:author="将 古橋" w:date="2026-09-21T12:34:00Z" w16du:dateUtc="2026-09-21T03:34:00Z">
        <w:r>
          <w:rPr>
            <w:rFonts w:ascii="游明朝" w:eastAsia="游明朝" w:hAnsi="游明朝" w:hint="eastAsia"/>
            <w:sz w:val="18"/>
            <w:szCs w:val="18"/>
            <w:lang w:eastAsia="ja-JP"/>
          </w:rPr>
          <w:t>丙は個人情報の取扱いにつき、個人情報保護法その他関係法令・ガイドラインを遵守するものとする。</w:t>
        </w:r>
      </w:ins>
    </w:p>
    <w:p w14:paraId="7CE4EF80" w14:textId="77777777" w:rsidR="00D63936" w:rsidRPr="00CF4875" w:rsidRDefault="00D63936">
      <w:pPr>
        <w:keepNext/>
        <w:spacing w:before="240" w:after="120"/>
        <w:rPr>
          <w:rFonts w:ascii="游明朝" w:eastAsia="游明朝" w:hAnsi="游明朝"/>
          <w:sz w:val="18"/>
          <w:szCs w:val="18"/>
          <w:lang w:eastAsia="ja-JP"/>
        </w:rPr>
      </w:pPr>
      <w:r>
        <w:rPr>
          <w:rFonts w:ascii="游明朝" w:eastAsia="游明朝" w:hAnsi="游明朝"/>
          <w:b/>
          <w:sz w:val="18"/>
          <w:szCs w:val="18"/>
          <w:lang w:eastAsia="ja-JP"/>
        </w:rPr>
        <w:t>第 8 条（契約期間）</w:t>
      </w:r>
    </w:p>
    <w:p w14:paraId="75C4EC1F" w14:textId="3D4587EF" w:rsidR="00D63936" w:rsidRDefault="00D63936" w:rsidP="00902F12">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本契約の期間は、本契約締結日から1年間とする。</w:t>
      </w:r>
      <w:del w:id="244" w:author="将 古橋" w:date="2026-09-21T12:57:00Z" w16du:dateUtc="2026-09-21T03:57:00Z">
        <w:r>
          <w:rPr>
            <w:rFonts w:ascii="游明朝" w:eastAsia="游明朝" w:hAnsi="游明朝"/>
            <w:sz w:val="18"/>
            <w:szCs w:val="18"/>
            <w:lang w:eastAsia="ja-JP"/>
          </w:rPr>
          <w:delText>ただし</w:delText>
        </w:r>
      </w:del>
      <w:ins w:id="245"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、期間満了の3ヶ月前までに甲乙いずれからも書面による更新拒絶の意思表示がない限り、本契約は同一条件でさらに1年間自動的に更新されるものとし、以後も同様とする。</w:t>
      </w:r>
    </w:p>
    <w:p w14:paraId="1EA34D63" w14:textId="60500569" w:rsidR="00D63936" w:rsidRDefault="00D63936">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前項の規定にかかわらず、甲と株式会社UMITOとの間で締結されている本船舶に係る「船舶再裸傭船契約」が、期間満了、解除、失効その他の理由のいかんを問わず終了したときは、本契約も当然に同時点をもって自動的に終了するものとする。この場合、甲は乙</w:t>
      </w:r>
      <w:r>
        <w:rPr>
          <w:rFonts w:ascii="游明朝" w:eastAsia="游明朝" w:hAnsi="游明朝" w:hint="eastAsia"/>
          <w:sz w:val="18"/>
          <w:szCs w:val="18"/>
          <w:lang w:eastAsia="ja-JP"/>
        </w:rPr>
        <w:t>及び丙</w:t>
      </w:r>
      <w:r>
        <w:rPr>
          <w:rFonts w:ascii="游明朝" w:eastAsia="游明朝" w:hAnsi="游明朝"/>
          <w:sz w:val="18"/>
          <w:szCs w:val="18"/>
          <w:lang w:eastAsia="ja-JP"/>
        </w:rPr>
        <w:t>に対し速やかにその旨を通知するものとし、乙は甲に対して本契約の終了に伴う補償、損害賠償、得べかりし利益の補填、その他一切の金銭請求</w:t>
      </w:r>
      <w:del w:id="246" w:author="将 古橋" w:date="2026-09-21T13:15:00Z" w16du:dateUtc="2026-09-21T04:15:00Z">
        <w:r>
          <w:rPr>
            <w:rFonts w:ascii="游明朝" w:eastAsia="游明朝" w:hAnsi="游明朝"/>
            <w:sz w:val="18"/>
            <w:szCs w:val="18"/>
            <w:lang w:eastAsia="ja-JP"/>
          </w:rPr>
          <w:delText>または</w:delText>
        </w:r>
      </w:del>
      <w:ins w:id="247" w:author="将 古橋" w:date="2026-09-21T13:15:00Z" w16du:dateUtc="2026-09-21T04:15:00Z">
        <w:r>
          <w:rPr>
            <w:rFonts w:ascii="游明朝" w:eastAsia="游明朝" w:hAnsi="游明朝"/>
            <w:sz w:val="18"/>
            <w:szCs w:val="18"/>
            <w:lang w:eastAsia="ja-JP"/>
          </w:rPr>
          <w:t>又は</w:t>
        </w:r>
      </w:ins>
      <w:r>
        <w:rPr>
          <w:rFonts w:ascii="游明朝" w:eastAsia="游明朝" w:hAnsi="游明朝"/>
          <w:sz w:val="18"/>
          <w:szCs w:val="18"/>
          <w:lang w:eastAsia="ja-JP"/>
        </w:rPr>
        <w:t>法的請求を行うことはできない。</w:t>
      </w:r>
      <w:del w:id="248" w:author="将 古橋" w:date="2026-09-21T12:57:00Z" w16du:dateUtc="2026-09-21T03:57:00Z">
        <w:r>
          <w:rPr>
            <w:rFonts w:ascii="游明朝" w:eastAsia="游明朝" w:hAnsi="游明朝"/>
            <w:sz w:val="18"/>
            <w:szCs w:val="18"/>
            <w:lang w:eastAsia="ja-JP"/>
          </w:rPr>
          <w:delText>ただし</w:delText>
        </w:r>
      </w:del>
      <w:ins w:id="249" w:author="将 古橋" w:date="2026-09-21T12:57:00Z" w16du:dateUtc="2026-09-21T03:57:00Z">
        <w:r>
          <w:rPr>
            <w:rFonts w:ascii="游明朝" w:eastAsia="游明朝" w:hAnsi="游明朝"/>
            <w:sz w:val="18"/>
            <w:szCs w:val="18"/>
            <w:lang w:eastAsia="ja-JP"/>
          </w:rPr>
          <w:t>但し</w:t>
        </w:r>
      </w:ins>
      <w:r>
        <w:rPr>
          <w:rFonts w:ascii="游明朝" w:eastAsia="游明朝" w:hAnsi="游明朝"/>
          <w:sz w:val="18"/>
          <w:szCs w:val="18"/>
          <w:lang w:eastAsia="ja-JP"/>
        </w:rPr>
        <w:t>、本契約終了時までに既に発生していた個別の飲食費用の精算等の既存の債権債務については、この限りではない。</w:t>
      </w:r>
    </w:p>
    <w:p w14:paraId="79DC86A2" w14:textId="706D5693" w:rsidR="00D63936" w:rsidRPr="00AB0617" w:rsidRDefault="00D63936">
      <w:pPr>
        <w:pStyle w:val="ae"/>
        <w:numPr>
          <w:ilvl w:val="0"/>
          <w:numId w:val="10"/>
        </w:numPr>
        <w:spacing w:after="120"/>
        <w:rPr>
          <w:rFonts w:ascii="游明朝" w:eastAsia="游明朝" w:hAnsi="游明朝"/>
          <w:sz w:val="18"/>
          <w:szCs w:val="18"/>
          <w:lang w:eastAsia="ja-JP"/>
        </w:rPr>
      </w:pPr>
      <w:r>
        <w:rPr>
          <w:rFonts w:ascii="游明朝" w:eastAsia="游明朝" w:hAnsi="游明朝" w:hint="eastAsia"/>
          <w:sz w:val="18"/>
          <w:szCs w:val="18"/>
          <w:lang w:eastAsia="ja-JP"/>
        </w:rPr>
        <w:lastRenderedPageBreak/>
        <w:t>前</w:t>
      </w:r>
      <w:r>
        <w:rPr>
          <w:rFonts w:ascii="游明朝" w:eastAsia="游明朝" w:hAnsi="游明朝"/>
          <w:sz w:val="18"/>
          <w:szCs w:val="18"/>
          <w:lang w:eastAsia="ja-JP"/>
        </w:rPr>
        <w:t>2項にかかわらず、甲及び乙は、</w:t>
      </w:r>
      <w:commentRangeStart w:id="250"/>
      <w:commentRangeStart w:id="918"/>
      <w:del w:id="5036" w:author="WineBank" w:date="2026-10-03T09:00:00Z">
        <w:r>
          <w:rPr>
            <w:rFonts w:ascii="游明朝" w:eastAsia="游明朝" w:hAnsi="游明朝"/>
            <w:sz w:val="18"/>
            <w:szCs w:val="18"/>
            <w:lang w:eastAsia="ja-JP"/>
          </w:rPr>
          <w:delText xml:space="preserve">●</w:delText>
        </w:r>
      </w:del>
      <w:ins w:id="5037" w:author="WineBank" w:date="2026-10-03T09:00:00Z">
        <w:r>
          <w:rPr>
            <w:rFonts w:ascii="游明朝" w:eastAsia="游明朝" w:hAnsi="游明朝"/>
            <w:sz w:val="18"/>
            <w:szCs w:val="18"/>
            <w:lang w:eastAsia="ja-JP"/>
          </w:rPr>
          <w:t xml:space="preserve">３</w:t>
        </w:r>
      </w:ins>
      <w:r>
        <w:rPr>
          <w:rFonts w:ascii="游明朝" w:eastAsia="游明朝" w:hAnsi="游明朝"/>
          <w:sz w:val="18"/>
          <w:szCs w:val="18"/>
          <w:lang w:eastAsia="ja-JP"/>
        </w:rPr>
        <w:t xml:space="preserve">か月前</w:t>
      </w:r>
      <w:commentRangeEnd w:id="250"/>
      <w:commentRangeEnd w:id="918"/>
      <w:r>
        <w:rPr>
          <w:rStyle w:val="aff0"/>
          <w:rFonts w:ascii="游明朝" w:eastAsia="游明朝" w:hAnsi="游明朝"/>
          <w:lang w:eastAsia="ja-JP"/>
        </w:rPr>
        <w:commentReference w:id="250"/>
      </w:r>
      <w:r>
        <w:rPr>
          <w:rStyle w:val="aff0"/>
        </w:rPr>
        <w:commentReference w:id="918"/>
      </w:r>
      <w:r>
        <w:rPr>
          <w:rFonts w:ascii="游明朝" w:eastAsia="游明朝" w:hAnsi="游明朝"/>
          <w:sz w:val="18"/>
          <w:szCs w:val="18"/>
          <w:lang w:eastAsia="ja-JP"/>
        </w:rPr>
        <w:t>の通知によって、本契約を終了させることができる。</w:t>
      </w:r>
    </w:p>
    <w:p w14:paraId="1C25F37C" w14:textId="77777777" w:rsidR="00D63936" w:rsidRPr="00AB0617" w:rsidRDefault="00D63936"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hint="eastAsia"/>
          <w:sz w:val="18"/>
          <w:szCs w:val="18"/>
          <w:lang w:eastAsia="ja-JP"/>
        </w:rPr>
        <w:t>甲及び乙は、</w:t>
      </w:r>
      <w:r>
        <w:rPr>
          <w:rFonts w:ascii="游明朝" w:eastAsia="游明朝" w:hAnsi="游明朝"/>
          <w:sz w:val="18"/>
          <w:szCs w:val="18"/>
          <w:lang w:eastAsia="ja-JP"/>
        </w:rPr>
        <w:t>相手方が本契約に基づく義務に違反し、相当の期間を定めて催告したにもかかわらず当該期間内に是正されない場合には、書面による通知をもって本契約を解除することができる。</w:t>
      </w:r>
    </w:p>
    <w:p w14:paraId="76FA8E9F" w14:textId="4EC314A3" w:rsidR="00D63936" w:rsidRPr="00AB0617" w:rsidRDefault="001D6A05"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甲</w:t>
      </w:r>
      <w:r>
        <w:rPr>
          <w:rFonts w:ascii="游明朝" w:eastAsia="游明朝" w:hAnsi="游明朝" w:hint="eastAsia"/>
          <w:sz w:val="18"/>
          <w:szCs w:val="18"/>
          <w:lang w:eastAsia="ja-JP"/>
        </w:rPr>
        <w:t>及び</w:t>
      </w:r>
      <w:r>
        <w:rPr>
          <w:rFonts w:ascii="游明朝" w:eastAsia="游明朝" w:hAnsi="游明朝"/>
          <w:sz w:val="18"/>
          <w:szCs w:val="18"/>
          <w:lang w:eastAsia="ja-JP"/>
        </w:rPr>
        <w:t xml:space="preserve">乙は、前項の規定にかかわらず、相手方に次の各号のいずれかに該当する事由が生じた場合には、何らの催告を要せず、書面による通知をもって直ちに本契約を解除することができる。 </w:t>
      </w:r>
    </w:p>
    <w:p w14:paraId="053E5AE8"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本契約に基づく重大な義務に違反し、その性質上是正が不可能であるとき</w:t>
      </w:r>
    </w:p>
    <w:p w14:paraId="4432348C"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② 本契約に基づく義務の履行を明確に拒絶する意思を表示したとき</w:t>
      </w:r>
    </w:p>
    <w:p w14:paraId="5516B68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③ 法令に違反し、監督官庁より営業停止、営業許可の取消しその他の処分を受けたとき</w:t>
      </w:r>
    </w:p>
    <w:p w14:paraId="63652073" w14:textId="4CB0F5AF" w:rsidR="00D63936" w:rsidRPr="00AB0617" w:rsidRDefault="00D63936" w:rsidP="008C6067">
      <w:pPr>
        <w:pStyle w:val="ae"/>
        <w:numPr>
          <w:ilvl w:val="0"/>
          <w:numId w:val="10"/>
        </w:numPr>
        <w:spacing w:after="120"/>
        <w:rPr>
          <w:rFonts w:ascii="游明朝" w:eastAsia="游明朝" w:hAnsi="游明朝"/>
          <w:sz w:val="18"/>
          <w:szCs w:val="18"/>
          <w:lang w:eastAsia="ja-JP"/>
        </w:rPr>
      </w:pPr>
      <w:r>
        <w:rPr>
          <w:rFonts w:ascii="游明朝" w:eastAsia="游明朝" w:hAnsi="游明朝"/>
          <w:sz w:val="18"/>
          <w:szCs w:val="18"/>
          <w:lang w:eastAsia="ja-JP"/>
        </w:rPr>
        <w:t>甲</w:t>
      </w:r>
      <w:r>
        <w:rPr>
          <w:rFonts w:ascii="游明朝" w:eastAsia="游明朝" w:hAnsi="游明朝" w:hint="eastAsia"/>
          <w:sz w:val="18"/>
          <w:szCs w:val="18"/>
          <w:lang w:eastAsia="ja-JP"/>
        </w:rPr>
        <w:t>及び</w:t>
      </w:r>
      <w:r>
        <w:rPr>
          <w:rFonts w:ascii="游明朝" w:eastAsia="游明朝" w:hAnsi="游明朝"/>
          <w:sz w:val="18"/>
          <w:szCs w:val="18"/>
          <w:lang w:eastAsia="ja-JP"/>
        </w:rPr>
        <w:t>乙は、</w:t>
      </w:r>
      <w:r>
        <w:rPr>
          <w:rFonts w:ascii="游明朝" w:eastAsia="游明朝" w:hAnsi="游明朝" w:hint="eastAsia"/>
          <w:sz w:val="18"/>
          <w:szCs w:val="18"/>
          <w:lang w:eastAsia="ja-JP"/>
        </w:rPr>
        <w:t>第4項の規定にかかわらず、</w:t>
      </w:r>
      <w:r>
        <w:rPr>
          <w:rFonts w:ascii="游明朝" w:eastAsia="游明朝" w:hAnsi="游明朝"/>
          <w:sz w:val="18"/>
          <w:szCs w:val="18"/>
          <w:lang w:eastAsia="ja-JP"/>
        </w:rPr>
        <w:t>相手方に次の各号のいずれかに該当する事由が生じた場合には、何らの催告を要せず、書面による通知をもって直ちに本契約を解除することができる。</w:t>
      </w:r>
    </w:p>
    <w:p w14:paraId="399AB997"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破産手続開始、民事再生手続開始、会社更生手続開始又は特別清算開始の申立てがあったとき</w:t>
      </w:r>
    </w:p>
    <w:p w14:paraId="7FCE993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 xml:space="preserve">② 支払停止又は支払不能の状態に陥ったとき </w:t>
      </w:r>
    </w:p>
    <w:p w14:paraId="33D8B822" w14:textId="741301E8"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③</w:t>
      </w:r>
      <w:del w:id="251" w:author="将 古橋" w:date="2026-09-21T13:00:00Z" w16du:dateUtc="2026-09-21T04:00:00Z">
        <w:r>
          <w:rPr>
            <w:rFonts w:ascii="游明朝" w:eastAsia="游明朝" w:hAnsi="游明朝" w:hint="eastAsia"/>
            <w:bCs/>
            <w:sz w:val="18"/>
            <w:szCs w:val="18"/>
            <w:lang w:eastAsia="ja-JP"/>
          </w:rPr>
          <w:delText>電子</w:delText>
        </w:r>
      </w:del>
      <w:del w:id="252" w:author="将 古橋" w:date="2026-09-21T12:59:00Z" w16du:dateUtc="2026-09-21T03:59:00Z">
        <w:r>
          <w:rPr>
            <w:rFonts w:ascii="游明朝" w:eastAsia="游明朝" w:hAnsi="游明朝"/>
            <w:bCs/>
            <w:sz w:val="18"/>
            <w:szCs w:val="18"/>
            <w:lang w:eastAsia="ja-JP"/>
          </w:rPr>
          <w:delText xml:space="preserve"> </w:delText>
        </w:r>
      </w:del>
      <w:r>
        <w:rPr>
          <w:rFonts w:ascii="游明朝" w:eastAsia="游明朝" w:hAnsi="游明朝"/>
          <w:bCs/>
          <w:sz w:val="18"/>
          <w:szCs w:val="18"/>
          <w:lang w:eastAsia="ja-JP"/>
        </w:rPr>
        <w:t>手形若しくは</w:t>
      </w:r>
      <w:del w:id="253" w:author="将 古橋" w:date="2026-09-21T13:00:00Z" w16du:dateUtc="2026-09-21T04:00:00Z">
        <w:r>
          <w:rPr>
            <w:rFonts w:ascii="游明朝" w:eastAsia="游明朝" w:hAnsi="游明朝" w:hint="eastAsia"/>
            <w:bCs/>
            <w:sz w:val="18"/>
            <w:szCs w:val="18"/>
            <w:lang w:eastAsia="ja-JP"/>
          </w:rPr>
          <w:delText>電子</w:delText>
        </w:r>
      </w:del>
      <w:r>
        <w:rPr>
          <w:rFonts w:ascii="游明朝" w:eastAsia="游明朝" w:hAnsi="游明朝"/>
          <w:bCs/>
          <w:sz w:val="18"/>
          <w:szCs w:val="18"/>
          <w:lang w:eastAsia="ja-JP"/>
        </w:rPr>
        <w:t>小切手の不渡りを出し、又は</w:t>
      </w:r>
      <w:r>
        <w:rPr>
          <w:rFonts w:ascii="游明朝" w:eastAsia="游明朝" w:hAnsi="游明朝" w:hint="eastAsia"/>
          <w:bCs/>
          <w:sz w:val="18"/>
          <w:szCs w:val="18"/>
          <w:lang w:eastAsia="ja-JP"/>
        </w:rPr>
        <w:t>電子手形</w:t>
      </w:r>
      <w:r>
        <w:rPr>
          <w:rFonts w:ascii="游明朝" w:eastAsia="游明朝" w:hAnsi="游明朝"/>
          <w:bCs/>
          <w:sz w:val="18"/>
          <w:szCs w:val="18"/>
          <w:lang w:eastAsia="ja-JP"/>
        </w:rPr>
        <w:t>交換所の取引停止処分を受けたとき</w:t>
      </w:r>
    </w:p>
    <w:p w14:paraId="1C1CD296"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④ 差押え、仮差押え、仮処分、競売の申立て又は公租公課の滞納処分を受けたとき</w:t>
      </w:r>
    </w:p>
    <w:p w14:paraId="18C77CFE"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 xml:space="preserve">⑤ 解散（合併による場合を除く）、事業の全部若しくは重要な一部の譲渡又は廃止の決議をしたとき </w:t>
      </w:r>
    </w:p>
    <w:p w14:paraId="3812CE1A" w14:textId="77777777" w:rsidR="00D63936" w:rsidRPr="00AB0617"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⑥ 資産又は信用状態に重大な変化が生じ、本契約に基づく債務の履行が困難であると合理的に認められるとき</w:t>
      </w:r>
    </w:p>
    <w:p w14:paraId="44798D44" w14:textId="48086D05" w:rsidR="00D63936" w:rsidRDefault="00D63936" w:rsidP="00AB0617">
      <w:pPr>
        <w:pStyle w:val="ae"/>
        <w:numPr>
          <w:ilvl w:val="0"/>
          <w:numId w:val="10"/>
        </w:numPr>
        <w:spacing w:after="120"/>
        <w:rPr>
          <w:ins w:id="254" w:author="将 古橋" w:date="2026-09-21T13:24:00Z" w16du:dateUtc="2026-09-21T04:24:00Z"/>
          <w:rFonts w:ascii="游明朝" w:eastAsia="游明朝" w:hAnsi="游明朝"/>
          <w:sz w:val="18"/>
          <w:szCs w:val="18"/>
          <w:lang w:eastAsia="ja-JP"/>
        </w:rPr>
      </w:pPr>
      <w:r>
        <w:rPr>
          <w:rFonts w:ascii="游明朝" w:eastAsia="游明朝" w:hAnsi="游明朝"/>
          <w:sz w:val="18"/>
          <w:szCs w:val="18"/>
          <w:lang w:eastAsia="ja-JP"/>
        </w:rPr>
        <w:t>前</w:t>
      </w:r>
      <w:r>
        <w:rPr>
          <w:rFonts w:ascii="游明朝" w:eastAsia="游明朝" w:hAnsi="游明朝" w:hint="eastAsia"/>
          <w:sz w:val="18"/>
          <w:szCs w:val="18"/>
          <w:lang w:eastAsia="ja-JP"/>
        </w:rPr>
        <w:t>三項</w:t>
      </w:r>
      <w:ins w:id="255" w:author="将 古橋" w:date="2026-09-21T12:59:00Z" w16du:dateUtc="2026-09-21T03:59:00Z">
        <w:r>
          <w:rPr>
            <w:rFonts w:ascii="游明朝" w:eastAsia="游明朝" w:hAnsi="游明朝" w:hint="eastAsia"/>
            <w:sz w:val="18"/>
            <w:szCs w:val="18"/>
            <w:lang w:eastAsia="ja-JP"/>
          </w:rPr>
          <w:t>に</w:t>
        </w:r>
      </w:ins>
      <w:r>
        <w:rPr>
          <w:rFonts w:ascii="游明朝" w:eastAsia="游明朝" w:hAnsi="游明朝"/>
          <w:sz w:val="18"/>
          <w:szCs w:val="18"/>
          <w:lang w:eastAsia="ja-JP"/>
        </w:rPr>
        <w:t>基づき本契約が解除された場合、解除された当事者は、相手方に生じた損害を賠償しなければならない。</w:t>
      </w:r>
    </w:p>
    <w:p w14:paraId="297C0495" w14:textId="2AF0DC1D" w:rsidR="009B1A24" w:rsidRDefault="009B1A24" w:rsidP="00AB0617">
      <w:pPr>
        <w:pStyle w:val="ae"/>
        <w:numPr>
          <w:ilvl w:val="0"/>
          <w:numId w:val="10"/>
        </w:numPr>
        <w:spacing w:after="120"/>
        <w:rPr>
          <w:ins w:id="256" w:author="将 古橋" w:date="2026-09-21T12:36:00Z" w16du:dateUtc="2026-09-21T03:36:00Z"/>
          <w:rFonts w:ascii="游明朝" w:eastAsia="游明朝" w:hAnsi="游明朝"/>
          <w:sz w:val="18"/>
          <w:szCs w:val="18"/>
          <w:lang w:eastAsia="ja-JP"/>
        </w:rPr>
      </w:pPr>
      <w:ins w:id="257" w:author="将 古橋" w:date="2026-09-21T13:24:00Z" w16du:dateUtc="2026-09-21T04:24:00Z">
        <w:r>
          <w:rPr>
            <w:rFonts w:ascii="游明朝" w:eastAsia="游明朝" w:hAnsi="游明朝" w:hint="eastAsia"/>
            <w:sz w:val="18"/>
            <w:szCs w:val="18"/>
            <w:lang w:eastAsia="ja-JP"/>
          </w:rPr>
          <w:t>本契約が終了した場合（終了の理由を問わない。）、甲は乙が保有する在庫の買取義務を負わない。</w:t>
        </w:r>
      </w:ins>
    </w:p>
    <w:p w14:paraId="26C631C5" w14:textId="488DF026" w:rsidR="002535EE" w:rsidRPr="002535EE" w:rsidRDefault="002535EE" w:rsidP="002535EE">
      <w:pPr>
        <w:spacing w:after="120"/>
        <w:rPr>
          <w:ins w:id="258" w:author="将 古橋" w:date="2026-09-21T12:36:00Z" w16du:dateUtc="2026-09-21T03:36:00Z"/>
          <w:rFonts w:ascii="游明朝" w:eastAsia="游明朝" w:hAnsi="游明朝"/>
          <w:b/>
          <w:bCs/>
          <w:sz w:val="18"/>
          <w:szCs w:val="18"/>
          <w:lang w:eastAsia="ja-JP"/>
          <w:rPrChange w:id="259" w:author="将 古橋" w:date="2026-09-21T12:37:00Z" w16du:dateUtc="2026-09-21T03:37:00Z">
            <w:rPr>
              <w:ins w:id="260" w:author="将 古橋" w:date="2026-09-21T12:36:00Z" w16du:dateUtc="2026-09-21T03:36:00Z"/>
              <w:rFonts w:ascii="游明朝" w:eastAsia="游明朝" w:hAnsi="游明朝"/>
              <w:sz w:val="18"/>
              <w:szCs w:val="18"/>
              <w:lang w:eastAsia="ja-JP"/>
            </w:rPr>
          </w:rPrChange>
        </w:rPr>
      </w:pPr>
      <w:commentRangeStart w:id="261"/>
      <w:ins w:id="262" w:author="将 古橋" w:date="2026-09-21T12:36:00Z" w16du:dateUtc="2026-09-21T03:36:00Z">
        <w:r>
          <w:rPr>
            <w:rFonts w:ascii="游明朝" w:eastAsia="游明朝" w:hAnsi="游明朝" w:hint="eastAsia"/>
            <w:b/>
            <w:bCs/>
            <w:sz w:val="18"/>
            <w:szCs w:val="18"/>
            <w:lang w:eastAsia="ja-JP"/>
            <w:rPrChange w:id="263" w:author="将 古橋" w:date="2026-09-21T12:37:00Z" w16du:dateUtc="2026-09-21T03:37:00Z">
              <w:rPr>
                <w:rFonts w:ascii="游明朝" w:eastAsia="游明朝" w:hAnsi="游明朝" w:hint="eastAsia"/>
                <w:sz w:val="18"/>
                <w:szCs w:val="18"/>
                <w:lang w:eastAsia="ja-JP"/>
              </w:rPr>
            </w:rPrChange>
          </w:rPr>
          <w:t>第８条の２（成果物</w:t>
        </w:r>
      </w:ins>
      <w:ins w:id="264" w:author="将 古橋" w:date="2026-09-21T13:15:00Z" w16du:dateUtc="2026-09-21T04:15:00Z">
        <w:r>
          <w:rPr>
            <w:rFonts w:ascii="游明朝" w:eastAsia="游明朝" w:hAnsi="游明朝" w:hint="eastAsia"/>
            <w:b/>
            <w:bCs/>
            <w:sz w:val="18"/>
            <w:szCs w:val="18"/>
            <w:lang w:eastAsia="ja-JP"/>
          </w:rPr>
          <w:t>及び</w:t>
        </w:r>
      </w:ins>
      <w:ins w:id="265" w:author="将 古橋" w:date="2026-09-21T12:36:00Z" w16du:dateUtc="2026-09-21T03:36:00Z">
        <w:r>
          <w:rPr>
            <w:rFonts w:ascii="游明朝" w:eastAsia="游明朝" w:hAnsi="游明朝" w:hint="eastAsia"/>
            <w:b/>
            <w:bCs/>
            <w:sz w:val="18"/>
            <w:szCs w:val="18"/>
            <w:lang w:eastAsia="ja-JP"/>
            <w:rPrChange w:id="266" w:author="将 古橋" w:date="2026-09-21T12:37:00Z" w16du:dateUtc="2026-09-21T03:37:00Z">
              <w:rPr>
                <w:rFonts w:ascii="游明朝" w:eastAsia="游明朝" w:hAnsi="游明朝" w:hint="eastAsia"/>
                <w:sz w:val="18"/>
                <w:szCs w:val="18"/>
                <w:lang w:eastAsia="ja-JP"/>
              </w:rPr>
            </w:rPrChange>
          </w:rPr>
          <w:t>知的財産）</w:t>
        </w:r>
      </w:ins>
    </w:p>
    <w:p w14:paraId="13BE25F1" w14:textId="13CF0F65" w:rsidR="002535EE" w:rsidRPr="002535EE" w:rsidRDefault="002535EE">
      <w:pPr>
        <w:spacing w:after="120"/>
        <w:ind w:left="360" w:hangingChars="200" w:hanging="360"/>
        <w:rPr>
          <w:ins w:id="267" w:author="将 古橋" w:date="2026-09-21T12:37:00Z"/>
          <w:rFonts w:ascii="游明朝" w:eastAsia="游明朝" w:hAnsi="游明朝"/>
          <w:sz w:val="18"/>
          <w:szCs w:val="18"/>
          <w:lang w:eastAsia="ja-JP"/>
        </w:rPr>
        <w:pPrChange w:id="268" w:author="将 古橋" w:date="2026-09-21T12:37:00Z" w16du:dateUtc="2026-09-21T03:37:00Z">
          <w:pPr>
            <w:spacing w:after="120"/>
          </w:pPr>
        </w:pPrChange>
      </w:pPr>
      <w:ins w:id="269" w:author="将 古橋" w:date="2026-09-21T12:37:00Z" w16du:dateUtc="2026-09-21T03:37:00Z">
        <w:r>
          <w:rPr>
            <w:rFonts w:ascii="游明朝" w:eastAsia="游明朝" w:hAnsi="游明朝" w:hint="eastAsia"/>
            <w:sz w:val="18"/>
            <w:szCs w:val="18"/>
            <w:lang w:eastAsia="ja-JP"/>
          </w:rPr>
          <w:t>１．</w:t>
        </w:r>
      </w:ins>
      <w:ins w:id="270" w:author="将 古橋" w:date="2026-09-21T12:37:00Z">
        <w:r>
          <w:rPr>
            <w:rFonts w:ascii="游明朝" w:eastAsia="游明朝" w:hAnsi="游明朝"/>
            <w:sz w:val="18"/>
            <w:szCs w:val="18"/>
            <w:lang w:eastAsia="ja-JP"/>
          </w:rPr>
          <w:t>本件業務の遂行に伴い開発・作成したメニュー、レシピ、料理・飲料の説明文、写真その他の成果物（以下「成果物」という。）に係る知的財産権は乙に帰属する。</w:t>
        </w:r>
      </w:ins>
      <w:ins w:id="271" w:author="将 古橋" w:date="2026-09-21T12:57:00Z" w16du:dateUtc="2026-09-21T03:57:00Z">
        <w:r>
          <w:rPr>
            <w:rFonts w:ascii="游明朝" w:eastAsia="游明朝" w:hAnsi="游明朝"/>
            <w:sz w:val="18"/>
            <w:szCs w:val="18"/>
            <w:lang w:eastAsia="ja-JP"/>
          </w:rPr>
          <w:t>但し</w:t>
        </w:r>
      </w:ins>
      <w:ins w:id="272" w:author="将 古橋" w:date="2026-09-21T12:37:00Z">
        <w:r>
          <w:rPr>
            <w:rFonts w:ascii="游明朝" w:eastAsia="游明朝" w:hAnsi="游明朝"/>
            <w:sz w:val="18"/>
            <w:szCs w:val="18"/>
            <w:lang w:eastAsia="ja-JP"/>
          </w:rPr>
          <w:t>、甲は、本契約期間中</w:t>
        </w:r>
      </w:ins>
      <w:ins w:id="273" w:author="将 古橋" w:date="2026-09-21T13:15:00Z" w16du:dateUtc="2026-09-21T04:15:00Z">
        <w:r>
          <w:rPr>
            <w:rFonts w:ascii="游明朝" w:eastAsia="游明朝" w:hAnsi="游明朝"/>
            <w:sz w:val="18"/>
            <w:szCs w:val="18"/>
            <w:lang w:eastAsia="ja-JP"/>
          </w:rPr>
          <w:t>及び</w:t>
        </w:r>
      </w:ins>
      <w:ins w:id="274" w:author="将 古橋" w:date="2026-09-21T12:37:00Z">
        <w:r>
          <w:rPr>
            <w:rFonts w:ascii="游明朝" w:eastAsia="游明朝" w:hAnsi="游明朝"/>
            <w:sz w:val="18"/>
            <w:szCs w:val="18"/>
            <w:lang w:eastAsia="ja-JP"/>
          </w:rPr>
          <w:t>本契約終了後も、本船舶における飲食提供</w:t>
        </w:r>
      </w:ins>
      <w:ins w:id="275" w:author="将 古橋" w:date="2026-09-21T13:15:00Z" w16du:dateUtc="2026-09-21T04:15:00Z">
        <w:r>
          <w:rPr>
            <w:rFonts w:ascii="游明朝" w:eastAsia="游明朝" w:hAnsi="游明朝"/>
            <w:sz w:val="18"/>
            <w:szCs w:val="18"/>
            <w:lang w:eastAsia="ja-JP"/>
          </w:rPr>
          <w:t>及び</w:t>
        </w:r>
      </w:ins>
      <w:ins w:id="276" w:author="将 古橋" w:date="2026-09-21T12:37:00Z">
        <w:r>
          <w:rPr>
            <w:rFonts w:ascii="游明朝" w:eastAsia="游明朝" w:hAnsi="游明朝"/>
            <w:sz w:val="18"/>
            <w:szCs w:val="18"/>
            <w:lang w:eastAsia="ja-JP"/>
          </w:rPr>
          <w:t>その宣伝広告の目的で、成果物を無償かつ非独占的に使用することができる。</w:t>
        </w:r>
      </w:ins>
    </w:p>
    <w:p w14:paraId="00C24B06" w14:textId="317DE060" w:rsidR="002535EE" w:rsidRPr="002535EE" w:rsidRDefault="002535EE" w:rsidP="002535EE">
      <w:pPr>
        <w:spacing w:after="120"/>
        <w:rPr>
          <w:ins w:id="277" w:author="将 古橋" w:date="2026-09-21T12:37:00Z"/>
          <w:rFonts w:ascii="游明朝" w:eastAsia="游明朝" w:hAnsi="游明朝"/>
          <w:sz w:val="18"/>
          <w:szCs w:val="18"/>
          <w:lang w:eastAsia="ja-JP"/>
        </w:rPr>
      </w:pPr>
      <w:ins w:id="278" w:author="将 古橋" w:date="2026-09-21T12:37:00Z">
        <w:r>
          <w:rPr>
            <w:rFonts w:ascii="游明朝" w:eastAsia="游明朝" w:hAnsi="游明朝"/>
            <w:sz w:val="18"/>
            <w:szCs w:val="18"/>
            <w:lang w:eastAsia="ja-JP"/>
          </w:rPr>
          <w:t xml:space="preserve">2. </w:t>
        </w:r>
      </w:ins>
      <w:ins w:id="279" w:author="将 古橋" w:date="2026-09-21T12:37:00Z" w16du:dateUtc="2026-09-21T03:37:00Z">
        <w:r>
          <w:rPr>
            <w:rFonts w:ascii="游明朝" w:eastAsia="游明朝" w:hAnsi="游明朝" w:hint="eastAsia"/>
            <w:sz w:val="18"/>
            <w:szCs w:val="18"/>
            <w:lang w:eastAsia="ja-JP"/>
          </w:rPr>
          <w:t xml:space="preserve">　</w:t>
        </w:r>
      </w:ins>
      <w:ins w:id="280" w:author="将 古橋" w:date="2026-09-21T12:37:00Z">
        <w:r>
          <w:rPr>
            <w:rFonts w:ascii="游明朝" w:eastAsia="游明朝" w:hAnsi="游明朝"/>
            <w:sz w:val="18"/>
            <w:szCs w:val="18"/>
            <w:lang w:eastAsia="ja-JP"/>
          </w:rPr>
          <w:t>甲は、成果物に含まれる乙の商号その他の表示を、乙の事前の書面による承諾なく使用しない。</w:t>
        </w:r>
      </w:ins>
    </w:p>
    <w:p w14:paraId="5CC7A0D1" w14:textId="0DFEF81B" w:rsidR="002535EE" w:rsidRPr="002535EE" w:rsidRDefault="002535EE">
      <w:pPr>
        <w:spacing w:after="120"/>
        <w:ind w:left="360" w:hangingChars="200" w:hanging="360"/>
        <w:rPr>
          <w:rFonts w:ascii="游明朝" w:eastAsia="游明朝" w:hAnsi="游明朝"/>
          <w:sz w:val="18"/>
          <w:szCs w:val="18"/>
          <w:lang w:eastAsia="ja-JP"/>
          <w:rPrChange w:id="281" w:author="将 古橋" w:date="2026-09-21T12:37:00Z" w16du:dateUtc="2026-09-21T03:37:00Z">
            <w:rPr>
              <w:lang w:eastAsia="ja-JP"/>
            </w:rPr>
          </w:rPrChange>
        </w:rPr>
        <w:pPrChange w:id="282" w:author="将 古橋" w:date="2026-09-21T12:38:00Z" w16du:dateUtc="2026-09-21T03:38:00Z">
          <w:pPr>
            <w:pStyle w:val="ae"/>
            <w:numPr>
              <w:numId w:val="10"/>
            </w:numPr>
            <w:spacing w:after="120"/>
            <w:ind w:left="440" w:hanging="440"/>
          </w:pPr>
        </w:pPrChange>
      </w:pPr>
      <w:ins w:id="283" w:author="将 古橋" w:date="2026-09-21T12:37:00Z">
        <w:r>
          <w:rPr>
            <w:rFonts w:ascii="游明朝" w:eastAsia="游明朝" w:hAnsi="游明朝"/>
            <w:sz w:val="18"/>
            <w:szCs w:val="18"/>
            <w:lang w:eastAsia="ja-JP"/>
          </w:rPr>
          <w:t xml:space="preserve">3. </w:t>
        </w:r>
      </w:ins>
      <w:ins w:id="284" w:author="将 古橋" w:date="2026-09-21T12:37:00Z" w16du:dateUtc="2026-09-21T03:37:00Z">
        <w:r>
          <w:rPr>
            <w:rFonts w:ascii="游明朝" w:eastAsia="游明朝" w:hAnsi="游明朝" w:hint="eastAsia"/>
            <w:sz w:val="18"/>
            <w:szCs w:val="18"/>
            <w:lang w:eastAsia="ja-JP"/>
          </w:rPr>
          <w:t xml:space="preserve">　</w:t>
        </w:r>
      </w:ins>
      <w:ins w:id="285" w:author="将 古橋" w:date="2026-09-21T12:37:00Z">
        <w:r>
          <w:rPr>
            <w:rFonts w:ascii="游明朝" w:eastAsia="游明朝" w:hAnsi="游明朝"/>
            <w:sz w:val="18"/>
            <w:szCs w:val="18"/>
            <w:lang w:eastAsia="ja-JP"/>
          </w:rPr>
          <w:t>乙は、本船舶の名称、UMITOの名称・商標、甲の商号・商標その他甲</w:t>
        </w:r>
      </w:ins>
      <w:ins w:id="286" w:author="将 古橋" w:date="2026-09-21T13:03:00Z" w16du:dateUtc="2026-09-21T04:03:00Z">
        <w:r>
          <w:rPr>
            <w:rFonts w:ascii="游明朝" w:eastAsia="游明朝" w:hAnsi="游明朝" w:hint="eastAsia"/>
            <w:sz w:val="18"/>
            <w:szCs w:val="18"/>
            <w:lang w:eastAsia="ja-JP"/>
          </w:rPr>
          <w:t>側関係者</w:t>
        </w:r>
      </w:ins>
      <w:ins w:id="287" w:author="将 古橋" w:date="2026-09-21T12:37:00Z">
        <w:r>
          <w:rPr>
            <w:rFonts w:ascii="游明朝" w:eastAsia="游明朝" w:hAnsi="游明朝"/>
            <w:sz w:val="18"/>
            <w:szCs w:val="18"/>
            <w:lang w:eastAsia="ja-JP"/>
          </w:rPr>
          <w:t>に属する表示を、甲（UMITOに属する表示についてはUMITO）の事前の書面による承諾なく、自己の宣伝広告その他本件業務の遂行以外の目的で使用してはならない。</w:t>
        </w:r>
      </w:ins>
      <w:commentRangeEnd w:id="261"/>
      <w:r>
        <w:rPr>
          <w:rStyle w:val="aff0"/>
          <w:rFonts w:ascii="游明朝" w:eastAsia="游明朝" w:hAnsi="游明朝"/>
          <w:lang w:eastAsia="ja-JP"/>
          <w:rPrChange w:id="288" w:author="将 古橋" w:date="2026-09-21T12:37:00Z" w16du:dateUtc="2026-09-21T03:37:00Z">
            <w:rPr>
              <w:rStyle w:val="aff0"/>
              <w:sz w:val="21"/>
              <w:szCs w:val="22"/>
              <w:lang w:eastAsia="ja-JP"/>
            </w:rPr>
          </w:rPrChange>
        </w:rPr>
        <w:commentReference w:id="261"/>
      </w:r>
    </w:p>
    <w:p w14:paraId="062D5108" w14:textId="77777777" w:rsidR="00D63936" w:rsidRPr="00940183" w:rsidRDefault="00D63936" w:rsidP="00CC7784">
      <w:pPr>
        <w:spacing w:after="120"/>
        <w:rPr>
          <w:rFonts w:ascii="游明朝" w:eastAsia="游明朝" w:hAnsi="游明朝"/>
          <w:b/>
          <w:sz w:val="18"/>
          <w:szCs w:val="18"/>
          <w:lang w:eastAsia="ja-JP"/>
        </w:rPr>
      </w:pPr>
      <w:r>
        <w:rPr>
          <w:rFonts w:ascii="游明朝" w:eastAsia="游明朝" w:hAnsi="游明朝"/>
          <w:b/>
          <w:sz w:val="18"/>
          <w:szCs w:val="18"/>
          <w:lang w:eastAsia="ja-JP"/>
        </w:rPr>
        <w:t>第 9 条</w:t>
      </w:r>
      <w:r>
        <w:rPr>
          <w:rFonts w:ascii="游明朝" w:eastAsia="游明朝" w:hAnsi="游明朝" w:hint="eastAsia"/>
          <w:b/>
          <w:sz w:val="18"/>
          <w:szCs w:val="18"/>
          <w:lang w:eastAsia="ja-JP"/>
        </w:rPr>
        <w:t>（反社条項）</w:t>
      </w:r>
    </w:p>
    <w:p w14:paraId="138A65E4" w14:textId="77777777" w:rsidR="00D63936" w:rsidRPr="00AB0617" w:rsidRDefault="00D63936" w:rsidP="00E030A3">
      <w:pPr>
        <w:numPr>
          <w:ilvl w:val="0"/>
          <w:numId w:val="11"/>
        </w:numPr>
        <w:spacing w:after="120"/>
        <w:rPr>
          <w:rFonts w:ascii="游明朝" w:eastAsia="游明朝" w:hAnsi="游明朝"/>
          <w:bCs/>
          <w:sz w:val="18"/>
          <w:szCs w:val="18"/>
          <w:lang w:eastAsia="ja-JP"/>
        </w:rPr>
      </w:pPr>
      <w:r>
        <w:rPr>
          <w:rFonts w:ascii="游明朝" w:eastAsia="游明朝" w:hAnsi="游明朝"/>
          <w:bCs/>
          <w:sz w:val="18"/>
          <w:szCs w:val="18"/>
          <w:lang w:eastAsia="ja-JP"/>
        </w:rPr>
        <w:t>甲、乙及び丙は、それぞれ相手方に対し、本契約締結時において、自ら並びにその役員及び実質的に経営を支配する者が、暴力団、暴力団員、暴力団準構成員、暴力団関係企業、総会屋、社会運動等標ぼうゴロ、特殊知能暴力集団その他これらに準ずる者（以下「反社会的勢力」という）のいずれにも該当しないことを表明し、かつ将来にわたっても該当しないことを確約する。</w:t>
      </w:r>
    </w:p>
    <w:p w14:paraId="3F73A855" w14:textId="77777777" w:rsidR="00D63936" w:rsidRPr="00940183" w:rsidRDefault="00D63936" w:rsidP="00AB0617">
      <w:pPr>
        <w:numPr>
          <w:ilvl w:val="0"/>
          <w:numId w:val="11"/>
        </w:numPr>
        <w:spacing w:after="0"/>
        <w:ind w:left="714" w:hanging="357"/>
        <w:rPr>
          <w:rFonts w:ascii="游明朝" w:eastAsia="游明朝" w:hAnsi="游明朝"/>
          <w:bCs/>
          <w:sz w:val="18"/>
          <w:szCs w:val="18"/>
          <w:lang w:eastAsia="ja-JP"/>
        </w:rPr>
      </w:pPr>
      <w:r>
        <w:rPr>
          <w:rFonts w:ascii="游明朝" w:eastAsia="游明朝" w:hAnsi="游明朝"/>
          <w:bCs/>
          <w:sz w:val="18"/>
          <w:szCs w:val="18"/>
          <w:lang w:eastAsia="ja-JP"/>
        </w:rPr>
        <w:lastRenderedPageBreak/>
        <w:t>甲、乙及び丙は、相手方が次の各号のいずれかに該当した場合には、何らの催告を要せず、書面による通知をもって直ちに本契約を解除することができる。</w:t>
      </w:r>
    </w:p>
    <w:p w14:paraId="530D89D0" w14:textId="77777777" w:rsidR="00D63936" w:rsidRPr="00940183" w:rsidRDefault="00D63936" w:rsidP="00AB0617">
      <w:pPr>
        <w:spacing w:after="0"/>
        <w:ind w:leftChars="440" w:left="924"/>
        <w:rPr>
          <w:rFonts w:ascii="游明朝" w:eastAsia="游明朝" w:hAnsi="游明朝"/>
          <w:bCs/>
          <w:sz w:val="18"/>
          <w:szCs w:val="18"/>
          <w:lang w:eastAsia="ja-JP"/>
        </w:rPr>
      </w:pPr>
      <w:r>
        <w:rPr>
          <w:rFonts w:ascii="游明朝" w:eastAsia="游明朝" w:hAnsi="游明朝"/>
          <w:bCs/>
          <w:sz w:val="18"/>
          <w:szCs w:val="18"/>
          <w:lang w:eastAsia="ja-JP"/>
        </w:rPr>
        <w:t>① 反社会的勢力に該当</w:t>
      </w:r>
      <w:r>
        <w:rPr>
          <w:rFonts w:ascii="游明朝" w:eastAsia="游明朝" w:hAnsi="游明朝" w:hint="eastAsia"/>
          <w:bCs/>
          <w:sz w:val="18"/>
          <w:szCs w:val="18"/>
          <w:lang w:eastAsia="ja-JP"/>
        </w:rPr>
        <w:t>し、又は、</w:t>
      </w:r>
      <w:r>
        <w:rPr>
          <w:rFonts w:ascii="游明朝" w:eastAsia="游明朝" w:hAnsi="游明朝"/>
          <w:bCs/>
          <w:sz w:val="18"/>
          <w:szCs w:val="18"/>
          <w:lang w:eastAsia="ja-JP"/>
        </w:rPr>
        <w:t xml:space="preserve"> 反社会的勢力を利用していると認められるとき</w:t>
      </w:r>
    </w:p>
    <w:p w14:paraId="496CCE99" w14:textId="77777777" w:rsidR="00D63936" w:rsidRPr="00940183" w:rsidRDefault="00D63936"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②</w:t>
      </w:r>
      <w:r>
        <w:rPr>
          <w:rFonts w:ascii="游明朝" w:eastAsia="游明朝" w:hAnsi="游明朝"/>
          <w:bCs/>
          <w:sz w:val="18"/>
          <w:szCs w:val="18"/>
          <w:lang w:eastAsia="ja-JP"/>
        </w:rPr>
        <w:t xml:space="preserve"> 反社会的勢力に対して資金等を提供し、又は便宜を供与する等の関与をしていると認められるとき</w:t>
      </w:r>
    </w:p>
    <w:p w14:paraId="6E3E9BD8" w14:textId="75E0AF87" w:rsidR="00D63936" w:rsidRPr="00940183" w:rsidRDefault="00DE6BCE"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③</w:t>
      </w:r>
      <w:r>
        <w:rPr>
          <w:rFonts w:ascii="游明朝" w:eastAsia="游明朝" w:hAnsi="游明朝"/>
          <w:bCs/>
          <w:sz w:val="18"/>
          <w:szCs w:val="18"/>
          <w:lang w:eastAsia="ja-JP"/>
        </w:rPr>
        <w:t xml:space="preserve"> 反社会的勢力と社会的に非難されるべき関係を有しているとき</w:t>
      </w:r>
    </w:p>
    <w:p w14:paraId="72EDAC9F" w14:textId="47BAC6D4" w:rsidR="00D63936" w:rsidRPr="00AB0617" w:rsidRDefault="00DE6BCE" w:rsidP="00AB0617">
      <w:pPr>
        <w:spacing w:after="0"/>
        <w:ind w:leftChars="440" w:left="924"/>
        <w:rPr>
          <w:rFonts w:ascii="游明朝" w:eastAsia="游明朝" w:hAnsi="游明朝"/>
          <w:bCs/>
          <w:sz w:val="18"/>
          <w:szCs w:val="18"/>
          <w:lang w:eastAsia="ja-JP"/>
        </w:rPr>
      </w:pPr>
      <w:r>
        <w:rPr>
          <w:rFonts w:ascii="游明朝" w:eastAsia="游明朝" w:hAnsi="游明朝" w:hint="eastAsia"/>
          <w:bCs/>
          <w:sz w:val="18"/>
          <w:szCs w:val="18"/>
          <w:lang w:eastAsia="ja-JP"/>
        </w:rPr>
        <w:t>④</w:t>
      </w:r>
      <w:r>
        <w:rPr>
          <w:rFonts w:ascii="游明朝" w:eastAsia="游明朝" w:hAnsi="游明朝"/>
          <w:bCs/>
          <w:sz w:val="18"/>
          <w:szCs w:val="18"/>
          <w:lang w:eastAsia="ja-JP"/>
        </w:rPr>
        <w:t xml:space="preserve"> 自ら又は第三者を利用して、相手方に対し暴力的行為、脅迫的言辞、法的責任を超えた不当な要求、風説の流布、偽計若しくは威力を用いた信用毀損若しくは業務妨害、その他これらに準ずる行為を行ったとき</w:t>
      </w:r>
    </w:p>
    <w:p w14:paraId="2304330B" w14:textId="77777777" w:rsidR="00D63936" w:rsidRPr="00AB0617" w:rsidRDefault="00D63936" w:rsidP="00AB0617">
      <w:pPr>
        <w:numPr>
          <w:ilvl w:val="0"/>
          <w:numId w:val="11"/>
        </w:numPr>
        <w:spacing w:after="240"/>
        <w:ind w:left="714" w:hanging="357"/>
        <w:rPr>
          <w:rFonts w:ascii="游明朝" w:eastAsia="游明朝" w:hAnsi="游明朝"/>
          <w:bCs/>
          <w:sz w:val="18"/>
          <w:szCs w:val="18"/>
          <w:lang w:eastAsia="ja-JP"/>
        </w:rPr>
      </w:pPr>
      <w:r>
        <w:rPr>
          <w:rFonts w:ascii="游明朝" w:eastAsia="游明朝" w:hAnsi="游明朝"/>
          <w:bCs/>
          <w:sz w:val="18"/>
          <w:szCs w:val="18"/>
          <w:lang w:eastAsia="ja-JP"/>
        </w:rPr>
        <w:t>前項に基づき本契約が解除された場合、解除された当事者は、解除により生じた損害について相手方に対し一切の賠償請求を行うことができない。なお、解除した当事者は、当該解除により自らに生じた損害の賠償を解除された当事者に請求することを妨げない。</w:t>
      </w:r>
    </w:p>
    <w:p w14:paraId="7326FA65" w14:textId="77777777" w:rsidR="00D63936" w:rsidRPr="00AB0617" w:rsidRDefault="00D63936" w:rsidP="006009D6">
      <w:pPr>
        <w:spacing w:after="120"/>
        <w:rPr>
          <w:rFonts w:ascii="游明朝" w:eastAsia="游明朝" w:hAnsi="游明朝"/>
          <w:b/>
          <w:sz w:val="18"/>
          <w:szCs w:val="18"/>
          <w:lang w:eastAsia="ja-JP"/>
        </w:rPr>
      </w:pPr>
      <w:r>
        <w:rPr>
          <w:rFonts w:ascii="游明朝" w:eastAsia="游明朝" w:hAnsi="游明朝"/>
          <w:b/>
          <w:sz w:val="18"/>
          <w:szCs w:val="18"/>
          <w:lang w:eastAsia="ja-JP"/>
        </w:rPr>
        <w:t>第10 条</w:t>
      </w:r>
      <w:r>
        <w:rPr>
          <w:rFonts w:ascii="游明朝" w:eastAsia="游明朝" w:hAnsi="游明朝" w:hint="eastAsia"/>
          <w:b/>
          <w:sz w:val="18"/>
          <w:szCs w:val="18"/>
          <w:lang w:eastAsia="ja-JP"/>
        </w:rPr>
        <w:t>（譲渡禁止）</w:t>
      </w:r>
    </w:p>
    <w:p w14:paraId="3960E6E2" w14:textId="77777777" w:rsidR="00D63936" w:rsidRDefault="00D63936" w:rsidP="00AB0617">
      <w:pPr>
        <w:spacing w:after="240"/>
        <w:rPr>
          <w:rFonts w:ascii="游明朝" w:eastAsia="游明朝" w:hAnsi="游明朝"/>
          <w:bCs/>
          <w:sz w:val="18"/>
          <w:szCs w:val="18"/>
          <w:lang w:eastAsia="ja-JP"/>
        </w:rPr>
      </w:pPr>
      <w:r>
        <w:rPr>
          <w:rFonts w:ascii="游明朝" w:eastAsia="游明朝" w:hAnsi="游明朝"/>
          <w:bCs/>
          <w:sz w:val="18"/>
          <w:szCs w:val="18"/>
          <w:lang w:eastAsia="ja-JP"/>
        </w:rPr>
        <w:t>甲、乙及び丙は、</w:t>
      </w:r>
      <w:r>
        <w:rPr>
          <w:rFonts w:ascii="游明朝" w:eastAsia="游明朝" w:hAnsi="游明朝" w:hint="eastAsia"/>
          <w:bCs/>
          <w:sz w:val="18"/>
          <w:szCs w:val="18"/>
          <w:lang w:eastAsia="ja-JP"/>
        </w:rPr>
        <w:t>本契約に基づく権利、義務及び契約上の地位について、譲渡、担保の設定その他の処分をしてはならない。</w:t>
      </w:r>
    </w:p>
    <w:p w14:paraId="55863F0C" w14:textId="77777777" w:rsidR="00D63936" w:rsidRPr="00AB0617" w:rsidRDefault="00D63936" w:rsidP="006009D6">
      <w:pPr>
        <w:spacing w:after="120"/>
        <w:rPr>
          <w:rFonts w:ascii="游明朝" w:eastAsia="游明朝" w:hAnsi="游明朝"/>
          <w:b/>
          <w:sz w:val="18"/>
          <w:szCs w:val="18"/>
          <w:lang w:eastAsia="ja-JP"/>
        </w:rPr>
      </w:pPr>
      <w:r>
        <w:rPr>
          <w:rFonts w:ascii="游明朝" w:eastAsia="游明朝" w:hAnsi="游明朝"/>
          <w:b/>
          <w:sz w:val="18"/>
          <w:szCs w:val="18"/>
          <w:lang w:eastAsia="ja-JP"/>
        </w:rPr>
        <w:t>第11条</w:t>
      </w:r>
      <w:r>
        <w:rPr>
          <w:rFonts w:ascii="游明朝" w:eastAsia="游明朝" w:hAnsi="游明朝" w:hint="eastAsia"/>
          <w:b/>
          <w:sz w:val="18"/>
          <w:szCs w:val="18"/>
          <w:lang w:eastAsia="ja-JP"/>
        </w:rPr>
        <w:t>（専属管轄）</w:t>
      </w:r>
    </w:p>
    <w:p w14:paraId="1A2D8C20" w14:textId="77777777" w:rsidR="00D63936" w:rsidRPr="00AB0617" w:rsidRDefault="00D63936" w:rsidP="006009D6">
      <w:pPr>
        <w:spacing w:after="120"/>
        <w:rPr>
          <w:rFonts w:ascii="游明朝" w:eastAsia="游明朝" w:hAnsi="游明朝"/>
          <w:bCs/>
          <w:sz w:val="18"/>
          <w:szCs w:val="18"/>
          <w:lang w:eastAsia="ja-JP"/>
        </w:rPr>
      </w:pPr>
      <w:r>
        <w:rPr>
          <w:rFonts w:ascii="游明朝" w:eastAsia="游明朝" w:hAnsi="游明朝" w:hint="eastAsia"/>
          <w:bCs/>
          <w:sz w:val="18"/>
          <w:szCs w:val="18"/>
          <w:lang w:eastAsia="ja-JP"/>
        </w:rPr>
        <w:t>本契約に関する一切の紛争は、東京地方裁判所を第一審の専属管轄とする訴訟によって解決する。</w:t>
      </w:r>
    </w:p>
    <w:p w14:paraId="2AA70EA7" w14:textId="636A855C" w:rsidR="00D63936" w:rsidRPr="00CF4875" w:rsidRDefault="00D63936" w:rsidP="00CC7784">
      <w:pPr>
        <w:spacing w:after="120"/>
        <w:rPr>
          <w:rFonts w:ascii="游明朝" w:eastAsia="游明朝" w:hAnsi="游明朝"/>
          <w:sz w:val="18"/>
          <w:szCs w:val="18"/>
          <w:lang w:eastAsia="ja-JP"/>
        </w:rPr>
      </w:pPr>
      <w:r>
        <w:rPr>
          <w:rFonts w:ascii="游明朝" w:eastAsia="游明朝" w:hAnsi="游明朝" w:hint="eastAsia"/>
          <w:b/>
          <w:sz w:val="18"/>
          <w:szCs w:val="18"/>
          <w:lang w:eastAsia="ja-JP"/>
        </w:rPr>
        <w:t>第12条</w:t>
      </w:r>
      <w:r>
        <w:rPr>
          <w:rFonts w:ascii="游明朝" w:eastAsia="游明朝" w:hAnsi="游明朝"/>
          <w:b/>
          <w:sz w:val="18"/>
          <w:szCs w:val="18"/>
          <w:lang w:eastAsia="ja-JP"/>
        </w:rPr>
        <w:t>（その他協議事項）</w:t>
      </w:r>
    </w:p>
    <w:p w14:paraId="65E9F981" w14:textId="088B0C2B" w:rsidR="00D63936" w:rsidRPr="00CF4875" w:rsidRDefault="00D63936">
      <w:pPr>
        <w:spacing w:after="120"/>
        <w:rPr>
          <w:rFonts w:ascii="游明朝" w:eastAsia="游明朝" w:hAnsi="游明朝"/>
          <w:sz w:val="18"/>
          <w:szCs w:val="18"/>
          <w:lang w:eastAsia="ja-JP"/>
        </w:rPr>
      </w:pPr>
      <w:r>
        <w:rPr>
          <w:rFonts w:ascii="游明朝" w:eastAsia="游明朝" w:hAnsi="游明朝"/>
          <w:sz w:val="18"/>
          <w:szCs w:val="18"/>
          <w:lang w:eastAsia="ja-JP"/>
        </w:rPr>
        <w:t>本契約に規定のない事項について甲</w:t>
      </w:r>
      <w:r>
        <w:rPr>
          <w:rFonts w:ascii="游明朝" w:eastAsia="游明朝" w:hAnsi="游明朝" w:hint="eastAsia"/>
          <w:sz w:val="18"/>
          <w:szCs w:val="18"/>
          <w:lang w:eastAsia="ja-JP"/>
        </w:rPr>
        <w:t>、</w:t>
      </w:r>
      <w:r>
        <w:rPr>
          <w:rFonts w:ascii="游明朝" w:eastAsia="游明朝" w:hAnsi="游明朝"/>
          <w:sz w:val="18"/>
          <w:szCs w:val="18"/>
          <w:lang w:eastAsia="ja-JP"/>
        </w:rPr>
        <w:t>乙</w:t>
      </w:r>
      <w:r>
        <w:rPr>
          <w:rFonts w:ascii="游明朝" w:eastAsia="游明朝" w:hAnsi="游明朝" w:hint="eastAsia"/>
          <w:sz w:val="18"/>
          <w:szCs w:val="18"/>
          <w:lang w:eastAsia="ja-JP"/>
        </w:rPr>
        <w:t>及び丙</w:t>
      </w:r>
      <w:r>
        <w:rPr>
          <w:rFonts w:ascii="游明朝" w:eastAsia="游明朝" w:hAnsi="游明朝"/>
          <w:sz w:val="18"/>
          <w:szCs w:val="18"/>
          <w:lang w:eastAsia="ja-JP"/>
        </w:rPr>
        <w:t>は、日本の法令及び習慣の定めるところに従い、信義誠実の原則に従って協議し善処するものとする。</w:t>
      </w:r>
    </w:p>
    <w:p w14:paraId="5C15A5B9" w14:textId="595E76C1" w:rsidR="00D63936" w:rsidRPr="00CF4875" w:rsidRDefault="00D63936">
      <w:pPr>
        <w:spacing w:before="240" w:after="240"/>
        <w:rPr>
          <w:rFonts w:ascii="游明朝" w:eastAsia="游明朝" w:hAnsi="游明朝"/>
          <w:sz w:val="18"/>
          <w:szCs w:val="18"/>
          <w:lang w:eastAsia="ja-JP"/>
        </w:rPr>
      </w:pPr>
      <w:r>
        <w:rPr>
          <w:rFonts w:ascii="游明朝" w:eastAsia="游明朝" w:hAnsi="游明朝"/>
          <w:sz w:val="18"/>
          <w:szCs w:val="18"/>
          <w:lang w:eastAsia="ja-JP"/>
        </w:rPr>
        <w:t>上記の契約を証するため、本書</w:t>
      </w:r>
      <w:r>
        <w:rPr>
          <w:rFonts w:ascii="游明朝" w:eastAsia="游明朝" w:hAnsi="游明朝" w:hint="eastAsia"/>
          <w:sz w:val="18"/>
          <w:szCs w:val="18"/>
          <w:lang w:eastAsia="ja-JP"/>
        </w:rPr>
        <w:t>3</w:t>
      </w:r>
      <w:r>
        <w:rPr>
          <w:rFonts w:ascii="游明朝" w:eastAsia="游明朝" w:hAnsi="游明朝"/>
          <w:sz w:val="18"/>
          <w:szCs w:val="18"/>
          <w:lang w:eastAsia="ja-JP"/>
        </w:rPr>
        <w:t>通を作成し、甲乙</w:t>
      </w:r>
      <w:r>
        <w:rPr>
          <w:rFonts w:ascii="游明朝" w:eastAsia="游明朝" w:hAnsi="游明朝" w:hint="eastAsia"/>
          <w:sz w:val="18"/>
          <w:szCs w:val="18"/>
          <w:lang w:eastAsia="ja-JP"/>
        </w:rPr>
        <w:t>丙</w:t>
      </w:r>
      <w:r>
        <w:rPr>
          <w:rFonts w:ascii="游明朝" w:eastAsia="游明朝" w:hAnsi="游明朝"/>
          <w:sz w:val="18"/>
          <w:szCs w:val="18"/>
          <w:lang w:eastAsia="ja-JP"/>
        </w:rPr>
        <w:t>記名押印のうえ各自１通を保有する。</w:t>
      </w:r>
    </w:p>
    <w:p w14:paraId="45839E92" w14:textId="77777777" w:rsidR="00D63936" w:rsidRPr="00CF4875" w:rsidRDefault="00D63936">
      <w:pPr>
        <w:spacing w:after="360"/>
        <w:rPr>
          <w:rFonts w:ascii="游明朝" w:eastAsia="游明朝" w:hAnsi="游明朝"/>
          <w:sz w:val="18"/>
          <w:szCs w:val="18"/>
          <w:lang w:eastAsia="ja-JP"/>
        </w:rPr>
      </w:pPr>
      <w:commentRangeStart w:id="922"/>
      <w:r>
        <w:rPr>
          <w:rFonts w:ascii="游明朝" w:eastAsia="游明朝" w:hAnsi="游明朝"/>
          <w:sz w:val="18"/>
          <w:szCs w:val="18"/>
          <w:lang w:eastAsia="ja-JP"/>
        </w:rPr>
        <w:t>2026年 ［●］月 ［●］日</w:t>
      </w:r>
      <w:commentRangeEnd w:id="922"/>
      <w:r>
        <w:rPr>
          <w:rStyle w:val="aff0"/>
        </w:rPr>
        <w:commentReference w:id="922"/>
      </w:r>
    </w:p>
    <w:p w14:paraId="6567243F" w14:textId="77777777" w:rsidR="00D63936" w:rsidRPr="00CF4875" w:rsidRDefault="00D63936">
      <w:pPr>
        <w:keepNext/>
        <w:spacing w:after="240"/>
        <w:rPr>
          <w:rFonts w:ascii="游明朝" w:eastAsia="游明朝" w:hAnsi="游明朝"/>
          <w:sz w:val="18"/>
          <w:szCs w:val="18"/>
          <w:lang w:eastAsia="ja-JP"/>
        </w:rPr>
      </w:pPr>
      <w:r>
        <w:rPr>
          <w:rFonts w:ascii="游明朝" w:eastAsia="游明朝" w:hAnsi="游明朝"/>
          <w:b/>
          <w:sz w:val="18"/>
          <w:szCs w:val="18"/>
          <w:lang w:eastAsia="ja-JP"/>
        </w:rPr>
        <w:t>＜甲：委託者＞</w:t>
        <w:br/>
      </w:r>
      <w:r>
        <w:rPr>
          <w:rFonts w:ascii="游明朝" w:eastAsia="游明朝" w:hAnsi="游明朝"/>
          <w:sz w:val="18"/>
          <w:szCs w:val="18"/>
          <w:lang w:eastAsia="ja-JP"/>
        </w:rPr>
        <w:t>住所：東京都墨田区横網 1-2-13 ヒューリック両国リバーセンター1F</w:t>
        <w:br/>
      </w:r>
      <w:r>
        <w:rPr>
          <w:rFonts w:ascii="游明朝" w:eastAsia="游明朝" w:hAnsi="游明朝" w:hint="eastAsia"/>
          <w:sz w:val="18"/>
          <w:szCs w:val="18"/>
          <w:lang w:eastAsia="ja-JP"/>
        </w:rPr>
        <w:t>名称</w:t>
      </w:r>
      <w:r>
        <w:rPr>
          <w:rFonts w:ascii="游明朝" w:eastAsia="游明朝" w:hAnsi="游明朝"/>
          <w:sz w:val="18"/>
          <w:szCs w:val="18"/>
          <w:lang w:eastAsia="ja-JP"/>
        </w:rPr>
        <w:t>：株式会社東京ウォータウェイズ</w:t>
        <w:br/>
        <w:t>代表取締役：原田 和義 ㊞</w:t>
      </w:r>
    </w:p>
    <w:p w14:paraId="40E68397" w14:textId="77777777" w:rsidR="00D63936" w:rsidRDefault="00D63936">
      <w:pPr>
        <w:keepNext/>
        <w:spacing w:after="240"/>
        <w:rPr>
          <w:rFonts w:ascii="游明朝" w:eastAsia="游明朝" w:hAnsi="游明朝"/>
          <w:sz w:val="18"/>
          <w:szCs w:val="18"/>
          <w:lang w:eastAsia="ja-JP"/>
        </w:rPr>
      </w:pPr>
      <w:r>
        <w:rPr>
          <w:rFonts w:ascii="游明朝" w:eastAsia="游明朝" w:hAnsi="游明朝"/>
          <w:b/>
          <w:sz w:val="18"/>
          <w:szCs w:val="18"/>
        </w:rPr>
        <w:t>＜乙：受託者＞</w:t>
        <w:br/>
      </w:r>
      <w:r>
        <w:rPr>
          <w:rFonts w:ascii="游明朝" w:eastAsia="游明朝" w:hAnsi="游明朝"/>
          <w:sz w:val="18"/>
          <w:szCs w:val="18"/>
        </w:rPr>
        <w:t>住所：東京都港区六本木4-12-8 第6DMJビル 2階</w:t>
        <w:br/>
      </w:r>
      <w:r>
        <w:rPr>
          <w:rFonts w:ascii="游明朝" w:eastAsia="游明朝" w:hAnsi="游明朝" w:hint="eastAsia"/>
          <w:sz w:val="18"/>
          <w:szCs w:val="18"/>
          <w:lang w:eastAsia="ja-JP"/>
        </w:rPr>
        <w:lastRenderedPageBreak/>
        <w:t>名称</w:t>
      </w:r>
      <w:r>
        <w:rPr>
          <w:rFonts w:ascii="游明朝" w:eastAsia="游明朝" w:hAnsi="游明朝"/>
          <w:sz w:val="18"/>
          <w:szCs w:val="18"/>
        </w:rPr>
        <w:t>：株式会社WineBank</w:t>
        <w:br/>
        <w:t>代表取締役：中野 邦人 ㊞</w:t>
      </w:r>
    </w:p>
    <w:p w14:paraId="6653179D" w14:textId="77777777" w:rsidR="00D63936" w:rsidRDefault="00D63936">
      <w:pPr>
        <w:keepNext/>
        <w:spacing w:after="240"/>
        <w:rPr>
          <w:ins w:id="289" w:author="将 古橋" w:date="2026-09-21T13:12:00Z" w16du:dateUtc="2026-09-21T04:12:00Z"/>
          <w:rFonts w:ascii="游明朝" w:eastAsia="游明朝" w:hAnsi="游明朝"/>
          <w:sz w:val="18"/>
          <w:szCs w:val="18"/>
          <w:lang w:eastAsia="ja-JP"/>
        </w:rPr>
      </w:pPr>
      <w:r>
        <w:rPr>
          <w:rFonts w:ascii="游明朝" w:eastAsia="游明朝" w:hAnsi="游明朝"/>
          <w:b/>
          <w:sz w:val="18"/>
          <w:szCs w:val="18"/>
          <w:lang w:eastAsia="ja-JP"/>
        </w:rPr>
        <w:t>＜</w:t>
      </w:r>
      <w:r>
        <w:rPr>
          <w:rFonts w:ascii="游明朝" w:eastAsia="游明朝" w:hAnsi="游明朝" w:hint="eastAsia"/>
          <w:b/>
          <w:sz w:val="18"/>
          <w:szCs w:val="18"/>
          <w:lang w:eastAsia="ja-JP"/>
        </w:rPr>
        <w:t>丙</w:t>
      </w:r>
      <w:r>
        <w:rPr>
          <w:rFonts w:ascii="游明朝" w:eastAsia="游明朝" w:hAnsi="游明朝"/>
          <w:b/>
          <w:sz w:val="18"/>
          <w:szCs w:val="18"/>
          <w:lang w:eastAsia="ja-JP"/>
        </w:rPr>
        <w:t>：</w:t>
      </w:r>
      <w:r>
        <w:rPr>
          <w:rFonts w:ascii="游明朝" w:eastAsia="游明朝" w:hAnsi="游明朝" w:hint="eastAsia"/>
          <w:b/>
          <w:sz w:val="18"/>
          <w:szCs w:val="18"/>
          <w:lang w:eastAsia="ja-JP"/>
        </w:rPr>
        <w:t>アセットマネジャー</w:t>
      </w:r>
      <w:r>
        <w:rPr>
          <w:rFonts w:ascii="游明朝" w:eastAsia="游明朝" w:hAnsi="游明朝"/>
          <w:b/>
          <w:sz w:val="18"/>
          <w:szCs w:val="18"/>
          <w:lang w:eastAsia="ja-JP"/>
        </w:rPr>
        <w:t>＞</w:t>
        <w:br/>
      </w:r>
      <w:r>
        <w:rPr>
          <w:rFonts w:ascii="游明朝" w:eastAsia="游明朝" w:hAnsi="游明朝"/>
          <w:sz w:val="18"/>
          <w:szCs w:val="18"/>
          <w:lang w:eastAsia="ja-JP"/>
        </w:rPr>
        <w:t xml:space="preserve">住所： </w:t>
        <w:br/>
      </w:r>
      <w:r>
        <w:rPr>
          <w:rFonts w:ascii="游明朝" w:eastAsia="游明朝" w:hAnsi="游明朝" w:hint="eastAsia"/>
          <w:sz w:val="18"/>
          <w:szCs w:val="18"/>
          <w:lang w:eastAsia="ja-JP"/>
        </w:rPr>
        <w:t>名称</w:t>
      </w:r>
      <w:r>
        <w:rPr>
          <w:rFonts w:ascii="游明朝" w:eastAsia="游明朝" w:hAnsi="游明朝"/>
          <w:sz w:val="18"/>
          <w:szCs w:val="18"/>
          <w:lang w:eastAsia="ja-JP"/>
        </w:rPr>
        <w:t xml:space="preserve">： </w:t>
        <w:br/>
        <w:t>代表取締役：</w:t>
      </w:r>
      <w:r>
        <w:rPr>
          <w:rFonts w:ascii="游明朝" w:eastAsia="游明朝" w:hAnsi="游明朝" w:hint="eastAsia"/>
          <w:sz w:val="18"/>
          <w:szCs w:val="18"/>
          <w:lang w:eastAsia="ja-JP"/>
        </w:rPr>
        <w:t xml:space="preserve">　</w:t>
      </w:r>
      <w:r>
        <w:rPr>
          <w:rFonts w:ascii="游明朝" w:eastAsia="游明朝" w:hAnsi="游明朝"/>
          <w:sz w:val="18"/>
          <w:szCs w:val="18"/>
          <w:lang w:eastAsia="ja-JP"/>
        </w:rPr>
        <w:t xml:space="preserve"> </w:t>
      </w:r>
      <w:r>
        <w:rPr>
          <w:rFonts w:ascii="游明朝" w:eastAsia="游明朝" w:hAnsi="游明朝" w:hint="eastAsia"/>
          <w:sz w:val="18"/>
          <w:szCs w:val="18"/>
          <w:lang w:eastAsia="ja-JP"/>
        </w:rPr>
        <w:t>㊞</w:t>
      </w:r>
    </w:p>
    <w:p w14:paraId="212F5E2D" w14:textId="5E5B09D1" w:rsidR="00DE04DF" w:rsidRDefault="00DE04DF">
      <w:pPr>
        <w:rPr>
          <w:ins w:id="290" w:author="将 古橋" w:date="2026-09-21T13:12:00Z" w16du:dateUtc="2026-09-21T04:12:00Z"/>
          <w:rFonts w:ascii="游明朝" w:eastAsia="游明朝" w:hAnsi="游明朝"/>
          <w:sz w:val="18"/>
          <w:szCs w:val="18"/>
          <w:lang w:eastAsia="ja-JP"/>
        </w:rPr>
      </w:pPr>
      <w:ins w:id="291" w:author="将 古橋" w:date="2026-09-21T13:12:00Z" w16du:dateUtc="2026-09-21T04:12:00Z">
        <w:r>
          <w:rPr>
            <w:rFonts w:ascii="游明朝" w:eastAsia="游明朝" w:hAnsi="游明朝"/>
            <w:sz w:val="18"/>
            <w:szCs w:val="18"/>
            <w:lang w:eastAsia="ja-JP"/>
          </w:rPr>
          <w:br w:type="page"/>
        </w:r>
      </w:ins>
    </w:p>
    <w:p w14:paraId="659486DE" w14:textId="521889FA" w:rsidR="00DE04DF" w:rsidDel="00DE04DF" w:rsidRDefault="00DE04DF">
      <w:pPr>
        <w:keepNext/>
        <w:spacing w:after="0"/>
        <w:rPr>
          <w:del w:id="292" w:author="将 古橋" w:date="2026-09-21T13:12:00Z" w16du:dateUtc="2026-09-21T04:12:00Z"/>
          <w:rFonts w:ascii="游明朝" w:eastAsia="游明朝" w:hAnsi="游明朝"/>
          <w:sz w:val="18"/>
          <w:szCs w:val="18"/>
          <w:lang w:eastAsia="ja-JP"/>
        </w:rPr>
        <w:pPrChange w:id="293" w:author="将 古橋" w:date="2026-09-21T13:13:00Z" w16du:dateUtc="2026-09-21T04:13:00Z">
          <w:pPr>
            <w:keepNext/>
            <w:spacing w:after="240"/>
          </w:pPr>
        </w:pPrChange>
      </w:pPr>
      <w:ins w:id="294" w:author="将 古橋" w:date="2026-09-21T13:12:00Z" w16du:dateUtc="2026-09-21T04:12:00Z">
        <w:r>
          <w:rPr>
            <w:rFonts w:ascii="游明朝" w:eastAsia="游明朝" w:hAnsi="游明朝" w:hint="eastAsia"/>
            <w:sz w:val="18"/>
            <w:szCs w:val="18"/>
            <w:lang w:eastAsia="ja-JP"/>
          </w:rPr>
          <w:t xml:space="preserve">（別紙</w:t>
        </w:r>
      </w:ins>
      <w:ins w:id="5005" w:author="WineBank" w:date="2026-10-03T09:00:00Z">
        <w:r>
          <w:rPr>
            <w:rFonts w:ascii="游明朝" w:eastAsia="游明朝" w:hAnsi="游明朝" w:hint="eastAsia"/>
            <w:sz w:val="18"/>
            <w:szCs w:val="18"/>
            <w:lang w:eastAsia="ja-JP"/>
          </w:rPr>
          <w:t xml:space="preserve">１</w:t>
        </w:r>
      </w:ins>
      <w:ins w:id="5006" w:author="将 古橋" w:date="2026-09-21T13:12:00Z" w16du:dateUtc="2026-09-21T04:12:00Z">
        <w:r>
          <w:rPr>
            <w:rFonts w:ascii="游明朝" w:eastAsia="游明朝" w:hAnsi="游明朝" w:hint="eastAsia"/>
            <w:sz w:val="18"/>
            <w:szCs w:val="18"/>
            <w:lang w:eastAsia="ja-JP"/>
          </w:rPr>
          <w:t xml:space="preserve">）</w:t>
        </w:r>
      </w:ins>
    </w:p>
    <w:p w14:paraId="0BE9BB1E" w14:textId="77777777" w:rsidR="00DE04DF" w:rsidRDefault="00DE04DF">
      <w:pPr>
        <w:keepNext/>
        <w:spacing w:after="0"/>
        <w:rPr>
          <w:ins w:id="295" w:author="将 古橋" w:date="2026-09-21T13:12:00Z" w16du:dateUtc="2026-09-21T04:12:00Z"/>
          <w:rFonts w:ascii="游明朝" w:eastAsia="游明朝" w:hAnsi="游明朝"/>
          <w:sz w:val="18"/>
          <w:szCs w:val="18"/>
          <w:lang w:eastAsia="ja-JP"/>
        </w:rPr>
        <w:pPrChange w:id="296" w:author="将 古橋" w:date="2026-09-21T13:13:00Z" w16du:dateUtc="2026-09-21T04:13:00Z">
          <w:pPr>
            <w:keepNext/>
            <w:spacing w:after="240"/>
          </w:pPr>
        </w:pPrChange>
      </w:pPr>
    </w:p>
    <w:p w14:paraId="0F2A43AB" w14:textId="75F63251" w:rsidR="00DE04DF" w:rsidRPr="00940183" w:rsidRDefault="00DE04DF">
      <w:pPr>
        <w:keepNext/>
        <w:spacing w:after="0"/>
        <w:jc w:val="center"/>
        <w:rPr>
          <w:ins w:id="297" w:author="将 古橋" w:date="2026-09-21T13:12:00Z" w16du:dateUtc="2026-09-21T04:12:00Z"/>
          <w:rFonts w:ascii="游明朝" w:eastAsia="游明朝" w:hAnsi="游明朝"/>
          <w:sz w:val="18"/>
          <w:szCs w:val="18"/>
          <w:lang w:eastAsia="ja-JP"/>
        </w:rPr>
        <w:pPrChange w:id="298" w:author="将 古橋" w:date="2026-09-21T13:13:00Z" w16du:dateUtc="2026-09-21T04:13:00Z">
          <w:pPr>
            <w:keepNext/>
            <w:spacing w:after="240"/>
          </w:pPr>
        </w:pPrChange>
      </w:pPr>
      <w:ins w:id="299" w:author="将 古橋" w:date="2026-09-21T13:13:00Z" w16du:dateUtc="2026-09-21T04:13:00Z">
        <w:r>
          <w:rPr>
            <w:rFonts w:ascii="游明朝" w:eastAsia="游明朝" w:hAnsi="游明朝" w:hint="eastAsia"/>
            <w:sz w:val="18"/>
            <w:szCs w:val="18"/>
            <w:lang w:eastAsia="ja-JP"/>
          </w:rPr>
          <w:t>提携プラン一覧</w:t>
        </w:r>
      </w:ins>
    </w:p>
    <w:p w14:paraId="1CBDC11F" w14:textId="5DF79056" w:rsidR="00D63936" w:rsidRDefault="00DE04DF">
      <w:pPr>
        <w:keepNext/>
        <w:spacing w:after="0"/>
        <w:rPr>
          <w:ins w:id="300" w:author="将 古橋" w:date="2026-09-21T13:13:00Z" w16du:dateUtc="2026-09-21T04:13:00Z"/>
          <w:rFonts w:ascii="游明朝" w:eastAsia="游明朝" w:hAnsi="游明朝"/>
          <w:sz w:val="18"/>
          <w:szCs w:val="18"/>
          <w:lang w:eastAsia="ja-JP"/>
        </w:rPr>
        <w:pPrChange w:id="301" w:author="将 古橋" w:date="2026-09-21T13:13:00Z" w16du:dateUtc="2026-09-21T04:13:00Z">
          <w:pPr>
            <w:keepNext/>
            <w:spacing w:after="240"/>
          </w:pPr>
        </w:pPrChange>
      </w:pPr>
      <w:ins w:id="302" w:author="将 古橋" w:date="2026-09-21T13:13:00Z" w16du:dateUtc="2026-09-21T04:13:00Z">
        <w:r>
          <w:rPr>
            <w:rFonts w:ascii="游明朝" w:eastAsia="游明朝" w:hAnsi="游明朝" w:hint="eastAsia"/>
            <w:sz w:val="18"/>
            <w:szCs w:val="18"/>
            <w:lang w:eastAsia="ja-JP"/>
          </w:rPr>
          <w:t>１　アマン東京との提携プラン</w:t>
        </w:r>
      </w:ins>
    </w:p>
    <w:p w14:paraId="0E08D08D" w14:textId="33BF3CD5" w:rsidR="00DE04DF" w:rsidRDefault="00DE04DF" w:rsidP="00DE04DF">
      <w:pPr>
        <w:keepNext/>
        <w:spacing w:after="0"/>
        <w:rPr>
          <w:ins w:id="303" w:author="将 古橋" w:date="2026-09-21T13:13:00Z" w16du:dateUtc="2026-09-21T04:13:00Z"/>
          <w:rFonts w:ascii="游明朝" w:eastAsia="游明朝" w:hAnsi="游明朝"/>
          <w:sz w:val="18"/>
          <w:szCs w:val="18"/>
          <w:lang w:eastAsia="ja-JP"/>
        </w:rPr>
      </w:pPr>
      <w:ins w:id="304" w:author="将 古橋" w:date="2026-09-21T13:13:00Z" w16du:dateUtc="2026-09-21T04:13:00Z">
        <w:r>
          <w:rPr>
            <w:rFonts w:ascii="游明朝" w:eastAsia="游明朝" w:hAnsi="游明朝" w:hint="eastAsia"/>
            <w:sz w:val="18"/>
            <w:szCs w:val="18"/>
            <w:lang w:eastAsia="ja-JP"/>
          </w:rPr>
          <w:t>（提携期間）</w:t>
        </w:r>
      </w:ins>
      <w:ins w:id="305" w:author="Kazuyoshi Harada" w:date="2026-09-24T13:32:00Z" w16du:dateUtc="2026-09-24T04:32:00Z">
        <w:r>
          <w:rPr>
            <w:rFonts w:ascii="游明朝" w:eastAsia="游明朝" w:hAnsi="游明朝" w:hint="eastAsia"/>
            <w:sz w:val="18"/>
            <w:szCs w:val="18"/>
            <w:lang w:eastAsia="ja-JP"/>
          </w:rPr>
          <w:t>通年</w:t>
        </w:r>
      </w:ins>
    </w:p>
    <w:p w14:paraId="37E6E628" w14:textId="77777777" w:rsidR="00DE04DF" w:rsidRDefault="00DE04DF" w:rsidP="00DE04DF">
      <w:pPr>
        <w:keepNext/>
        <w:spacing w:after="0"/>
        <w:rPr>
          <w:ins w:id="306" w:author="将 古橋" w:date="2026-09-21T13:13:00Z" w16du:dateUtc="2026-09-21T04:13:00Z"/>
          <w:rFonts w:ascii="游明朝" w:eastAsia="游明朝" w:hAnsi="游明朝"/>
          <w:sz w:val="18"/>
          <w:szCs w:val="18"/>
          <w:lang w:eastAsia="ja-JP"/>
        </w:rPr>
      </w:pPr>
    </w:p>
    <w:p w14:paraId="0C8FD5A2" w14:textId="54D62F71" w:rsidR="00DE04DF" w:rsidRDefault="00DE04DF" w:rsidP="00DE04DF">
      <w:pPr>
        <w:keepNext/>
        <w:spacing w:after="0"/>
        <w:rPr>
          <w:ins w:id="307" w:author="将 古橋" w:date="2026-09-21T13:13:00Z" w16du:dateUtc="2026-09-21T04:13:00Z"/>
          <w:rFonts w:ascii="游明朝" w:eastAsia="游明朝" w:hAnsi="游明朝"/>
          <w:sz w:val="18"/>
          <w:szCs w:val="18"/>
          <w:lang w:eastAsia="ja-JP"/>
        </w:rPr>
      </w:pPr>
      <w:ins w:id="308" w:author="将 古橋" w:date="2026-09-21T13:13:00Z" w16du:dateUtc="2026-09-21T04:13:00Z">
        <w:r>
          <w:rPr>
            <w:rFonts w:ascii="游明朝" w:eastAsia="游明朝" w:hAnsi="游明朝" w:hint="eastAsia"/>
            <w:sz w:val="18"/>
            <w:szCs w:val="18"/>
            <w:lang w:eastAsia="ja-JP"/>
          </w:rPr>
          <w:t>（内容）</w:t>
        </w:r>
      </w:ins>
    </w:p>
    <w:p w14:paraId="2228DD5C" w14:textId="32563B55" w:rsidR="00DE04DF" w:rsidRDefault="009B1A24">
      <w:pPr>
        <w:keepNext/>
        <w:spacing w:after="0"/>
        <w:ind w:firstLineChars="100" w:firstLine="180"/>
        <w:rPr>
          <w:ins w:id="309" w:author="将 古橋" w:date="2026-09-21T13:13:00Z" w16du:dateUtc="2026-09-21T04:13:00Z"/>
          <w:rFonts w:ascii="游明朝" w:eastAsia="游明朝" w:hAnsi="游明朝"/>
          <w:sz w:val="18"/>
          <w:szCs w:val="18"/>
          <w:lang w:eastAsia="ja-JP"/>
        </w:rPr>
        <w:pPrChange w:id="310" w:author="将 古橋" w:date="2026-09-21T13:14:00Z" w16du:dateUtc="2026-09-21T04:14:00Z">
          <w:pPr>
            <w:keepNext/>
            <w:spacing w:after="0"/>
          </w:pPr>
        </w:pPrChange>
      </w:pPr>
      <w:ins w:id="311" w:author="将 古橋" w:date="2026-09-21T13:14:00Z">
        <w:r>
          <w:rPr>
            <w:rFonts w:ascii="游明朝" w:eastAsia="游明朝" w:hAnsi="游明朝"/>
            <w:sz w:val="18"/>
            <w:szCs w:val="18"/>
            <w:lang w:eastAsia="ja-JP"/>
          </w:rPr>
          <w:t>飲食</w:t>
        </w:r>
      </w:ins>
      <w:ins w:id="312" w:author="将 古橋" w:date="2026-09-21T13:15:00Z" w16du:dateUtc="2026-09-21T04:15:00Z">
        <w:r>
          <w:rPr>
            <w:rFonts w:ascii="游明朝" w:eastAsia="游明朝" w:hAnsi="游明朝"/>
            <w:sz w:val="18"/>
            <w:szCs w:val="18"/>
            <w:lang w:eastAsia="ja-JP"/>
          </w:rPr>
          <w:t>及び</w:t>
        </w:r>
      </w:ins>
      <w:ins w:id="313" w:author="将 古橋" w:date="2026-09-21T13:14:00Z">
        <w:r>
          <w:rPr>
            <w:rFonts w:ascii="游明朝" w:eastAsia="游明朝" w:hAnsi="游明朝"/>
            <w:sz w:val="18"/>
            <w:szCs w:val="18"/>
            <w:lang w:eastAsia="ja-JP"/>
          </w:rPr>
          <w:t>配膳をアマン東京が提供するもの</w:t>
        </w:r>
      </w:ins>
    </w:p>
    <w:p w14:paraId="6034A3C7" w14:textId="77777777" w:rsidR="00A04C42" w:rsidRDefault="00A04C42" w:rsidP="00DE04DF">
      <w:pPr>
        <w:keepNext/>
        <w:spacing w:after="0"/>
        <w:rPr>
          <w:ins w:id="314" w:author="Kazuyoshi Harada" w:date="2026-09-24T13:32:00Z" w16du:dateUtc="2026-09-24T04:32:00Z"/>
          <w:rFonts w:ascii="游明朝" w:eastAsia="游明朝" w:hAnsi="游明朝"/>
          <w:sz w:val="18"/>
          <w:szCs w:val="18"/>
          <w:lang w:eastAsia="ja-JP"/>
        </w:rPr>
      </w:pPr>
    </w:p>
    <w:p w14:paraId="2F987622" w14:textId="79B5F6C7" w:rsidR="00DE04DF" w:rsidRDefault="00DE04DF" w:rsidP="00DE04DF">
      <w:pPr>
        <w:keepNext/>
        <w:spacing w:after="0"/>
        <w:rPr>
          <w:ins w:id="315" w:author="将 古橋" w:date="2026-09-21T13:13:00Z" w16du:dateUtc="2026-09-21T04:13:00Z"/>
          <w:rFonts w:ascii="游明朝" w:eastAsia="游明朝" w:hAnsi="游明朝"/>
          <w:sz w:val="18"/>
          <w:szCs w:val="18"/>
          <w:lang w:eastAsia="ja-JP"/>
        </w:rPr>
      </w:pPr>
      <w:ins w:id="316" w:author="将 古橋" w:date="2026-09-21T13:13:00Z" w16du:dateUtc="2026-09-21T04:13:00Z">
        <w:r>
          <w:rPr>
            <w:rFonts w:ascii="游明朝" w:eastAsia="游明朝" w:hAnsi="游明朝" w:hint="eastAsia"/>
            <w:sz w:val="18"/>
            <w:szCs w:val="18"/>
            <w:lang w:eastAsia="ja-JP"/>
          </w:rPr>
          <w:t xml:space="preserve">２　</w:t>
        </w:r>
      </w:ins>
      <w:ins w:id="317" w:author="将 古橋" w:date="2026-09-21T13:13:00Z">
        <w:r>
          <w:rPr>
            <w:rFonts w:ascii="游明朝" w:eastAsia="游明朝" w:hAnsi="游明朝"/>
            <w:sz w:val="18"/>
            <w:szCs w:val="18"/>
            <w:lang w:eastAsia="ja-JP"/>
          </w:rPr>
          <w:t>SUSHI-BAR-CRUISE</w:t>
        </w:r>
      </w:ins>
      <w:ins w:id="318" w:author="Kazuyoshi Harada" w:date="2026-09-24T13:36:00Z" w16du:dateUtc="2026-09-24T04:36:00Z">
        <w:r>
          <w:rPr>
            <w:rFonts w:ascii="游明朝" w:eastAsia="游明朝" w:hAnsi="游明朝" w:hint="eastAsia"/>
            <w:sz w:val="18"/>
            <w:szCs w:val="18"/>
            <w:lang w:eastAsia="ja-JP"/>
          </w:rPr>
          <w:t>等乗合</w:t>
        </w:r>
      </w:ins>
      <w:ins w:id="319" w:author="Kazuyoshi Harada" w:date="2026-09-24T13:37:00Z" w16du:dateUtc="2026-09-24T04:37:00Z">
        <w:r>
          <w:rPr>
            <w:rFonts w:ascii="游明朝" w:eastAsia="游明朝" w:hAnsi="游明朝" w:hint="eastAsia"/>
            <w:sz w:val="18"/>
            <w:szCs w:val="18"/>
            <w:lang w:eastAsia="ja-JP"/>
          </w:rPr>
          <w:t>プラン</w:t>
        </w:r>
      </w:ins>
    </w:p>
    <w:p w14:paraId="31A0DE71" w14:textId="3DC4682E" w:rsidR="00DE04DF" w:rsidDel="00E965A5" w:rsidRDefault="00DE04DF" w:rsidP="00DE04DF">
      <w:pPr>
        <w:keepNext/>
        <w:spacing w:after="0"/>
        <w:rPr>
          <w:ins w:id="320" w:author="将 古橋" w:date="2026-09-21T13:13:00Z" w16du:dateUtc="2026-09-21T04:13:00Z"/>
          <w:del w:id="321" w:author="Kazuyoshi Harada" w:date="2026-09-24T13:33:00Z" w16du:dateUtc="2026-09-24T04:33:00Z"/>
          <w:rFonts w:ascii="游明朝" w:eastAsia="游明朝" w:hAnsi="游明朝"/>
          <w:sz w:val="18"/>
          <w:szCs w:val="18"/>
          <w:lang w:eastAsia="ja-JP"/>
        </w:rPr>
      </w:pPr>
      <w:ins w:id="322" w:author="将 古橋" w:date="2026-09-21T13:13:00Z" w16du:dateUtc="2026-09-21T04:13:00Z">
        <w:r>
          <w:rPr>
            <w:rFonts w:ascii="游明朝" w:eastAsia="游明朝" w:hAnsi="游明朝" w:hint="eastAsia"/>
            <w:sz w:val="18"/>
            <w:szCs w:val="18"/>
            <w:lang w:eastAsia="ja-JP"/>
          </w:rPr>
          <w:t>（提携期間）</w:t>
        </w:r>
      </w:ins>
      <w:ins w:id="323" w:author="Kazuyoshi Harada" w:date="2026-09-24T13:33:00Z" w16du:dateUtc="2026-09-24T04:33:00Z">
        <w:r>
          <w:rPr>
            <w:rFonts w:ascii="游明朝" w:eastAsia="游明朝" w:hAnsi="游明朝" w:hint="eastAsia"/>
            <w:sz w:val="18"/>
            <w:szCs w:val="18"/>
            <w:lang w:eastAsia="ja-JP"/>
          </w:rPr>
          <w:t>週1回程度</w:t>
        </w:r>
      </w:ins>
    </w:p>
    <w:p w14:paraId="256A8DEB" w14:textId="77777777" w:rsidR="00DE04DF" w:rsidDel="00E965A5" w:rsidRDefault="00DE04DF" w:rsidP="00DE04DF">
      <w:pPr>
        <w:keepNext/>
        <w:spacing w:after="0"/>
        <w:rPr>
          <w:ins w:id="324" w:author="将 古橋" w:date="2026-09-21T13:13:00Z" w16du:dateUtc="2026-09-21T04:13:00Z"/>
          <w:del w:id="325" w:author="Kazuyoshi Harada" w:date="2026-09-24T13:33:00Z" w16du:dateUtc="2026-09-24T04:33:00Z"/>
          <w:rFonts w:ascii="游明朝" w:eastAsia="游明朝" w:hAnsi="游明朝"/>
          <w:sz w:val="18"/>
          <w:szCs w:val="18"/>
          <w:lang w:eastAsia="ja-JP"/>
        </w:rPr>
      </w:pPr>
    </w:p>
    <w:p w14:paraId="498B8233" w14:textId="289B8512" w:rsidR="00DE04DF" w:rsidDel="00E965A5" w:rsidRDefault="00DE04DF" w:rsidP="00DE04DF">
      <w:pPr>
        <w:keepNext/>
        <w:spacing w:after="0"/>
        <w:rPr>
          <w:ins w:id="326" w:author="将 古橋" w:date="2026-09-21T13:13:00Z" w16du:dateUtc="2026-09-21T04:13:00Z"/>
          <w:del w:id="327" w:author="Kazuyoshi Harada" w:date="2026-09-24T13:33:00Z" w16du:dateUtc="2026-09-24T04:33:00Z"/>
          <w:rFonts w:ascii="游明朝" w:eastAsia="游明朝" w:hAnsi="游明朝"/>
          <w:sz w:val="18"/>
          <w:szCs w:val="18"/>
          <w:lang w:eastAsia="ja-JP"/>
        </w:rPr>
      </w:pPr>
    </w:p>
    <w:p w14:paraId="2400A895" w14:textId="384BA87D" w:rsidR="00DE04DF" w:rsidRDefault="00DE04DF" w:rsidP="00DE04DF">
      <w:pPr>
        <w:keepNext/>
        <w:spacing w:after="0"/>
        <w:rPr>
          <w:ins w:id="328" w:author="将 古橋" w:date="2026-09-21T13:13:00Z" w16du:dateUtc="2026-09-21T04:13:00Z"/>
          <w:rFonts w:ascii="游明朝" w:eastAsia="游明朝" w:hAnsi="游明朝"/>
          <w:sz w:val="18"/>
          <w:szCs w:val="18"/>
          <w:lang w:eastAsia="ja-JP"/>
        </w:rPr>
      </w:pPr>
      <w:ins w:id="329" w:author="将 古橋" w:date="2026-09-21T13:13:00Z" w16du:dateUtc="2026-09-21T04:13:00Z">
        <w:r>
          <w:rPr>
            <w:rFonts w:ascii="游明朝" w:eastAsia="游明朝" w:hAnsi="游明朝" w:hint="eastAsia"/>
            <w:sz w:val="18"/>
            <w:szCs w:val="18"/>
            <w:lang w:eastAsia="ja-JP"/>
          </w:rPr>
          <w:t>（内容）</w:t>
        </w:r>
      </w:ins>
    </w:p>
    <w:p w14:paraId="77CAF7B6" w14:textId="506B9B2F" w:rsidR="00DE04DF" w:rsidRPr="00CF4875" w:rsidRDefault="009B1A24">
      <w:pPr>
        <w:keepNext/>
        <w:spacing w:after="0"/>
        <w:ind w:firstLineChars="100" w:firstLine="180"/>
        <w:rPr>
          <w:rFonts w:ascii="游明朝" w:eastAsia="游明朝" w:hAnsi="游明朝"/>
          <w:sz w:val="18"/>
          <w:szCs w:val="18"/>
          <w:lang w:eastAsia="ja-JP"/>
        </w:rPr>
        <w:pPrChange w:id="330" w:author="Kazuyoshi Harada" w:date="2026-09-24T13:37:00Z" w16du:dateUtc="2026-09-24T04:37:00Z">
          <w:pPr>
            <w:keepNext/>
            <w:spacing w:after="240"/>
          </w:pPr>
        </w:pPrChange>
      </w:pPr>
      <w:ins w:id="331" w:author="将 古橋" w:date="2026-09-21T13:14:00Z">
        <w:r>
          <w:rPr>
            <w:rFonts w:ascii="游明朝" w:eastAsia="游明朝" w:hAnsi="游明朝"/>
            <w:sz w:val="18"/>
            <w:szCs w:val="18"/>
            <w:lang w:eastAsia="ja-JP"/>
          </w:rPr>
          <w:t>甲が手配する鮨職人が乗船し、鮨を提供するもの</w:t>
        </w:r>
      </w:ins>
      <w:commentRangeStart w:id="920"/>
      <w:ins w:id="332" w:author="Kazuyoshi Harada" w:date="2026-09-24T13:37:00Z" w16du:dateUtc="2026-09-24T04:37:00Z">
        <w:r>
          <w:rPr>
            <w:rFonts w:ascii="游明朝" w:eastAsia="游明朝" w:hAnsi="游明朝" w:hint="eastAsia"/>
            <w:sz w:val="18"/>
            <w:szCs w:val="18"/>
            <w:lang w:eastAsia="ja-JP"/>
          </w:rPr>
          <w:t>やBARクルーズ</w:t>
        </w:r>
        <w:r>
          <w:rPr>
            <w:rFonts w:ascii="游明朝" w:eastAsia="游明朝" w:hAnsi="游明朝"/>
            <w:sz w:val="18"/>
            <w:szCs w:val="18"/>
            <w:lang w:eastAsia="ja-JP"/>
          </w:rPr>
          <w:br/>
          <w:br/>
        </w:r>
      </w:ins>
      <w:commentRangeEnd w:id="920"/>
      <w:r>
        <w:rPr>
          <w:rStyle w:val="aff0"/>
        </w:rPr>
        <w:commentReference w:id="920"/>
      </w:r>
      <w:ins w:id="333" w:author="Kazuyoshi Harada" w:date="2026-09-24T13:33:00Z" w16du:dateUtc="2026-09-24T04:33:00Z">
        <w:r>
          <w:rPr>
            <w:rFonts w:ascii="游明朝" w:eastAsia="游明朝" w:hAnsi="游明朝"/>
            <w:sz w:val="18"/>
            <w:szCs w:val="18"/>
            <w:lang w:eastAsia="ja-JP"/>
          </w:rPr>
          <w:br/>
        </w:r>
      </w:ins>
      <w:ins w:id="334" w:author="Kazuyoshi Harada" w:date="2026-09-24T13:37:00Z" w16du:dateUtc="2026-09-24T04:37:00Z">
        <w:r>
          <w:rPr>
            <w:rFonts w:ascii="游明朝" w:eastAsia="游明朝" w:hAnsi="游明朝" w:hint="eastAsia"/>
            <w:sz w:val="18"/>
            <w:szCs w:val="18"/>
            <w:lang w:eastAsia="ja-JP"/>
          </w:rPr>
          <w:t>※</w:t>
        </w:r>
      </w:ins>
      <w:ins w:id="335" w:author="Kazuyoshi Harada" w:date="2026-09-24T13:34:00Z" w16du:dateUtc="2026-09-24T04:34:00Z">
        <w:r>
          <w:rPr>
            <w:rFonts w:ascii="游明朝" w:eastAsia="游明朝" w:hAnsi="游明朝" w:hint="eastAsia"/>
            <w:sz w:val="18"/>
            <w:szCs w:val="18"/>
            <w:lang w:eastAsia="ja-JP"/>
          </w:rPr>
          <w:t>上記2の様な</w:t>
        </w:r>
      </w:ins>
      <w:ins w:id="336" w:author="Kazuyoshi Harada" w:date="2026-09-24T13:35:00Z" w16du:dateUtc="2026-09-24T04:35:00Z">
        <w:r>
          <w:rPr>
            <w:rFonts w:ascii="游明朝" w:eastAsia="游明朝" w:hAnsi="游明朝" w:hint="eastAsia"/>
            <w:sz w:val="18"/>
            <w:szCs w:val="18"/>
            <w:lang w:eastAsia="ja-JP"/>
          </w:rPr>
          <w:t>乗合クルーズは、一般販売時のチャーター料金が</w:t>
        </w:r>
      </w:ins>
      <w:ins w:id="337" w:author="Kazuyoshi Harada" w:date="2026-09-24T13:36:00Z" w16du:dateUtc="2026-09-24T04:36:00Z">
        <w:r>
          <w:rPr>
            <w:rFonts w:ascii="游明朝" w:eastAsia="游明朝" w:hAnsi="游明朝" w:hint="eastAsia"/>
            <w:sz w:val="18"/>
            <w:szCs w:val="18"/>
            <w:lang w:eastAsia="ja-JP"/>
          </w:rPr>
          <w:t>当該事業のスタートにより高額となるため</w:t>
        </w:r>
      </w:ins>
      <w:ins w:id="338" w:author="Kazuyoshi Harada" w:date="2026-09-24T13:38:00Z" w16du:dateUtc="2026-09-24T04:38:00Z">
        <w:r>
          <w:rPr>
            <w:rFonts w:ascii="游明朝" w:eastAsia="游明朝" w:hAnsi="游明朝" w:hint="eastAsia"/>
            <w:sz w:val="18"/>
            <w:szCs w:val="18"/>
            <w:lang w:eastAsia="ja-JP"/>
          </w:rPr>
          <w:t>乗合での企画クルーズにより販売を促進したいと考えます</w:t>
        </w:r>
      </w:ins>
      <w:ins w:id="339" w:author="Kazuyoshi Harada" w:date="2026-09-24T13:33:00Z" w16du:dateUtc="2026-09-24T04:33:00Z">
        <w:r>
          <w:rPr>
            <w:rFonts w:ascii="游明朝" w:eastAsia="游明朝" w:hAnsi="游明朝"/>
            <w:sz w:val="18"/>
            <w:szCs w:val="18"/>
            <w:lang w:eastAsia="ja-JP"/>
          </w:rPr>
          <w:br/>
        </w:r>
        <w:r>
          <w:rPr>
            <w:rFonts w:ascii="游明朝" w:eastAsia="游明朝" w:hAnsi="游明朝" w:hint="eastAsia"/>
            <w:sz w:val="18"/>
            <w:szCs w:val="18"/>
            <w:lang w:eastAsia="ja-JP"/>
          </w:rPr>
          <w:t>その他、行政や</w:t>
        </w:r>
      </w:ins>
      <w:ins w:id="340" w:author="Kazuyoshi Harada" w:date="2026-09-24T13:34:00Z" w16du:dateUtc="2026-09-24T04:34:00Z">
        <w:r>
          <w:rPr>
            <w:rFonts w:ascii="游明朝" w:eastAsia="游明朝" w:hAnsi="游明朝" w:hint="eastAsia"/>
            <w:sz w:val="18"/>
            <w:szCs w:val="18"/>
            <w:lang w:eastAsia="ja-JP"/>
          </w:rPr>
          <w:t>大手企業とのタイアップクルーズについては都度協議とさせてください</w:t>
        </w:r>
      </w:ins>
    </w:p>
    <w:p>
      <w:pPr>
        <w:keepNext/>
        <w:spacing w:after="0"/>
        <w:rPr>
          <w:ins w:id="5038"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39" w:author="WineBank" w:date="2026-10-03T09:00:00Z">
        <w:r>
          <w:rPr>
            <w:rFonts w:ascii="游明朝" w:eastAsia="游明朝" w:hAnsi="游明朝" w:hint="eastAsia"/>
            <w:sz w:val="18"/>
            <w:szCs w:val="18"/>
            <w:lang w:eastAsia="ja-JP"/>
          </w:rPr>
          <w:t xml:space="preserve"/>
        </w:r>
      </w:ins>
    </w:p>
    <w:p>
      <w:pPr>
        <w:keepNext/>
        <w:spacing w:after="0"/>
        <w:rPr>
          <w:ins w:id="5040" w:author="WineBank" w:date="2026-10-03T09:00:00Z"/>
          <w:rFonts w:ascii="游明朝" w:eastAsia="游明朝" w:hAnsi="游明朝"/>
          <w:sz w:val="18"/>
          <w:szCs w:val="18"/>
          <w:lang w:eastAsia="ja-JP"/>
        </w:rPr>
        <w:pPrChange w:id="293" w:author="将 古橋" w:date="2026-09-21T13:13:00Z" w16du:dateUtc="2026-09-21T04:13:00Z">
          <w:pPr>
            <w:keepNext/>
            <w:spacing w:after="240"/>
          </w:pPr>
        </w:pPrChange>
      </w:pPr>
      <w:commentRangeStart w:id="919"/>
      <w:ins w:id="5041" w:author="WineBank" w:date="2026-10-03T09:00:00Z">
        <w:r>
          <w:rPr>
            <w:rFonts w:ascii="游明朝" w:eastAsia="游明朝" w:hAnsi="游明朝" w:hint="eastAsia"/>
            <w:sz w:val="18"/>
            <w:szCs w:val="18"/>
            <w:lang w:eastAsia="ja-JP"/>
          </w:rPr>
          <w:t xml:space="preserve">（別紙２）</w:t>
        </w:r>
      </w:ins>
    </w:p>
    <w:p>
      <w:pPr>
        <w:keepNext/>
        <w:spacing w:after="0"/>
        <w:jc w:val="center"/>
        <w:rPr>
          <w:ins w:id="5042" w:author="WineBank" w:date="2026-10-03T09:00:00Z"/>
          <w:rFonts w:ascii="游明朝" w:eastAsia="游明朝" w:hAnsi="游明朝"/>
          <w:sz w:val="18"/>
          <w:szCs w:val="18"/>
          <w:lang w:eastAsia="ja-JP"/>
        </w:rPr>
        <w:pPrChange w:id="298" w:author="将 古橋" w:date="2026-09-21T13:13:00Z" w16du:dateUtc="2026-09-21T04:13:00Z">
          <w:pPr>
            <w:keepNext/>
            <w:spacing w:after="240"/>
          </w:pPr>
        </w:pPrChange>
      </w:pPr>
      <w:ins w:id="5043" w:author="WineBank" w:date="2026-10-03T09:00:00Z">
        <w:r>
          <w:rPr>
            <w:rFonts w:ascii="游明朝" w:eastAsia="游明朝" w:hAnsi="游明朝" w:hint="eastAsia"/>
            <w:sz w:val="18"/>
            <w:szCs w:val="18"/>
            <w:lang w:eastAsia="ja-JP"/>
          </w:rPr>
          <w:t xml:space="preserve">厨房設備一覧</w:t>
        </w:r>
      </w:ins>
    </w:p>
    <w:p>
      <w:pPr>
        <w:keepNext/>
        <w:spacing w:after="0"/>
        <w:rPr>
          <w:ins w:id="5044"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45" w:author="WineBank" w:date="2026-10-03T09:00:00Z">
        <w:r>
          <w:rPr>
            <w:rFonts w:ascii="游明朝" w:eastAsia="游明朝" w:hAnsi="游明朝" w:hint="eastAsia"/>
            <w:sz w:val="18"/>
            <w:szCs w:val="18"/>
            <w:lang w:eastAsia="ja-JP"/>
          </w:rPr>
          <w:t xml:space="preserve">１　ワインセラー（ユーロカーブ Sタイプ）</w:t>
        </w:r>
      </w:ins>
    </w:p>
    <w:p>
      <w:pPr>
        <w:keepNext/>
        <w:spacing w:after="0"/>
        <w:rPr>
          <w:ins w:id="5046"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47" w:author="WineBank" w:date="2026-10-03T09:00:00Z">
        <w:r>
          <w:rPr>
            <w:rFonts w:ascii="游明朝" w:eastAsia="游明朝" w:hAnsi="游明朝" w:hint="eastAsia"/>
            <w:sz w:val="18"/>
            <w:szCs w:val="18"/>
            <w:lang w:eastAsia="ja-JP"/>
          </w:rPr>
          <w:t xml:space="preserve">２　冷蔵庫（3枚扉／幅1,800×高さ1,100×奥行600mm）</w:t>
        </w:r>
      </w:ins>
    </w:p>
    <w:p>
      <w:pPr>
        <w:keepNext/>
        <w:spacing w:after="0"/>
        <w:rPr>
          <w:ins w:id="5048"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49" w:author="WineBank" w:date="2026-10-03T09:00:00Z">
        <w:r>
          <w:rPr>
            <w:rFonts w:ascii="游明朝" w:eastAsia="游明朝" w:hAnsi="游明朝" w:hint="eastAsia"/>
            <w:sz w:val="18"/>
            <w:szCs w:val="18"/>
            <w:lang w:eastAsia="ja-JP"/>
          </w:rPr>
          <w:t xml:space="preserve">３　IHクッキングヒーター（プランA：業務用・パナソニック製／プランB：家庭用・リンナイ製100V のいずれか）</w:t>
        </w:r>
      </w:ins>
    </w:p>
    <w:p>
      <w:pPr>
        <w:keepNext/>
        <w:spacing w:after="0"/>
        <w:rPr>
          <w:ins w:id="5050"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51" w:author="WineBank" w:date="2026-10-03T09:00:00Z">
        <w:r>
          <w:rPr>
            <w:rFonts w:ascii="游明朝" w:eastAsia="游明朝" w:hAnsi="游明朝" w:hint="eastAsia"/>
            <w:sz w:val="18"/>
            <w:szCs w:val="18"/>
            <w:lang w:eastAsia="ja-JP"/>
          </w:rPr>
          <w:t xml:space="preserve">４　その他シンク、冷凍ストッカー、コールドテーブル等（改装図面に基づき確定）</w:t>
        </w:r>
      </w:ins>
    </w:p>
    <w:p>
      <w:pPr>
        <w:keepNext/>
        <w:spacing w:after="0"/>
        <w:rPr>
          <w:ins w:id="5052"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53" w:author="WineBank" w:date="2026-10-03T09:00:00Z">
        <w:r>
          <w:rPr>
            <w:rFonts w:ascii="游明朝" w:eastAsia="游明朝" w:hAnsi="游明朝" w:hint="eastAsia"/>
            <w:sz w:val="18"/>
            <w:szCs w:val="18"/>
            <w:lang w:eastAsia="ja-JP"/>
          </w:rPr>
          <w:t xml:space="preserve">５　電源容量：発電機 最大約12kW</w:t>
        </w:r>
      </w:ins>
    </w:p>
    <w:p>
      <w:pPr>
        <w:keepNext/>
        <w:spacing w:after="0"/>
        <w:rPr>
          <w:ins w:id="5054"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55" w:author="WineBank" w:date="2026-10-03T09:00:00Z">
        <w:r>
          <w:rPr>
            <w:rFonts w:ascii="游明朝" w:eastAsia="游明朝" w:hAnsi="游明朝" w:hint="eastAsia"/>
            <w:sz w:val="18"/>
            <w:szCs w:val="18"/>
            <w:lang w:eastAsia="ja-JP"/>
          </w:rPr>
          <w:t xml:space="preserve">※ 厨房機器はシェフの確認を経て確定のうえ記載する。</w:t>
        </w:r>
      </w:ins>
      <w:commentRangeEnd w:id="919"/>
      <w:r>
        <w:rPr>
          <w:rStyle w:val="aff0"/>
        </w:rPr>
        <w:commentReference w:id="919"/>
      </w:r>
    </w:p>
    <w:p>
      <w:pPr>
        <w:keepNext/>
        <w:spacing w:after="0"/>
        <w:rPr>
          <w:ins w:id="5056"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57" w:author="WineBank" w:date="2026-10-03T09:00:00Z">
        <w:r>
          <w:rPr>
            <w:rFonts w:ascii="游明朝" w:eastAsia="游明朝" w:hAnsi="游明朝" w:hint="eastAsia"/>
            <w:sz w:val="18"/>
            <w:szCs w:val="18"/>
            <w:lang w:eastAsia="ja-JP"/>
          </w:rPr>
          <w:t xml:space="preserve"/>
        </w:r>
      </w:ins>
    </w:p>
    <w:p>
      <w:pPr>
        <w:keepNext/>
        <w:spacing w:after="0"/>
        <w:rPr>
          <w:ins w:id="5058" w:author="WineBank" w:date="2026-10-03T09:00:00Z"/>
          <w:rFonts w:ascii="游明朝" w:eastAsia="游明朝" w:hAnsi="游明朝"/>
          <w:sz w:val="18"/>
          <w:szCs w:val="18"/>
          <w:lang w:eastAsia="ja-JP"/>
        </w:rPr>
        <w:pPrChange w:id="293" w:author="将 古橋" w:date="2026-09-21T13:13:00Z" w16du:dateUtc="2026-09-21T04:13:00Z">
          <w:pPr>
            <w:keepNext/>
            <w:spacing w:after="240"/>
          </w:pPr>
        </w:pPrChange>
      </w:pPr>
      <w:ins w:id="5059" w:author="WineBank" w:date="2026-10-03T09:00:00Z">
        <w:r>
          <w:rPr>
            <w:rFonts w:ascii="游明朝" w:eastAsia="游明朝" w:hAnsi="游明朝" w:hint="eastAsia"/>
            <w:sz w:val="18"/>
            <w:szCs w:val="18"/>
            <w:lang w:eastAsia="ja-JP"/>
          </w:rPr>
          <w:t xml:space="preserve">（別紙３）</w:t>
        </w:r>
      </w:ins>
    </w:p>
    <w:p>
      <w:pPr>
        <w:keepNext/>
        <w:spacing w:after="0"/>
        <w:jc w:val="center"/>
        <w:rPr>
          <w:ins w:id="5060" w:author="WineBank" w:date="2026-10-03T09:00:00Z"/>
          <w:rFonts w:ascii="游明朝" w:eastAsia="游明朝" w:hAnsi="游明朝"/>
          <w:sz w:val="18"/>
          <w:szCs w:val="18"/>
          <w:lang w:eastAsia="ja-JP"/>
        </w:rPr>
        <w:pPrChange w:id="298" w:author="将 古橋" w:date="2026-09-21T13:13:00Z" w16du:dateUtc="2026-09-21T04:13:00Z">
          <w:pPr>
            <w:keepNext/>
            <w:spacing w:after="240"/>
          </w:pPr>
        </w:pPrChange>
      </w:pPr>
      <w:ins w:id="5061" w:author="WineBank" w:date="2026-10-03T09:00:00Z">
        <w:r>
          <w:rPr>
            <w:rFonts w:ascii="游明朝" w:eastAsia="游明朝" w:hAnsi="游明朝" w:hint="eastAsia"/>
            <w:sz w:val="18"/>
            <w:szCs w:val="18"/>
            <w:lang w:eastAsia="ja-JP"/>
          </w:rPr>
          <w:t xml:space="preserve">料金表</w:t>
        </w:r>
      </w:ins>
    </w:p>
    <w:p>
      <w:pPr>
        <w:keepNext/>
        <w:spacing w:after="0"/>
        <w:rPr>
          <w:ins w:id="5062" w:author="WineBank" w:date="2026-10-03T09:00:00Z"/>
          <w:rFonts w:ascii="游明朝" w:eastAsia="游明朝" w:hAnsi="游明朝"/>
          <w:sz w:val="18"/>
          <w:szCs w:val="18"/>
          <w:lang w:eastAsia="ja-JP"/>
        </w:rPr>
        <w:pPrChange w:id="301" w:author="将 古橋" w:date="2026-09-21T13:13:00Z" w16du:dateUtc="2026-09-21T04:13:00Z">
          <w:pPr>
            <w:keepNext/>
            <w:spacing w:after="240"/>
          </w:pPr>
        </w:pPrChange>
      </w:pPr>
      <w:ins w:id="5063" w:author="WineBank" w:date="2026-10-03T09:00:00Z">
        <w:r>
          <w:rPr>
            <w:rFonts w:ascii="游明朝" w:eastAsia="游明朝" w:hAnsi="游明朝" w:hint="eastAsia"/>
            <w:sz w:val="18"/>
            <w:szCs w:val="18"/>
            <w:lang w:eastAsia="ja-JP"/>
          </w:rPr>
          <w:t xml:space="preserve">※ 10月下旬の金額確定後に添付する（食材・飲料の卸売価格、シェフ人件費、ライトプラン単価、持込料、キャンセル費用、食器等の負担区分を含む。）。</w:t>
        </w:r>
      </w:ins>
    </w:p>
    <w:sectPr w:rsidR="00DE04DF" w:rsidRPr="00CF4875" w:rsidSect="00D639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将 古橋" w:date="2026-09-21T11:25:00Z" w:initials="将古">
    <w:p w14:paraId="65AA2FE7" w14:textId="77777777" w:rsidR="00CD468B" w:rsidRDefault="00CD468B" w:rsidP="00CD468B">
      <w:pPr>
        <w:pStyle w:val="aff1"/>
      </w:pPr>
      <w:r>
        <w:rPr>
          <w:rStyle w:val="aff0"/>
        </w:rPr>
        <w:annotationRef/>
      </w:r>
      <w:r>
        <w:t>表記についてご確認ください。</w:t>
      </w:r>
    </w:p>
  </w:comment>
  <w:comment w:id="10" w:author="将 古橋" w:date="2026-09-22T17:13:00Z" w:initials="将古">
    <w:p w14:paraId="5678EE5B" w14:textId="77777777" w:rsidR="000475F8" w:rsidRDefault="000475F8" w:rsidP="000475F8">
      <w:pPr>
        <w:pStyle w:val="aff1"/>
      </w:pPr>
      <w:r>
        <w:rPr>
          <w:rStyle w:val="aff0"/>
        </w:rPr>
        <w:annotationRef/>
      </w:r>
      <w:r>
        <w:t>原田社長から既存のプランがあると伺いましたので追記しました。</w:t>
      </w:r>
    </w:p>
  </w:comment>
  <w:comment w:id="45" w:author="将 古橋" w:date="2026-09-21T11:54:00Z" w:initials="将古">
    <w:p w14:paraId="1872DB34" w14:textId="77777777" w:rsidR="00967620" w:rsidRDefault="00967620" w:rsidP="00967620">
      <w:pPr>
        <w:pStyle w:val="aff1"/>
      </w:pPr>
      <w:r>
        <w:rPr>
          <w:rStyle w:val="aff0"/>
        </w:rPr>
        <w:annotationRef/>
      </w:r>
      <w:r>
        <w:t>【重要】</w:t>
      </w:r>
    </w:p>
    <w:p w14:paraId="0950250C" w14:textId="77777777" w:rsidR="00967620" w:rsidRDefault="00967620" w:rsidP="00967620">
      <w:pPr>
        <w:pStyle w:val="aff1"/>
      </w:pPr>
      <w:r>
        <w:t>シェフに対する指揮命令が問題となります。甲が直接指示すれば労働者派遣法に違反するおそれがあり（偽装請負）、逆に甲が指示できなければ現場が回らない恐れがあります。</w:t>
      </w:r>
    </w:p>
    <w:p w14:paraId="38E42591" w14:textId="77777777" w:rsidR="00967620" w:rsidRDefault="00967620" w:rsidP="00967620">
      <w:pPr>
        <w:pStyle w:val="aff1"/>
      </w:pPr>
      <w:r>
        <w:t>乙に船内責任者（現場管理者）の指名義務を課し、甲の指示を責任者経由とし、シェフは乙の指揮命令下にあることを明記することを推奨します。</w:t>
      </w:r>
    </w:p>
  </w:comment>
  <w:comment w:id="93" w:author="将 古橋" w:date="2026-09-21T12:09:00Z" w:initials="将古">
    <w:p w14:paraId="66A47DA1" w14:textId="77777777" w:rsidR="00697551" w:rsidRDefault="00697551" w:rsidP="00697551">
      <w:pPr>
        <w:pStyle w:val="aff1"/>
      </w:pPr>
      <w:r>
        <w:rPr>
          <w:rStyle w:val="aff0"/>
        </w:rPr>
        <w:annotationRef/>
      </w:r>
      <w:r>
        <w:t>出張シェフ自体が再委託であるため、記載を追記しました。</w:t>
      </w:r>
    </w:p>
  </w:comment>
  <w:comment w:id="106" w:author="将 古橋" w:date="2026-09-21T12:40:00Z" w:initials="将古">
    <w:p w14:paraId="6EDE360B" w14:textId="77777777" w:rsidR="002535EE" w:rsidRDefault="002535EE" w:rsidP="002535EE">
      <w:pPr>
        <w:pStyle w:val="aff1"/>
      </w:pPr>
      <w:r>
        <w:rPr>
          <w:rStyle w:val="aff0"/>
        </w:rPr>
        <w:annotationRef/>
      </w:r>
      <w:r>
        <w:t>サービスに関しては甲、乙それぞれ専門領域があり、合理的かの判断は各自が行うべきと考えます。</w:t>
      </w:r>
    </w:p>
  </w:comment>
  <w:comment w:id="150" w:author="将 古橋" w:date="2026-09-21T12:11:00Z" w:initials="将古">
    <w:p w14:paraId="2BB02223" w14:textId="77777777" w:rsidR="00564E22" w:rsidRDefault="00564E22" w:rsidP="00564E22">
      <w:pPr>
        <w:pStyle w:val="aff1"/>
      </w:pPr>
      <w:r>
        <w:rPr>
          <w:rStyle w:val="aff0"/>
        </w:rPr>
        <w:annotationRef/>
      </w:r>
      <w:r>
        <w:t>クルーズ船の性質上この問題は決めておくべきと考えます。</w:t>
      </w:r>
    </w:p>
  </w:comment>
  <w:comment w:id="163" w:author="将 古橋" w:date="2026-09-21T12:23:00Z" w:initials="将古">
    <w:p w14:paraId="73231327" w14:textId="77777777" w:rsidR="00B91CA4" w:rsidRDefault="00EC345D" w:rsidP="00B91CA4">
      <w:pPr>
        <w:pStyle w:val="aff1"/>
      </w:pPr>
      <w:r>
        <w:rPr>
          <w:rStyle w:val="aff0"/>
        </w:rPr>
        <w:annotationRef/>
      </w:r>
      <w:r w:rsidR="00B91CA4">
        <w:t>計算方法について齟齬がないかご確認ください。</w:t>
      </w:r>
    </w:p>
  </w:comment>
  <w:comment w:id="170" w:author="将 古橋" w:date="2026-09-21T12:26:00Z" w:initials="将古">
    <w:p w14:paraId="09146848" w14:textId="77777777" w:rsidR="00EC345D" w:rsidRDefault="00EC345D" w:rsidP="00EC345D">
      <w:pPr>
        <w:pStyle w:val="aff1"/>
      </w:pPr>
      <w:r>
        <w:rPr>
          <w:rStyle w:val="aff0"/>
        </w:rPr>
        <w:annotationRef/>
      </w:r>
      <w:r>
        <w:t>税別でしょうか、税込みでしょうか。</w:t>
      </w:r>
    </w:p>
  </w:comment>
  <w:comment w:id="175" w:author="将 古橋" w:date="2026-09-21T13:34:00Z" w:initials="将古">
    <w:p w14:paraId="2E29D079" w14:textId="77777777" w:rsidR="00B91CA4" w:rsidRDefault="00BC448C" w:rsidP="00B91CA4">
      <w:pPr>
        <w:pStyle w:val="aff1"/>
      </w:pPr>
      <w:r>
        <w:rPr>
          <w:rStyle w:val="aff0"/>
        </w:rPr>
        <w:annotationRef/>
      </w:r>
      <w:r w:rsidR="00B91CA4">
        <w:t>飲食基準価格に沿うのが原則という点については異論がないのですが、</w:t>
      </w:r>
    </w:p>
    <w:p w14:paraId="79DB8A9E" w14:textId="77777777" w:rsidR="00B91CA4" w:rsidRDefault="00B91CA4" w:rsidP="00B91CA4">
      <w:pPr>
        <w:pStyle w:val="aff1"/>
      </w:pPr>
      <w:r>
        <w:t>価格について乙が甲を拘束するような規定とした場合、独占禁止法における「不公正な取引方法」に該当しないか問題になるように思います（第１９条、第２条９項４号）ので修正しました。</w:t>
      </w:r>
    </w:p>
  </w:comment>
  <w:comment w:id="198" w:author="将 古橋" w:date="2026-09-21T12:40:00Z" w:initials="将古">
    <w:p w14:paraId="4D03A75E" w14:textId="5BF903F2" w:rsidR="002535EE" w:rsidRDefault="002535EE" w:rsidP="002535EE">
      <w:pPr>
        <w:pStyle w:val="aff1"/>
      </w:pPr>
      <w:r>
        <w:rPr>
          <w:rStyle w:val="aff0"/>
        </w:rPr>
        <w:annotationRef/>
      </w:r>
      <w:r>
        <w:t>サービスに関しては甲、乙それぞれ専門領域があり、合理的かの判断は各自が行うべきと考えます。</w:t>
      </w:r>
    </w:p>
  </w:comment>
  <w:comment w:id="250" w:author="将 古橋" w:date="2026-09-22T17:21:00Z" w:initials="将古">
    <w:p w14:paraId="1588C45C" w14:textId="77777777" w:rsidR="00B91CA4" w:rsidRDefault="00B91CA4" w:rsidP="00B91CA4">
      <w:pPr>
        <w:pStyle w:val="aff1"/>
      </w:pPr>
      <w:r>
        <w:rPr>
          <w:rStyle w:val="aff0"/>
        </w:rPr>
        <w:annotationRef/>
      </w:r>
      <w:r>
        <w:t>原田社長からは3か月間くらいは必要ではないという意見をいただいておりますが、UMITOさんとの契約と矛盾しないように調整をお願いします。</w:t>
      </w:r>
    </w:p>
  </w:comment>
  <w:comment w:id="261" w:author="将 古橋" w:date="2026-09-22T17:21:00Z" w:initials="将古">
    <w:p w14:paraId="11CBE4B6" w14:textId="77777777" w:rsidR="00B91CA4" w:rsidRDefault="00B91CA4" w:rsidP="00B91CA4">
      <w:pPr>
        <w:pStyle w:val="aff1"/>
      </w:pPr>
      <w:r>
        <w:rPr>
          <w:rStyle w:val="aff0"/>
        </w:rPr>
        <w:annotationRef/>
      </w:r>
      <w:r>
        <w:t>メニューについては使用継続を許可いただきたく思います。</w:t>
      </w:r>
    </w:p>
  </w:comment>
  <w:comment w:id="901" w:author="WineBank" w:date="2026-10-03T09:00:00Z" w:initials="WB">
    <w:p w14:paraId="2D446106" w14:textId="77777777">
      <w:r>
        <w:rPr>
          <w:rStyle w:val="CommentReference"/>
        </w:rPr>
        <w:annotationRef/>
      </w:r>
      <w:r>
        <w:rPr>
          <w:color w:val="000000"/>
          <w:sz w:val="20"/>
          <w:szCs w:val="20"/>
        </w:rPr>
        <w:t xml:space="preserve">ワインセラーの容量が限られ、連続運航時は90分で最大12本程度を消費する想定です（10/1お打合せ）。提携先による当社在庫の誤使用を防ぐため、明記させてください。</w:t>
      </w:r>
    </w:p>
  </w:comment>
  <w:comment w:id="902" w:author="WineBank" w:date="2026-10-03T09:00:00Z" w:initials="WB">
    <w:p w14:paraId="3112BCD0" w14:textId="77777777">
      <w:r>
        <w:rPr>
          <w:rStyle w:val="CommentReference"/>
        </w:rPr>
        <w:annotationRef/>
      </w:r>
      <w:r>
        <w:rPr>
          <w:color w:val="000000"/>
          <w:sz w:val="20"/>
          <w:szCs w:val="20"/>
        </w:rPr>
        <w:t xml:space="preserve">10/1のお打合せで「ライトプランを採用し、飲み物で単価を取る」方針を確認しました。提携プラン（別紙１）でも酒類・飲料は当社から供給させていただければと思います。アマン東京様など既存の取決めで飲料の調達先が決まっているものがあれば、ご教示ください。</w:t>
      </w:r>
    </w:p>
  </w:comment>
  <w:comment w:id="903" w:author="WineBank" w:date="2026-10-03T09:00:00Z" w:initials="WB">
    <w:p w14:paraId="15E10B38" w14:textId="77777777">
      <w:r>
        <w:rPr>
          <w:rStyle w:val="CommentReference"/>
        </w:rPr>
        <w:annotationRef/>
      </w:r>
      <w:r>
        <w:rPr>
          <w:color w:val="000000"/>
          <w:sz w:val="20"/>
          <w:szCs w:val="20"/>
        </w:rPr>
        <w:t xml:space="preserve">10/1確認事項：20名×5皿で100枚、2回転分として160枚程度を用意し、船内に洗浄・保管スペースがないため外部保管とする運用。グラス40〜50脚は揺れによる破損対策（樹脂製・専用箱）を検討中です。調達負担と洗浄・保管は料金表で定めたいと考えます。</w:t>
      </w:r>
    </w:p>
  </w:comment>
  <w:comment w:id="904" w:author="WineBank" w:date="2026-10-03T09:00:00Z" w:initials="WB">
    <w:p w14:paraId="3477B73E" w14:textId="77777777">
      <w:r>
        <w:rPr>
          <w:rStyle w:val="CommentReference"/>
        </w:rPr>
        <w:annotationRef/>
      </w:r>
      <w:r>
        <w:rPr>
          <w:color w:val="000000"/>
          <w:sz w:val="20"/>
          <w:szCs w:val="20"/>
        </w:rPr>
        <w:t xml:space="preserve">10/1合意事項「お皿問題を解消するためにライトプランを採用」を反映しました。人気ケータリング上位3社を当社でリストアップ中です。</w:t>
      </w:r>
    </w:p>
  </w:comment>
  <w:comment w:id="905" w:author="WineBank" w:date="2026-10-03T09:00:00Z" w:initials="WB">
    <w:p w14:paraId="1BD6170C" w14:textId="77777777">
      <w:r>
        <w:rPr>
          <w:rStyle w:val="CommentReference"/>
        </w:rPr>
        <w:annotationRef/>
      </w:r>
      <w:r>
        <w:rPr>
          <w:color w:val="000000"/>
          <w:sz w:val="20"/>
          <w:szCs w:val="20"/>
        </w:rPr>
        <w:t xml:space="preserve">出張シェフ・ケータリング事業者は運航ごとに入れ替わるため、事前にお知らせした事業者については包括同意とさせてください。</w:t>
      </w:r>
    </w:p>
  </w:comment>
  <w:comment w:id="906" w:author="WineBank" w:date="2026-10-03T09:00:00Z" w:initials="WB">
    <w:p w14:paraId="376D8139" w14:textId="77777777">
      <w:r>
        <w:rPr>
          <w:rStyle w:val="CommentReference"/>
        </w:rPr>
        <w:annotationRef/>
      </w:r>
      <w:r>
        <w:rPr>
          <w:color w:val="000000"/>
          <w:sz w:val="20"/>
          <w:szCs w:val="20"/>
        </w:rPr>
        <w:t xml:space="preserve">ご指摘のとおりと考えます。運航ごとの現場責任者の指名・事前通知を追記しました。少人数のライトプランでシェフが乗船しない回は、甲の従業員による提供のみとなる想定です。</w:t>
      </w:r>
    </w:p>
  </w:comment>
  <w:comment w:id="907" w:author="WineBank" w:date="2026-10-03T09:00:00Z" w:initials="WB">
    <w:p w14:paraId="0E6237E8" w14:textId="77777777">
      <w:r>
        <w:rPr>
          <w:rStyle w:val="CommentReference"/>
        </w:rPr>
        <w:annotationRef/>
      </w:r>
      <w:r>
        <w:rPr>
          <w:color w:val="000000"/>
          <w:sz w:val="20"/>
          <w:szCs w:val="20"/>
        </w:rPr>
        <w:t xml:space="preserve">2時間間隔・各90分のダイヤでは、運航間の入替え時間は30分です。連続運航時はワイン最大12本程度、20名×5皿分の食器の入替えが生じるため（10/1確認）、10分での搬入は難しいと考えます。［ ］内は協議事項です。</w:t>
      </w:r>
    </w:p>
  </w:comment>
  <w:comment w:id="908" w:author="WineBank" w:date="2026-10-03T09:00:00Z" w:initials="WB">
    <w:p w14:paraId="7661BB8A" w14:textId="77777777">
      <w:r>
        <w:rPr>
          <w:rStyle w:val="CommentReference"/>
        </w:rPr>
        <w:annotationRef/>
      </w:r>
      <w:r>
        <w:rPr>
          <w:color w:val="000000"/>
          <w:sz w:val="20"/>
          <w:szCs w:val="20"/>
        </w:rPr>
        <w:t xml:space="preserve">10/1確認事項：発電機容量は最大12kW超で、重負荷の機器使用時はエアコンを切る等の運用が必要です。厨房機器はプランA（業務用IH）／プランB（家庭用IH・100V）をシェフのフィードバック後1週間以内に決定し、別紙２に記載します。第2条1項④で食材・飲料の保管・温度管理が当社業務となったため、設備起因の場合の責任分界を明確にさせてください。</w:t>
      </w:r>
    </w:p>
  </w:comment>
  <w:comment w:id="909" w:author="WineBank" w:date="2026-10-03T09:00:00Z" w:initials="WB">
    <w:p w14:paraId="3156AAEA" w14:textId="77777777">
      <w:r>
        <w:rPr>
          <w:rStyle w:val="CommentReference"/>
        </w:rPr>
        <w:annotationRef/>
      </w:r>
      <w:r>
        <w:rPr>
          <w:color w:val="000000"/>
          <w:sz w:val="20"/>
          <w:szCs w:val="20"/>
        </w:rPr>
        <w:t xml:space="preserve">10/1合意事項（10名超は大皿提供、スタンディングで最大20名）を反映しました。</w:t>
      </w:r>
    </w:p>
  </w:comment>
  <w:comment w:id="910" w:author="WineBank" w:date="2026-10-03T09:00:00Z" w:initials="WB">
    <w:p w14:paraId="22816EED" w14:textId="77777777">
      <w:r>
        <w:rPr>
          <w:rStyle w:val="CommentReference"/>
        </w:rPr>
        <w:annotationRef/>
      </w:r>
      <w:r>
        <w:rPr>
          <w:color w:val="000000"/>
          <w:sz w:val="20"/>
          <w:szCs w:val="20"/>
        </w:rPr>
        <w:t xml:space="preserve">10月下旬の金額確定にあわせ、料金表を締結時に添付できればと思います。</w:t>
      </w:r>
    </w:p>
  </w:comment>
  <w:comment w:id="911" w:author="WineBank" w:date="2026-10-03T09:00:00Z" w:initials="WB">
    <w:p w14:paraId="621AD742" w14:textId="77777777">
      <w:r>
        <w:rPr>
          <w:rStyle w:val="CommentReference"/>
        </w:rPr>
        <w:annotationRef/>
      </w:r>
      <w:r>
        <w:rPr>
          <w:color w:val="000000"/>
          <w:sz w:val="20"/>
          <w:szCs w:val="20"/>
        </w:rPr>
        <w:t xml:space="preserve">10/1確認事項：船の予約は3日前まで、料理の注文は1週間前または2週間前とし、予約システム（UMITO様と共同開発中）に組み込む方針。［１４］は7日との選択が未確定のためブラケットとしています。予約システム上の注文確定をもって発注とみなしたいと考えます。</w:t>
      </w:r>
    </w:p>
  </w:comment>
  <w:comment w:id="912" w:author="WineBank" w:date="2026-10-03T09:00:00Z" w:initials="WB">
    <w:p w14:paraId="449B90A4" w14:textId="77777777">
      <w:r>
        <w:rPr>
          <w:rStyle w:val="CommentReference"/>
        </w:rPr>
        <w:annotationRef/>
      </w:r>
      <w:r>
        <w:rPr>
          <w:color w:val="000000"/>
          <w:sz w:val="20"/>
          <w:szCs w:val="20"/>
        </w:rPr>
        <w:t xml:space="preserve">クルーズ船の性質上、天候等の例外を設けることに異論はありません。他方、シェフ調理プランは乗船日の［14］日前に食材手配・シェフ確保を行うため、転用できない実費は甲にご負担いただき、顧客からのキャンセル料で回収いただく形をご提案します。天候等の場合の負担割合は協議としました。</w:t>
      </w:r>
    </w:p>
  </w:comment>
  <w:comment w:id="913" w:author="WineBank" w:date="2026-10-03T09:00:00Z" w:initials="WB">
    <w:p w14:paraId="27F9E011" w14:textId="77777777">
      <w:r>
        <w:rPr>
          <w:rStyle w:val="CommentReference"/>
        </w:rPr>
        <w:annotationRef/>
      </w:r>
      <w:r>
        <w:rPr>
          <w:color w:val="000000"/>
          <w:sz w:val="20"/>
          <w:szCs w:val="20"/>
        </w:rPr>
        <w:t xml:space="preserve">10/1のお打合せで、会員利用時にUMITO様が顧客に請求し手数料控除後に支払う方式も話題に上がりました。決済フローがどうなっても、フィーの基礎となる売上が変わらないようにさせてください。</w:t>
      </w:r>
    </w:p>
  </w:comment>
  <w:comment w:id="914" w:author="WineBank" w:date="2026-10-03T09:00:00Z" w:initials="WB">
    <w:p w14:paraId="0C29EFF7" w14:textId="77777777">
      <w:r>
        <w:rPr>
          <w:rStyle w:val="CommentReference"/>
        </w:rPr>
        <w:annotationRef/>
      </w:r>
      <w:r>
        <w:rPr>
          <w:color w:val="000000"/>
          <w:sz w:val="20"/>
          <w:szCs w:val="20"/>
        </w:rPr>
        <w:t xml:space="preserve">月次で、甲の当月計上F&amp;B売上（税抜）×10%を、個別発注ごとの明細とあわせて請求する想定です。</w:t>
      </w:r>
    </w:p>
  </w:comment>
  <w:comment w:id="915" w:author="WineBank" w:date="2026-10-03T09:00:00Z" w:initials="WB">
    <w:p w14:paraId="4CF60001" w14:textId="77777777">
      <w:r>
        <w:rPr>
          <w:rStyle w:val="CommentReference"/>
        </w:rPr>
        <w:annotationRef/>
      </w:r>
      <w:r>
        <w:rPr>
          <w:color w:val="000000"/>
          <w:sz w:val="20"/>
          <w:szCs w:val="20"/>
        </w:rPr>
        <w:t xml:space="preserve">税抜売上の10%に、別途消費税を加算する想定です（本文に「消費税等別途」を追記しました）。</w:t>
      </w:r>
    </w:p>
  </w:comment>
  <w:comment w:id="916" w:author="WineBank" w:date="2026-10-03T09:00:00Z" w:initials="WB">
    <w:p w14:paraId="2CC9CBA9" w14:textId="77777777">
      <w:r>
        <w:rPr>
          <w:rStyle w:val="CommentReference"/>
        </w:rPr>
        <w:annotationRef/>
      </w:r>
      <w:r>
        <w:rPr>
          <w:color w:val="000000"/>
          <w:sz w:val="20"/>
          <w:szCs w:val="20"/>
        </w:rPr>
        <w:t xml:space="preserve">月次締めの事務を考慮し、5営業日とさせてください。</w:t>
      </w:r>
    </w:p>
  </w:comment>
  <w:comment w:id="917" w:author="WineBank" w:date="2026-10-03T09:00:00Z" w:initials="WB">
    <w:p w14:paraId="0A81FDA8" w14:textId="77777777">
      <w:r>
        <w:rPr>
          <w:rStyle w:val="CommentReference"/>
        </w:rPr>
        <w:annotationRef/>
      </w:r>
      <w:r>
        <w:rPr>
          <w:color w:val="000000"/>
          <w:sz w:val="20"/>
          <w:szCs w:val="20"/>
        </w:rPr>
        <w:t xml:space="preserve">10/1確認事項「持ち込みなしを基本」を反映しました。</w:t>
      </w:r>
    </w:p>
  </w:comment>
  <w:comment w:id="918" w:author="WineBank" w:date="2026-10-03T09:00:00Z" w:initials="WB">
    <w:p w14:paraId="16EEA77B" w14:textId="77777777">
      <w:r>
        <w:rPr>
          <w:rStyle w:val="CommentReference"/>
        </w:rPr>
        <w:annotationRef/>
      </w:r>
      <w:r>
        <w:rPr>
          <w:color w:val="000000"/>
          <w:sz w:val="20"/>
          <w:szCs w:val="20"/>
        </w:rPr>
        <w:t xml:space="preserve">原田社長のご意見に合わせて3か月としました。UMITO様との再裸傭船契約の解約予告期間をご教示いただければ、整合を確認します。</w:t>
      </w:r>
    </w:p>
  </w:comment>
  <w:comment w:id="919" w:author="WineBank" w:date="2026-10-03T09:00:00Z" w:initials="WB">
    <w:p w14:paraId="34621728" w14:textId="77777777">
      <w:r>
        <w:rPr>
          <w:rStyle w:val="CommentReference"/>
        </w:rPr>
        <w:annotationRef/>
      </w:r>
      <w:r>
        <w:rPr>
          <w:color w:val="000000"/>
          <w:sz w:val="20"/>
          <w:szCs w:val="20"/>
        </w:rPr>
        <w:t xml:space="preserve">10/1確認事項：厨房機器プランA/Bはシェフ側のフィードバックを得て1週間以内に決定、10月下旬に金額確定。確定次第差し替えます。</w:t>
      </w:r>
    </w:p>
  </w:comment>
  <w:comment w:id="920" w:author="WineBank" w:date="2026-10-03T09:00:00Z" w:initials="WB">
    <w:p w14:paraId="2AE94D78" w14:textId="77777777">
      <w:r>
        <w:rPr>
          <w:rStyle w:val="CommentReference"/>
        </w:rPr>
        <w:annotationRef/>
      </w:r>
      <w:r>
        <w:rPr>
          <w:color w:val="000000"/>
          <w:sz w:val="20"/>
          <w:szCs w:val="20"/>
        </w:rPr>
        <w:t xml:space="preserve">乗合による販売促進の趣旨には賛同します。週1回程度の乗合クルーズは本件業務の対象外となるため、BARクルーズで提供する酒類は当社から供給させていただけないでしょうか（第1条4項に追記）。また「等」の範囲を特定いただけると助かります。</w:t>
      </w:r>
    </w:p>
  </w:comment>
  <w:comment w:id="921" w:author="WineBank" w:date="2026-10-03T09:00:00Z" w:initials="WB">
    <w:p w14:paraId="0C385870" w14:textId="77777777">
      <w:r>
        <w:rPr>
          <w:rStyle w:val="CommentReference"/>
        </w:rPr>
        <w:annotationRef/>
      </w:r>
      <w:r>
        <w:rPr>
          <w:color w:val="000000"/>
          <w:sz w:val="20"/>
          <w:szCs w:val="20"/>
        </w:rPr>
        <w:t xml:space="preserve">一般配置図上の船名は「WATERWAYSⅢ」です。表記統一をお願いいたします。</w:t>
      </w:r>
    </w:p>
  </w:comment>
  <w:comment w:id="922" w:author="WineBank" w:date="2026-10-03T09:00:00Z" w:initials="WB">
    <w:p w14:paraId="22E795FF" w14:textId="77777777">
      <w:r>
        <w:rPr>
          <w:rStyle w:val="CommentReference"/>
        </w:rPr>
        <w:annotationRef/>
      </w:r>
      <w:r>
        <w:rPr>
          <w:color w:val="000000"/>
          <w:sz w:val="20"/>
          <w:szCs w:val="20"/>
        </w:rPr>
        <w:t xml:space="preserve">10月24日の上級会員招待イベントは本契約の締結前となる見込みです。当日のF&amp;Bは、個別発注書により本契約の条件を準用する形でよろしいでしょうか。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A2FE7" w15:done="0"/>
  <w15:commentEx w15:paraId="5678EE5B" w15:done="0"/>
  <w15:commentEx w15:paraId="38E42591" w15:done="0"/>
  <w15:commentEx w15:paraId="66A47DA1" w15:done="0"/>
  <w15:commentEx w15:paraId="6EDE360B" w15:done="0"/>
  <w15:commentEx w15:paraId="2BB02223" w15:done="0"/>
  <w15:commentEx w15:paraId="73231327" w15:done="0"/>
  <w15:commentEx w15:paraId="09146848" w15:done="0"/>
  <w15:commentEx w15:paraId="79DB8A9E" w15:done="0"/>
  <w15:commentEx w15:paraId="4D03A75E" w15:done="0"/>
  <w15:commentEx w15:paraId="1588C45C" w15:done="0"/>
  <w15:commentEx w15:paraId="11CBE4B6" w15:done="0"/>
  <w15:commentEx w15:paraId="2D446106" w15:done="0"/>
  <w15:commentEx w15:paraId="3112BCD0" w15:done="0"/>
  <w15:commentEx w15:paraId="15E10B38" w15:done="0"/>
  <w15:commentEx w15:paraId="3477B73E" w15:done="0"/>
  <w15:commentEx w15:paraId="1BD6170C" w15:done="0"/>
  <w15:commentEx w15:paraId="376D8139" w15:paraIdParent="1872DB34" w15:done="0"/>
  <w15:commentEx w15:paraId="0E6237E8" w15:done="0"/>
  <w15:commentEx w15:paraId="7661BB8A" w15:done="0"/>
  <w15:commentEx w15:paraId="3156AAEA" w15:done="0"/>
  <w15:commentEx w15:paraId="22816EED" w15:done="0"/>
  <w15:commentEx w15:paraId="621AD742" w15:done="0"/>
  <w15:commentEx w15:paraId="449B90A4" w15:paraIdParent="2BB02223" w15:done="0"/>
  <w15:commentEx w15:paraId="27F9E011" w15:done="0"/>
  <w15:commentEx w15:paraId="0C29EFF7" w15:paraIdParent="73231327" w15:done="0"/>
  <w15:commentEx w15:paraId="4CF60001" w15:paraIdParent="09146848" w15:done="0"/>
  <w15:commentEx w15:paraId="2CC9CBA9" w15:done="0"/>
  <w15:commentEx w15:paraId="0A81FDA8" w15:done="0"/>
  <w15:commentEx w15:paraId="16EEA77B" w15:paraIdParent="1588C45C" w15:done="0"/>
  <w15:commentEx w15:paraId="34621728" w15:done="0"/>
  <w15:commentEx w15:paraId="2AE94D78" w15:done="0"/>
  <w15:commentEx w15:paraId="0C385870" w15:paraIdParent="65AA2FE7" w15:done="0"/>
  <w15:commentEx w15:paraId="22E795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AAF13" w16cex:dateUtc="2026-09-21T02:25:00Z"/>
  <w16cex:commentExtensible w16cex:durableId="76E0ABA5" w16cex:dateUtc="2026-09-22T08:13:00Z"/>
  <w16cex:commentExtensible w16cex:durableId="79D0088F" w16cex:dateUtc="2026-09-21T02:54:00Z"/>
  <w16cex:commentExtensible w16cex:durableId="5DE0499D" w16cex:dateUtc="2026-09-21T03:09:00Z"/>
  <w16cex:commentExtensible w16cex:durableId="7693ABFC" w16cex:dateUtc="2026-09-21T03:40:00Z"/>
  <w16cex:commentExtensible w16cex:durableId="53FF6C2A" w16cex:dateUtc="2026-09-21T03:11:00Z"/>
  <w16cex:commentExtensible w16cex:durableId="48214A1F" w16cex:dateUtc="2026-09-21T03:23:00Z"/>
  <w16cex:commentExtensible w16cex:durableId="3F810997" w16cex:dateUtc="2026-09-21T03:26:00Z"/>
  <w16cex:commentExtensible w16cex:durableId="16A4FD60" w16cex:dateUtc="2026-09-21T04:34:00Z"/>
  <w16cex:commentExtensible w16cex:durableId="1EB0CB18" w16cex:dateUtc="2026-09-21T03:40:00Z"/>
  <w16cex:commentExtensible w16cex:durableId="6C260E50" w16cex:dateUtc="2026-09-22T08:21:00Z"/>
  <w16cex:commentExtensible w16cex:durableId="2A59E6D2" w16cex:dateUtc="2026-09-22T08:21:00Z"/>
  <w16cex:commentExtensible w16cex:durableId="552C98E3" w16cex:dateUtc="2026-10-03T07:21:48Z"/>
  <w16cex:commentExtensible w16cex:durableId="19A430A8" w16cex:dateUtc="2026-10-03T07:21:48Z"/>
  <w16cex:commentExtensible w16cex:durableId="6C303F42" w16cex:dateUtc="2026-10-03T07:21:48Z"/>
  <w16cex:commentExtensible w16cex:durableId="2C3620C7" w16cex:dateUtc="2026-10-03T07:21:48Z"/>
  <w16cex:commentExtensible w16cex:durableId="0B31943B" w16cex:dateUtc="2026-10-03T07:21:48Z"/>
  <w16cex:commentExtensible w16cex:durableId="1EA2E462" w16cex:dateUtc="2026-10-03T07:21:48Z"/>
  <w16cex:commentExtensible w16cex:durableId="1888883C" w16cex:dateUtc="2026-10-03T07:21:49Z"/>
  <w16cex:commentExtensible w16cex:durableId="75F40CD3" w16cex:dateUtc="2026-10-03T07:21:49Z"/>
  <w16cex:commentExtensible w16cex:durableId="34F9B8DE" w16cex:dateUtc="2026-10-03T07:21:49Z"/>
  <w16cex:commentExtensible w16cex:durableId="7B47D78E" w16cex:dateUtc="2026-10-03T07:21:49Z"/>
  <w16cex:commentExtensible w16cex:durableId="20DA71BD" w16cex:dateUtc="2026-10-03T07:21:49Z"/>
  <w16cex:commentExtensible w16cex:durableId="3EAB03DB" w16cex:dateUtc="2026-10-03T07:21:49Z"/>
  <w16cex:commentExtensible w16cex:durableId="23E25FD7" w16cex:dateUtc="2026-10-03T07:21:49Z"/>
  <w16cex:commentExtensible w16cex:durableId="6478F08B" w16cex:dateUtc="2026-10-03T07:21:49Z"/>
  <w16cex:commentExtensible w16cex:durableId="17566E12" w16cex:dateUtc="2026-10-03T07:21:49Z"/>
  <w16cex:commentExtensible w16cex:durableId="0E027ED7" w16cex:dateUtc="2026-10-03T07:21:49Z"/>
  <w16cex:commentExtensible w16cex:durableId="0C9D1CDC" w16cex:dateUtc="2026-10-03T07:21:49Z"/>
  <w16cex:commentExtensible w16cex:durableId="17CC15D4" w16cex:dateUtc="2026-10-03T07:21:50Z"/>
  <w16cex:commentExtensible w16cex:durableId="719FD2CF" w16cex:dateUtc="2026-10-03T07:21:50Z"/>
  <w16cex:commentExtensible w16cex:durableId="762F5490" w16cex:dateUtc="2026-10-03T07:21:50Z"/>
  <w16cex:commentExtensible w16cex:durableId="59FD9D93" w16cex:dateUtc="2026-10-03T07:21:50Z"/>
  <w16cex:commentExtensible w16cex:durableId="76FDCB92" w16cex:dateUtc="2026-10-03T07:21:5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A2FE7" w16cid:durableId="5A7AAF13"/>
  <w16cid:commentId w16cid:paraId="5678EE5B" w16cid:durableId="76E0ABA5"/>
  <w16cid:commentId w16cid:paraId="38E42591" w16cid:durableId="79D0088F"/>
  <w16cid:commentId w16cid:paraId="66A47DA1" w16cid:durableId="5DE0499D"/>
  <w16cid:commentId w16cid:paraId="6EDE360B" w16cid:durableId="7693ABFC"/>
  <w16cid:commentId w16cid:paraId="2BB02223" w16cid:durableId="53FF6C2A"/>
  <w16cid:commentId w16cid:paraId="73231327" w16cid:durableId="48214A1F"/>
  <w16cid:commentId w16cid:paraId="09146848" w16cid:durableId="3F810997"/>
  <w16cid:commentId w16cid:paraId="79DB8A9E" w16cid:durableId="16A4FD60"/>
  <w16cid:commentId w16cid:paraId="4D03A75E" w16cid:durableId="1EB0CB18"/>
  <w16cid:commentId w16cid:paraId="1588C45C" w16cid:durableId="6C260E50"/>
  <w16cid:commentId w16cid:paraId="11CBE4B6" w16cid:durableId="2A59E6D2"/>
  <w16cid:commentId w16cid:paraId="2D446106" w16cid:durableId="552C98E3"/>
  <w16cid:commentId w16cid:paraId="3112BCD0" w16cid:durableId="19A430A8"/>
  <w16cid:commentId w16cid:paraId="15E10B38" w16cid:durableId="6C303F42"/>
  <w16cid:commentId w16cid:paraId="3477B73E" w16cid:durableId="2C3620C7"/>
  <w16cid:commentId w16cid:paraId="1BD6170C" w16cid:durableId="0B31943B"/>
  <w16cid:commentId w16cid:paraId="376D8139" w16cid:durableId="1EA2E462"/>
  <w16cid:commentId w16cid:paraId="0E6237E8" w16cid:durableId="1888883C"/>
  <w16cid:commentId w16cid:paraId="7661BB8A" w16cid:durableId="75F40CD3"/>
  <w16cid:commentId w16cid:paraId="3156AAEA" w16cid:durableId="34F9B8DE"/>
  <w16cid:commentId w16cid:paraId="22816EED" w16cid:durableId="7B47D78E"/>
  <w16cid:commentId w16cid:paraId="621AD742" w16cid:durableId="20DA71BD"/>
  <w16cid:commentId w16cid:paraId="449B90A4" w16cid:durableId="3EAB03DB"/>
  <w16cid:commentId w16cid:paraId="27F9E011" w16cid:durableId="23E25FD7"/>
  <w16cid:commentId w16cid:paraId="0C29EFF7" w16cid:durableId="6478F08B"/>
  <w16cid:commentId w16cid:paraId="4CF60001" w16cid:durableId="17566E12"/>
  <w16cid:commentId w16cid:paraId="2CC9CBA9" w16cid:durableId="0E027ED7"/>
  <w16cid:commentId w16cid:paraId="0A81FDA8" w16cid:durableId="0C9D1CDC"/>
  <w16cid:commentId w16cid:paraId="16EEA77B" w16cid:durableId="17CC15D4"/>
  <w16cid:commentId w16cid:paraId="34621728" w16cid:durableId="719FD2CF"/>
  <w16cid:commentId w16cid:paraId="2AE94D78" w16cid:durableId="762F5490"/>
  <w16cid:commentId w16cid:paraId="0C385870" w16cid:durableId="59FD9D93"/>
  <w16cid:commentId w16cid:paraId="22E795FF" w16cid:durableId="76FDCB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7FAA" w14:textId="77777777" w:rsidR="00331BA8" w:rsidRDefault="00331BA8" w:rsidP="00B4347E">
      <w:pPr>
        <w:spacing w:after="0" w:line="240" w:lineRule="auto"/>
      </w:pPr>
      <w:r>
        <w:separator/>
      </w:r>
    </w:p>
  </w:endnote>
  <w:endnote w:type="continuationSeparator" w:id="0">
    <w:p w14:paraId="0FEF86B4" w14:textId="77777777" w:rsidR="00331BA8" w:rsidRDefault="00331BA8" w:rsidP="00B4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76B1" w14:textId="77777777" w:rsidR="00331BA8" w:rsidRDefault="00331BA8" w:rsidP="00B4347E">
      <w:pPr>
        <w:spacing w:after="0" w:line="240" w:lineRule="auto"/>
      </w:pPr>
      <w:r>
        <w:separator/>
      </w:r>
    </w:p>
  </w:footnote>
  <w:footnote w:type="continuationSeparator" w:id="0">
    <w:p w14:paraId="7BD85E6E" w14:textId="77777777" w:rsidR="00331BA8" w:rsidRDefault="00331BA8" w:rsidP="00B43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D7374C"/>
    <w:multiLevelType w:val="multilevel"/>
    <w:tmpl w:val="A2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F0DBA"/>
    <w:multiLevelType w:val="multilevel"/>
    <w:tmpl w:val="A2D4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B70A9"/>
    <w:multiLevelType w:val="multilevel"/>
    <w:tmpl w:val="A2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F34D0"/>
    <w:multiLevelType w:val="multilevel"/>
    <w:tmpl w:val="A2D4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BC7EA9"/>
    <w:multiLevelType w:val="hybridMultilevel"/>
    <w:tmpl w:val="DB4205B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4312470">
    <w:abstractNumId w:val="8"/>
  </w:num>
  <w:num w:numId="2" w16cid:durableId="681204110">
    <w:abstractNumId w:val="6"/>
  </w:num>
  <w:num w:numId="3" w16cid:durableId="303629946">
    <w:abstractNumId w:val="5"/>
  </w:num>
  <w:num w:numId="4" w16cid:durableId="32198346">
    <w:abstractNumId w:val="4"/>
  </w:num>
  <w:num w:numId="5" w16cid:durableId="1718118459">
    <w:abstractNumId w:val="7"/>
  </w:num>
  <w:num w:numId="6" w16cid:durableId="1843622558">
    <w:abstractNumId w:val="3"/>
  </w:num>
  <w:num w:numId="7" w16cid:durableId="168256226">
    <w:abstractNumId w:val="2"/>
  </w:num>
  <w:num w:numId="8" w16cid:durableId="459492029">
    <w:abstractNumId w:val="1"/>
  </w:num>
  <w:num w:numId="9" w16cid:durableId="676344098">
    <w:abstractNumId w:val="0"/>
  </w:num>
  <w:num w:numId="10" w16cid:durableId="277026404">
    <w:abstractNumId w:val="13"/>
  </w:num>
  <w:num w:numId="11" w16cid:durableId="2044211995">
    <w:abstractNumId w:val="10"/>
  </w:num>
  <w:num w:numId="12" w16cid:durableId="1420760325">
    <w:abstractNumId w:val="12"/>
  </w:num>
  <w:num w:numId="13" w16cid:durableId="485586088">
    <w:abstractNumId w:val="9"/>
  </w:num>
  <w:num w:numId="14" w16cid:durableId="145910371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将 古橋">
    <w15:presenceInfo w15:providerId="Windows Live" w15:userId="25bdbf64ec04460f"/>
  </w15:person>
  <w15:person w15:author="Kazuyoshi Harada">
    <w15:presenceInfo w15:providerId="None" w15:userId="Kazuyoshi Hara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B67"/>
    <w:rsid w:val="000449AB"/>
    <w:rsid w:val="000475F8"/>
    <w:rsid w:val="0006063C"/>
    <w:rsid w:val="00071DCA"/>
    <w:rsid w:val="00084A33"/>
    <w:rsid w:val="000B54B2"/>
    <w:rsid w:val="000E49B3"/>
    <w:rsid w:val="000F116E"/>
    <w:rsid w:val="00144054"/>
    <w:rsid w:val="0015074B"/>
    <w:rsid w:val="001542DB"/>
    <w:rsid w:val="001B569E"/>
    <w:rsid w:val="001B69CA"/>
    <w:rsid w:val="001C1217"/>
    <w:rsid w:val="001C5B70"/>
    <w:rsid w:val="001D66F2"/>
    <w:rsid w:val="001D6A05"/>
    <w:rsid w:val="001E2E42"/>
    <w:rsid w:val="00220288"/>
    <w:rsid w:val="002207EE"/>
    <w:rsid w:val="00231F7E"/>
    <w:rsid w:val="002535EE"/>
    <w:rsid w:val="0029639D"/>
    <w:rsid w:val="002A26BD"/>
    <w:rsid w:val="00326F90"/>
    <w:rsid w:val="00331BA8"/>
    <w:rsid w:val="00332D36"/>
    <w:rsid w:val="003357AD"/>
    <w:rsid w:val="00347F38"/>
    <w:rsid w:val="00360CD7"/>
    <w:rsid w:val="00381DA8"/>
    <w:rsid w:val="00405457"/>
    <w:rsid w:val="004458D7"/>
    <w:rsid w:val="00463DE0"/>
    <w:rsid w:val="00471A48"/>
    <w:rsid w:val="004F7069"/>
    <w:rsid w:val="004F736C"/>
    <w:rsid w:val="00503E96"/>
    <w:rsid w:val="005117F7"/>
    <w:rsid w:val="005260D6"/>
    <w:rsid w:val="005276DB"/>
    <w:rsid w:val="00564E22"/>
    <w:rsid w:val="00564E33"/>
    <w:rsid w:val="00585375"/>
    <w:rsid w:val="005E139C"/>
    <w:rsid w:val="005E7DB7"/>
    <w:rsid w:val="006003B3"/>
    <w:rsid w:val="006009D6"/>
    <w:rsid w:val="00633717"/>
    <w:rsid w:val="00636ED9"/>
    <w:rsid w:val="00653630"/>
    <w:rsid w:val="006921C2"/>
    <w:rsid w:val="00697551"/>
    <w:rsid w:val="006C5A1A"/>
    <w:rsid w:val="006C782F"/>
    <w:rsid w:val="00727FFA"/>
    <w:rsid w:val="007450CC"/>
    <w:rsid w:val="007E41F1"/>
    <w:rsid w:val="00802068"/>
    <w:rsid w:val="00815643"/>
    <w:rsid w:val="00867468"/>
    <w:rsid w:val="00884547"/>
    <w:rsid w:val="008A6974"/>
    <w:rsid w:val="008B6292"/>
    <w:rsid w:val="008C6067"/>
    <w:rsid w:val="008F3FF5"/>
    <w:rsid w:val="00902F12"/>
    <w:rsid w:val="0091314C"/>
    <w:rsid w:val="009320B7"/>
    <w:rsid w:val="009359AC"/>
    <w:rsid w:val="00940183"/>
    <w:rsid w:val="00950F32"/>
    <w:rsid w:val="00967620"/>
    <w:rsid w:val="00973F21"/>
    <w:rsid w:val="00994853"/>
    <w:rsid w:val="009B1A24"/>
    <w:rsid w:val="009E0F5A"/>
    <w:rsid w:val="00A04C42"/>
    <w:rsid w:val="00A25E7C"/>
    <w:rsid w:val="00A56A68"/>
    <w:rsid w:val="00AA1D8D"/>
    <w:rsid w:val="00AB0617"/>
    <w:rsid w:val="00AB47AD"/>
    <w:rsid w:val="00AE0F90"/>
    <w:rsid w:val="00AF72EB"/>
    <w:rsid w:val="00B25BA8"/>
    <w:rsid w:val="00B4347E"/>
    <w:rsid w:val="00B45CB1"/>
    <w:rsid w:val="00B47730"/>
    <w:rsid w:val="00B734C8"/>
    <w:rsid w:val="00B9010B"/>
    <w:rsid w:val="00B91CA4"/>
    <w:rsid w:val="00BA3C5B"/>
    <w:rsid w:val="00BC448C"/>
    <w:rsid w:val="00BC750B"/>
    <w:rsid w:val="00BF72D1"/>
    <w:rsid w:val="00C15045"/>
    <w:rsid w:val="00C20202"/>
    <w:rsid w:val="00C33A20"/>
    <w:rsid w:val="00CA5FEB"/>
    <w:rsid w:val="00CB0664"/>
    <w:rsid w:val="00CB4F2C"/>
    <w:rsid w:val="00CC36FD"/>
    <w:rsid w:val="00CC7784"/>
    <w:rsid w:val="00CD2F39"/>
    <w:rsid w:val="00CD468B"/>
    <w:rsid w:val="00CD49A1"/>
    <w:rsid w:val="00CF4875"/>
    <w:rsid w:val="00CF644C"/>
    <w:rsid w:val="00D11723"/>
    <w:rsid w:val="00D21859"/>
    <w:rsid w:val="00D505FE"/>
    <w:rsid w:val="00D508DA"/>
    <w:rsid w:val="00D63936"/>
    <w:rsid w:val="00DA264E"/>
    <w:rsid w:val="00DE04DF"/>
    <w:rsid w:val="00DE397A"/>
    <w:rsid w:val="00DE6BCE"/>
    <w:rsid w:val="00E030A3"/>
    <w:rsid w:val="00E1014B"/>
    <w:rsid w:val="00E37CB7"/>
    <w:rsid w:val="00E41DC2"/>
    <w:rsid w:val="00E53D95"/>
    <w:rsid w:val="00E75D4C"/>
    <w:rsid w:val="00E965A5"/>
    <w:rsid w:val="00EB4C3A"/>
    <w:rsid w:val="00EC345D"/>
    <w:rsid w:val="00ED3A22"/>
    <w:rsid w:val="00F175D9"/>
    <w:rsid w:val="00F21B11"/>
    <w:rsid w:val="00F3556E"/>
    <w:rsid w:val="00F43ABD"/>
    <w:rsid w:val="00F83ACC"/>
    <w:rsid w:val="00F85E51"/>
    <w:rsid w:val="00FB080E"/>
    <w:rsid w:val="00FC2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C4FC63C"/>
  <w14:defaultImageDpi w14:val="330"/>
  <w15:docId w15:val="{E9B162BB-7603-403F-B414-504EAE3A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C15045"/>
    <w:pPr>
      <w:spacing w:after="0" w:line="240" w:lineRule="auto"/>
    </w:pPr>
    <w:rPr>
      <w:rFonts w:ascii="ＭＳ 明朝" w:hAnsi="ＭＳ 明朝"/>
      <w:sz w:val="21"/>
    </w:rPr>
  </w:style>
  <w:style w:type="character" w:styleId="aff0">
    <w:name w:val="annotation reference"/>
    <w:basedOn w:val="a2"/>
    <w:uiPriority w:val="99"/>
    <w:semiHidden/>
    <w:unhideWhenUsed/>
    <w:rsid w:val="00034B67"/>
    <w:rPr>
      <w:sz w:val="18"/>
      <w:szCs w:val="18"/>
    </w:rPr>
  </w:style>
  <w:style w:type="paragraph" w:styleId="aff1">
    <w:name w:val="annotation text"/>
    <w:basedOn w:val="a1"/>
    <w:link w:val="aff2"/>
    <w:uiPriority w:val="99"/>
    <w:unhideWhenUsed/>
    <w:rsid w:val="00034B67"/>
  </w:style>
  <w:style w:type="character" w:customStyle="1" w:styleId="aff2">
    <w:name w:val="コメント文字列 (文字)"/>
    <w:basedOn w:val="a2"/>
    <w:link w:val="aff1"/>
    <w:uiPriority w:val="99"/>
    <w:rsid w:val="00034B67"/>
    <w:rPr>
      <w:rFonts w:ascii="ＭＳ 明朝" w:hAnsi="ＭＳ 明朝"/>
      <w:sz w:val="21"/>
    </w:rPr>
  </w:style>
  <w:style w:type="paragraph" w:styleId="aff3">
    <w:name w:val="annotation subject"/>
    <w:basedOn w:val="aff1"/>
    <w:next w:val="aff1"/>
    <w:link w:val="aff4"/>
    <w:uiPriority w:val="99"/>
    <w:semiHidden/>
    <w:unhideWhenUsed/>
    <w:rsid w:val="00034B67"/>
    <w:rPr>
      <w:b/>
      <w:bCs/>
    </w:rPr>
  </w:style>
  <w:style w:type="character" w:customStyle="1" w:styleId="aff4">
    <w:name w:val="コメント内容 (文字)"/>
    <w:basedOn w:val="aff2"/>
    <w:link w:val="aff3"/>
    <w:uiPriority w:val="99"/>
    <w:semiHidden/>
    <w:rsid w:val="00034B67"/>
    <w:rPr>
      <w:rFonts w:ascii="ＭＳ 明朝" w:hAnsi="ＭＳ 明朝"/>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1182</Words>
  <Characters>6744</Characters>
  <Application>Microsoft Office Word</Application>
  <DocSecurity>0</DocSecurity>
  <Lines>56</Lines>
  <Paragraphs>15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Kunihito Nakano</cp:lastModifiedBy>
  <cp:revision>2</cp:revision>
  <cp:lastPrinted>2026-09-21T02:22:00Z</cp:lastPrinted>
  <dcterms:created xsi:type="dcterms:W3CDTF">2026-10-03T07:11:00Z</dcterms:created>
  <dcterms:modified xsi:type="dcterms:W3CDTF">2026-10-03T07:11:00Z</dcterms:modified>
  <cp:category/>
</cp:coreProperties>
</file>