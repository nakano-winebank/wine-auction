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64DF" w14:textId="77777777" w:rsidR="00DC3EB4" w:rsidRDefault="00DC3EB4">
      <w:pPr>
        <w:rPr>
          <w:rFonts w:ascii="游明朝" w:eastAsia="游明朝" w:hAnsi="游明朝"/>
        </w:rPr>
      </w:pPr>
    </w:p>
    <w:p w14:paraId="3DADA00B" w14:textId="77777777" w:rsidR="00DC3EB4" w:rsidRDefault="006F26CC">
      <w:pPr>
        <w:spacing w:after="120"/>
        <w:jc w:val="center"/>
        <w:rPr>
          <w:rFonts w:ascii="游明朝" w:eastAsia="游明朝" w:hAnsi="游明朝"/>
        </w:rPr>
      </w:pPr>
      <w:r>
        <w:rPr>
          <w:rFonts w:ascii="游明朝" w:eastAsia="游明朝" w:hAnsi="游明朝" w:hint="eastAsia"/>
          <w:b/>
          <w:bCs/>
          <w:sz w:val="28"/>
          <w:szCs w:val="28"/>
        </w:rPr>
        <w:t>総数引受契約書</w:t>
      </w:r>
    </w:p>
    <w:p w14:paraId="48E1A874" w14:textId="77777777" w:rsidR="00DC3EB4" w:rsidRDefault="00DC3EB4">
      <w:pPr>
        <w:rPr>
          <w:rFonts w:ascii="游明朝" w:eastAsia="游明朝" w:hAnsi="游明朝"/>
        </w:rPr>
      </w:pPr>
    </w:p>
    <w:p w14:paraId="1408378B" w14:textId="2DCF3D90" w:rsidR="00DC3EB4" w:rsidRDefault="006F26CC">
      <w:pPr>
        <w:ind w:firstLine="210"/>
        <w:rPr>
          <w:rFonts w:ascii="游明朝" w:eastAsia="游明朝" w:hAnsi="游明朝"/>
        </w:rPr>
      </w:pPr>
      <w:r>
        <w:rPr>
          <w:rFonts w:ascii="游明朝" w:eastAsia="游明朝" w:hAnsi="游明朝" w:hint="eastAsia"/>
        </w:rPr>
        <w:t>株式会社Brasserie Thierry Marx（以下「甲」という。）と</w:t>
      </w:r>
      <w:r>
        <w:rPr>
          <w:rFonts w:ascii="游明朝" w:eastAsia="游明朝" w:hAnsi="游明朝" w:hint="eastAsia"/>
          <w:highlight w:val="yellow"/>
        </w:rPr>
        <w:t>【　　】</w:t>
      </w:r>
      <w:r>
        <w:rPr>
          <w:rFonts w:ascii="游明朝" w:eastAsia="游明朝" w:hAnsi="游明朝" w:hint="eastAsia"/>
        </w:rPr>
        <w:t>（以下「乙」という。）とは、甲が第三者割当の方法により発行する募集株式の総数を乙が引き受けることに関し、会社法第205条第1項に基づき、以下のとおり契約（以下「本契約」という。）を締結する。</w:t>
      </w:r>
    </w:p>
    <w:p w14:paraId="1A479B53" w14:textId="77777777" w:rsidR="00DC3EB4" w:rsidRDefault="006F26CC">
      <w:pPr>
        <w:keepNext/>
        <w:spacing w:before="200"/>
        <w:rPr>
          <w:rFonts w:ascii="游明朝" w:eastAsia="游明朝" w:hAnsi="游明朝"/>
        </w:rPr>
      </w:pPr>
      <w:r>
        <w:rPr>
          <w:rFonts w:ascii="游明朝" w:eastAsia="游明朝" w:hAnsi="游明朝" w:hint="eastAsia"/>
          <w:b/>
          <w:bCs/>
        </w:rPr>
        <w:t>第１条（募集株式の発行）</w:t>
      </w:r>
    </w:p>
    <w:p w14:paraId="481E9219" w14:textId="402D0A53" w:rsidR="00DC3EB4" w:rsidRDefault="006F26CC">
      <w:pPr>
        <w:ind w:left="420" w:hanging="420"/>
        <w:rPr>
          <w:rFonts w:ascii="游明朝" w:eastAsia="游明朝" w:hAnsi="游明朝"/>
        </w:rPr>
      </w:pPr>
      <w:r>
        <w:rPr>
          <w:rFonts w:ascii="游明朝" w:eastAsia="游明朝" w:hAnsi="游明朝" w:hint="eastAsia"/>
        </w:rPr>
        <w:t>１　甲は、</w:t>
      </w:r>
      <w:r>
        <w:rPr>
          <w:rFonts w:ascii="游明朝" w:eastAsia="游明朝" w:hAnsi="游明朝" w:hint="eastAsia"/>
          <w:highlight w:val="yellow"/>
        </w:rPr>
        <w:t xml:space="preserve">【2026年11月　日】</w:t>
      </w:r>
      <w:r>
        <w:rPr>
          <w:rFonts w:ascii="游明朝" w:eastAsia="游明朝" w:hAnsi="游明朝" w:hint="eastAsia"/>
        </w:rPr>
      </w:r>
      <w:del w:id="9013" w:author="Claude（定款・謄本照合）" w:date="2026-10-23T00:00:00Z">
        <w:r>
          <w:rPr>
            <w:rFonts w:ascii="游明朝" w:eastAsia="游明朝" w:hAnsi="游明朝" w:hint="eastAsia"/>
          </w:rPr>
          <w:delText xml:space="preserve">開催の甲の臨時株主総会の特別決議に基づき</w:delText>
        </w:r>
      </w:del>
      <w:ins w:id="9014" w:author="Claude（定款・謄本照合）" w:date="2026-10-23T00:00:00Z">
        <w:r>
          <w:rPr>
            <w:rFonts w:ascii="游明朝" w:eastAsia="游明朝" w:hAnsi="游明朝" w:hint="eastAsia"/>
          </w:rPr>
          <w:t xml:space="preserve">付の甲の株主総会の特別決議（会社法第319条第1項により決議があったものとみなされる場合を含む。）に基づき</w:t>
        </w:r>
      </w:ins>
      <w:r>
        <w:rPr>
          <w:rFonts w:ascii="游明朝" w:eastAsia="游明朝" w:hAnsi="游明朝" w:hint="eastAsia"/>
        </w:rPr>
        <w:t xml:space="preserve">、次の要領により募集株式（以下「本株式」という。）を発行する。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400"/>
        <w:gridCol w:w="5780"/>
      </w:tblGrid>
      <w:tr w:rsidR="00DC3EB4" w14:paraId="7839D5E7" w14:textId="77777777">
        <w:tc>
          <w:tcPr>
            <w:tcW w:w="3400" w:type="dxa"/>
            <w:vAlign w:val="center"/>
          </w:tcPr>
          <w:p w14:paraId="57D7A5D8" w14:textId="77777777" w:rsidR="00DC3EB4" w:rsidRDefault="006F26CC">
            <w:pPr>
              <w:spacing w:before="40" w:after="40"/>
              <w:rPr>
                <w:rFonts w:ascii="游明朝" w:eastAsia="游明朝" w:hAnsi="游明朝"/>
              </w:rPr>
            </w:pPr>
            <w:r>
              <w:rPr>
                <w:rFonts w:ascii="游明朝" w:eastAsia="游明朝" w:hAnsi="游明朝" w:hint="eastAsia"/>
              </w:rPr>
              <w:t>（１）募集株式の種類及び数</w:t>
            </w:r>
          </w:p>
        </w:tc>
        <w:tc>
          <w:tcPr>
            <w:tcW w:w="5780" w:type="dxa"/>
            <w:vAlign w:val="center"/>
          </w:tcPr>
          <w:p w14:paraId="0702245E" w14:textId="702C2139" w:rsidR="00DC3EB4" w:rsidRDefault="006F26CC">
            <w:pPr>
              <w:spacing w:before="40" w:after="40"/>
              <w:rPr>
                <w:rFonts w:ascii="游明朝" w:eastAsia="游明朝" w:hAnsi="游明朝"/>
              </w:rPr>
            </w:pPr>
            <w:r>
              <w:rPr>
                <w:rFonts w:ascii="游明朝" w:eastAsia="游明朝" w:hAnsi="游明朝" w:hint="eastAsia"/>
              </w:rPr>
              <w:t xml:space="preserve">普通株式　134株</w:t>
            </w:r>
          </w:p>
        </w:tc>
      </w:tr>
      <w:tr w:rsidR="00DC3EB4" w14:paraId="3BA22AB6" w14:textId="77777777">
        <w:tc>
          <w:tcPr>
            <w:tcW w:w="3400" w:type="dxa"/>
            <w:vAlign w:val="center"/>
          </w:tcPr>
          <w:p w14:paraId="5DD0021E" w14:textId="77777777" w:rsidR="00DC3EB4" w:rsidRDefault="006F26CC">
            <w:pPr>
              <w:spacing w:before="40" w:after="40"/>
              <w:rPr>
                <w:rFonts w:ascii="游明朝" w:eastAsia="游明朝" w:hAnsi="游明朝"/>
              </w:rPr>
            </w:pPr>
            <w:r>
              <w:rPr>
                <w:rFonts w:ascii="游明朝" w:eastAsia="游明朝" w:hAnsi="游明朝" w:hint="eastAsia"/>
              </w:rPr>
              <w:t>（２）募集株式の払込金額</w:t>
            </w:r>
          </w:p>
        </w:tc>
        <w:tc>
          <w:tcPr>
            <w:tcW w:w="5780" w:type="dxa"/>
            <w:vAlign w:val="center"/>
          </w:tcPr>
          <w:p w14:paraId="0FEE14D7" w14:textId="77777777" w:rsidR="00DC3EB4" w:rsidRDefault="006F26CC">
            <w:pPr>
              <w:spacing w:before="40" w:after="40"/>
              <w:rPr>
                <w:rFonts w:ascii="游明朝" w:eastAsia="游明朝" w:hAnsi="游明朝"/>
              </w:rPr>
            </w:pPr>
            <w:r>
              <w:rPr>
                <w:rFonts w:ascii="游明朝" w:eastAsia="游明朝" w:hAnsi="游明朝" w:hint="eastAsia"/>
              </w:rPr>
              <w:t>１株につき金150,000円</w:t>
            </w:r>
          </w:p>
        </w:tc>
      </w:tr>
      <w:tr w:rsidR="00DC3EB4" w14:paraId="12F33455" w14:textId="77777777">
        <w:tc>
          <w:tcPr>
            <w:tcW w:w="3400" w:type="dxa"/>
            <w:vAlign w:val="center"/>
          </w:tcPr>
          <w:p w14:paraId="574D6135" w14:textId="77777777" w:rsidR="00DC3EB4" w:rsidRDefault="006F26CC">
            <w:pPr>
              <w:spacing w:before="40" w:after="40"/>
              <w:rPr>
                <w:rFonts w:ascii="游明朝" w:eastAsia="游明朝" w:hAnsi="游明朝"/>
              </w:rPr>
            </w:pPr>
            <w:r>
              <w:rPr>
                <w:rFonts w:ascii="游明朝" w:eastAsia="游明朝" w:hAnsi="游明朝" w:hint="eastAsia"/>
              </w:rPr>
              <w:t>（３）払込金額の総額</w:t>
            </w:r>
          </w:p>
        </w:tc>
        <w:tc>
          <w:tcPr>
            <w:tcW w:w="5780" w:type="dxa"/>
            <w:vAlign w:val="center"/>
          </w:tcPr>
          <w:p w14:paraId="4E9706F8" w14:textId="5413D5B3" w:rsidR="00DC3EB4" w:rsidRDefault="006F26CC">
            <w:pPr>
              <w:spacing w:before="40" w:after="40"/>
              <w:rPr>
                <w:rFonts w:ascii="游明朝" w:eastAsia="游明朝" w:hAnsi="游明朝"/>
              </w:rPr>
            </w:pPr>
            <w:r>
              <w:rPr>
                <w:rFonts w:ascii="游明朝" w:eastAsia="游明朝" w:hAnsi="游明朝" w:hint="eastAsia"/>
              </w:rPr>
              <w:t>金20,100,000円</w:t>
            </w:r>
          </w:p>
        </w:tc>
      </w:tr>
      <w:tr w:rsidR="00DC3EB4" w14:paraId="7976F3C1" w14:textId="77777777">
        <w:tc>
          <w:tcPr>
            <w:tcW w:w="3400" w:type="dxa"/>
            <w:vAlign w:val="center"/>
          </w:tcPr>
          <w:p w14:paraId="172B6B5C" w14:textId="77777777" w:rsidR="00DC3EB4" w:rsidRDefault="006F26CC">
            <w:pPr>
              <w:spacing w:before="40" w:after="40"/>
              <w:rPr>
                <w:rFonts w:ascii="游明朝" w:eastAsia="游明朝" w:hAnsi="游明朝"/>
              </w:rPr>
            </w:pPr>
            <w:r>
              <w:rPr>
                <w:rFonts w:ascii="游明朝" w:eastAsia="游明朝" w:hAnsi="游明朝" w:hint="eastAsia"/>
              </w:rPr>
              <w:t>（４）払込期日</w:t>
            </w:r>
          </w:p>
        </w:tc>
        <w:tc>
          <w:tcPr>
            <w:tcW w:w="5780" w:type="dxa"/>
            <w:vAlign w:val="center"/>
          </w:tcPr>
          <w:p w14:paraId="77C27106" w14:textId="7BA921F8" w:rsidR="00DC3EB4" w:rsidRDefault="006F26CC">
            <w:pPr>
              <w:spacing w:before="40" w:after="40"/>
              <w:rPr>
                <w:rFonts w:ascii="游明朝" w:eastAsia="游明朝" w:hAnsi="游明朝"/>
              </w:rPr>
            </w:pPr>
            <w:r>
              <w:rPr>
                <w:rFonts w:ascii="游明朝" w:eastAsia="游明朝" w:hAnsi="游明朝" w:hint="eastAsia"/>
              </w:rPr>
              <w:t>2026年11月10日</w:t>
            </w:r>
          </w:p>
        </w:tc>
      </w:tr>
      <w:tr w:rsidR="00DC3EB4" w14:paraId="65EAFD66" w14:textId="77777777">
        <w:tc>
          <w:tcPr>
            <w:tcW w:w="3400" w:type="dxa"/>
            <w:vAlign w:val="center"/>
          </w:tcPr>
          <w:p w14:paraId="637227A0" w14:textId="77777777" w:rsidR="00DC3EB4" w:rsidRDefault="006F26CC">
            <w:pPr>
              <w:spacing w:before="40" w:after="40"/>
              <w:rPr>
                <w:rFonts w:ascii="游明朝" w:eastAsia="游明朝" w:hAnsi="游明朝"/>
              </w:rPr>
            </w:pPr>
            <w:r>
              <w:rPr>
                <w:rFonts w:ascii="游明朝" w:eastAsia="游明朝" w:hAnsi="游明朝" w:hint="eastAsia"/>
              </w:rPr>
              <w:t>（５）増加する資本金の額</w:t>
            </w:r>
          </w:p>
        </w:tc>
        <w:tc>
          <w:tcPr>
            <w:tcW w:w="5780" w:type="dxa"/>
            <w:vAlign w:val="center"/>
          </w:tcPr>
          <w:p w14:paraId="2D671059" w14:textId="77777777" w:rsidR="00DC3EB4" w:rsidRDefault="006F26CC">
            <w:pPr>
              <w:spacing w:before="40" w:after="40"/>
              <w:rPr>
                <w:rFonts w:ascii="游明朝" w:eastAsia="游明朝" w:hAnsi="游明朝"/>
              </w:rPr>
            </w:pPr>
            <w:r>
              <w:rPr>
                <w:rFonts w:ascii="游明朝" w:eastAsia="游明朝" w:hAnsi="游明朝" w:hint="eastAsia"/>
              </w:rPr>
            </w:r>
            <w:del w:id="9001" w:author="Claude（定款・謄本照合）" w:date="2026-10-23T00:00:00Z">
              <w:r>
                <w:rPr>
                  <w:rFonts w:ascii="游明朝" w:eastAsia="游明朝" w:hAnsi="游明朝" w:hint="eastAsia"/>
                </w:rPr>
                <w:delText xml:space="preserve">金9,975,000円</w:delText>
              </w:r>
            </w:del>
            <w:ins w:id="9002" w:author="Claude（定款・謄本照合）" w:date="2026-10-23T00:00:00Z">
              <w:r>
                <w:rPr>
                  <w:rFonts w:ascii="游明朝" w:eastAsia="游明朝" w:hAnsi="游明朝" w:hint="eastAsia"/>
                </w:rPr>
                <w:t xml:space="preserve">金10,050,000円</w:t>
              </w:r>
            </w:ins>
          </w:p>
        </w:tc>
      </w:tr>
      <w:tr w:rsidR="00DC3EB4" w14:paraId="262304F6" w14:textId="77777777">
        <w:tc>
          <w:tcPr>
            <w:tcW w:w="3400" w:type="dxa"/>
            <w:vAlign w:val="center"/>
          </w:tcPr>
          <w:p w14:paraId="03080E72" w14:textId="77777777" w:rsidR="00DC3EB4" w:rsidRDefault="006F26CC">
            <w:pPr>
              <w:spacing w:before="40" w:after="40"/>
              <w:rPr>
                <w:rFonts w:ascii="游明朝" w:eastAsia="游明朝" w:hAnsi="游明朝"/>
              </w:rPr>
            </w:pPr>
            <w:r>
              <w:rPr>
                <w:rFonts w:ascii="游明朝" w:eastAsia="游明朝" w:hAnsi="游明朝" w:hint="eastAsia"/>
              </w:rPr>
              <w:t>（６）増加する資本準備金の額</w:t>
            </w:r>
          </w:p>
        </w:tc>
        <w:tc>
          <w:tcPr>
            <w:tcW w:w="5780" w:type="dxa"/>
            <w:vAlign w:val="center"/>
          </w:tcPr>
          <w:p w14:paraId="671EDD77" w14:textId="77777777" w:rsidR="00DC3EB4" w:rsidRDefault="006F26CC">
            <w:pPr>
              <w:spacing w:before="40" w:after="40"/>
              <w:rPr>
                <w:rFonts w:ascii="游明朝" w:eastAsia="游明朝" w:hAnsi="游明朝"/>
              </w:rPr>
            </w:pPr>
            <w:r>
              <w:rPr>
                <w:rFonts w:ascii="游明朝" w:eastAsia="游明朝" w:hAnsi="游明朝" w:hint="eastAsia"/>
              </w:rPr>
            </w:r>
            <w:del w:id="9003" w:author="Claude（定款・謄本照合）" w:date="2026-10-23T00:00:00Z">
              <w:r>
                <w:rPr>
                  <w:rFonts w:ascii="游明朝" w:eastAsia="游明朝" w:hAnsi="游明朝" w:hint="eastAsia"/>
                </w:rPr>
                <w:delText xml:space="preserve">金9,975,000円</w:delText>
              </w:r>
            </w:del>
            <w:ins w:id="9004" w:author="Claude（定款・謄本照合）" w:date="2026-10-23T00:00:00Z">
              <w:r>
                <w:rPr>
                  <w:rFonts w:ascii="游明朝" w:eastAsia="游明朝" w:hAnsi="游明朝" w:hint="eastAsia"/>
                </w:rPr>
                <w:t xml:space="preserve">金10,050,000円</w:t>
              </w:r>
            </w:ins>
          </w:p>
        </w:tc>
      </w:tr>
      <w:tr w:rsidR="00DC3EB4" w14:paraId="2B370343" w14:textId="77777777">
        <w:tc>
          <w:tcPr>
            <w:tcW w:w="3400" w:type="dxa"/>
            <w:vAlign w:val="center"/>
          </w:tcPr>
          <w:p w14:paraId="28821CF9" w14:textId="77777777" w:rsidR="00DC3EB4" w:rsidRDefault="006F26CC">
            <w:pPr>
              <w:spacing w:before="40" w:after="40"/>
              <w:rPr>
                <w:rFonts w:ascii="游明朝" w:eastAsia="游明朝" w:hAnsi="游明朝"/>
              </w:rPr>
            </w:pPr>
            <w:r>
              <w:rPr>
                <w:rFonts w:ascii="游明朝" w:eastAsia="游明朝" w:hAnsi="游明朝" w:hint="eastAsia"/>
              </w:rPr>
              <w:t>（７）募集の方法</w:t>
            </w:r>
          </w:p>
        </w:tc>
        <w:tc>
          <w:tcPr>
            <w:tcW w:w="5780" w:type="dxa"/>
            <w:vAlign w:val="center"/>
          </w:tcPr>
          <w:p w14:paraId="229E3A80" w14:textId="77777777" w:rsidR="00DC3EB4" w:rsidRDefault="006F26CC">
            <w:pPr>
              <w:spacing w:before="40" w:after="40"/>
              <w:rPr>
                <w:rFonts w:ascii="游明朝" w:eastAsia="游明朝" w:hAnsi="游明朝"/>
              </w:rPr>
            </w:pPr>
            <w:r>
              <w:rPr>
                <w:rFonts w:ascii="游明朝" w:eastAsia="游明朝" w:hAnsi="游明朝" w:hint="eastAsia"/>
              </w:rPr>
              <w:t>第三者割当の方法により、本株式の全部を乙に割り当てる</w:t>
            </w:r>
          </w:p>
        </w:tc>
      </w:tr>
      <w:tr w:rsidR="00DC3EB4" w14:paraId="0CB938ED" w14:textId="77777777">
        <w:tc>
          <w:tcPr>
            <w:tcW w:w="3400" w:type="dxa"/>
            <w:vAlign w:val="center"/>
          </w:tcPr>
          <w:p w14:paraId="7884F51B" w14:textId="77777777" w:rsidR="00DC3EB4" w:rsidRDefault="006F26CC">
            <w:pPr>
              <w:spacing w:before="40" w:after="40"/>
              <w:rPr>
                <w:rFonts w:ascii="游明朝" w:eastAsia="游明朝" w:hAnsi="游明朝"/>
              </w:rPr>
            </w:pPr>
            <w:r>
              <w:rPr>
                <w:rFonts w:ascii="游明朝" w:eastAsia="游明朝" w:hAnsi="游明朝" w:hint="eastAsia"/>
              </w:rPr>
              <w:t>（８）払込取扱場所</w:t>
            </w:r>
          </w:p>
        </w:tc>
        <w:tc>
          <w:tcPr>
            <w:tcW w:w="5780" w:type="dxa"/>
            <w:vAlign w:val="center"/>
          </w:tcPr>
          <w:p w14:paraId="1FBC0FDC" w14:textId="77777777" w:rsidR="00DC3EB4" w:rsidRDefault="006F26CC">
            <w:pPr>
              <w:spacing w:before="40" w:after="40"/>
              <w:rPr>
                <w:rFonts w:ascii="游明朝" w:eastAsia="游明朝" w:hAnsi="游明朝"/>
              </w:rPr>
            </w:pPr>
            <w:r>
              <w:rPr>
                <w:rFonts w:ascii="游明朝" w:eastAsia="游明朝" w:hAnsi="游明朝" w:hint="eastAsia"/>
              </w:rPr>
              <w:t>別紙記載の甲の預金口座</w:t>
            </w:r>
          </w:p>
        </w:tc>
      </w:tr>
    </w:tbl>
    <w:p w14:paraId="38C992F2" w14:textId="78446F46" w:rsidR="00DC3EB4" w:rsidRDefault="006F26CC">
      <w:pPr>
        <w:ind w:left="420" w:hanging="420"/>
        <w:rPr>
          <w:rFonts w:ascii="游明朝" w:eastAsia="游明朝" w:hAnsi="游明朝"/>
        </w:rPr>
      </w:pPr>
      <w:r>
        <w:rPr>
          <w:rFonts w:ascii="游明朝" w:eastAsia="游明朝" w:hAnsi="游明朝" w:hint="eastAsia"/>
        </w:rPr>
        <w:t xml:space="preserve">２　前項第２号の払込金額は、</w:t>
      </w:r>
      <w:del w:id="9005" w:author="Claude（定款・謄本照合）" w:date="2026-10-23T00:00:00Z">
        <w:r>
          <w:rPr>
            <w:rFonts w:ascii="游明朝" w:eastAsia="游明朝" w:hAnsi="游明朝" w:hint="eastAsia"/>
          </w:rPr>
          <w:delText xml:space="preserve">本契約締結日現在のに対する</w:delText>
        </w:r>
      </w:del>
      <w:ins w:id="9006" w:author="Claude（定款・謄本照合）" w:date="2026-10-23T00:00:00Z">
        <w:r>
          <w:rPr>
            <w:rFonts w:ascii="游明朝" w:eastAsia="游明朝" w:hAnsi="游明朝" w:hint="eastAsia"/>
          </w:rPr>
          <w:t xml:space="preserve">本契約締結日現在の甲の発行済株式総数2,000株に対する</w:t>
        </w:r>
      </w:ins>
      <w:r>
        <w:rPr>
          <w:rFonts w:ascii="游明朝" w:eastAsia="游明朝" w:hAnsi="游明朝" w:hint="eastAsia"/>
        </w:rPr>
        <w:t xml:space="preserve">株式価値（プレ・マネー評価額）を金300,000,000円として算定したものである。</w:t>
      </w:r>
    </w:p>
    <w:p w14:paraId="28172642" w14:textId="77777777" w:rsidR="00DC3EB4" w:rsidRDefault="006F26CC">
      <w:pPr>
        <w:keepNext/>
        <w:spacing w:before="200"/>
        <w:rPr>
          <w:rFonts w:ascii="游明朝" w:eastAsia="游明朝" w:hAnsi="游明朝"/>
        </w:rPr>
      </w:pPr>
      <w:r>
        <w:rPr>
          <w:rFonts w:ascii="游明朝" w:eastAsia="游明朝" w:hAnsi="游明朝" w:hint="eastAsia"/>
          <w:b/>
          <w:bCs/>
        </w:rPr>
        <w:t>第２条（総数の引受け）</w:t>
      </w:r>
    </w:p>
    <w:p w14:paraId="1B236B60" w14:textId="77777777" w:rsidR="00DC3EB4" w:rsidRDefault="006F26CC">
      <w:pPr>
        <w:ind w:left="420" w:hanging="420"/>
        <w:rPr>
          <w:rFonts w:ascii="游明朝" w:eastAsia="游明朝" w:hAnsi="游明朝"/>
        </w:rPr>
      </w:pPr>
      <w:r>
        <w:rPr>
          <w:rFonts w:ascii="游明朝" w:eastAsia="游明朝" w:hAnsi="游明朝" w:hint="eastAsia"/>
        </w:rPr>
        <w:t>１　乙は、本株式の総数を引き受け、甲は、本株式の総数を乙に割り当てる。</w:t>
      </w:r>
    </w:p>
    <w:p w14:paraId="38DAFA99" w14:textId="77777777" w:rsidR="00DC3EB4" w:rsidRDefault="006F26CC">
      <w:pPr>
        <w:ind w:left="420" w:hanging="420"/>
        <w:rPr>
          <w:rFonts w:ascii="游明朝" w:eastAsia="游明朝" w:hAnsi="游明朝"/>
        </w:rPr>
      </w:pPr>
      <w:r>
        <w:rPr>
          <w:rFonts w:ascii="游明朝" w:eastAsia="游明朝" w:hAnsi="游明朝" w:hint="eastAsia"/>
        </w:rPr>
        <w:t>２　甲及び乙は、本契約が会社法第205条第1項に定める募集株式の総数の引受けを行う契約であり、本株式の発行について同法第203条及び第204条の規定が適用されないことを確認する。</w:t>
      </w:r>
    </w:p>
    <w:p w14:paraId="43CC8650" w14:textId="77777777" w:rsidR="00DC3EB4" w:rsidRDefault="006F26CC">
      <w:pPr>
        <w:keepNext/>
        <w:spacing w:before="200"/>
        <w:rPr>
          <w:rFonts w:ascii="游明朝" w:eastAsia="游明朝" w:hAnsi="游明朝"/>
        </w:rPr>
      </w:pPr>
      <w:r>
        <w:rPr>
          <w:rFonts w:ascii="游明朝" w:eastAsia="游明朝" w:hAnsi="游明朝" w:hint="eastAsia"/>
          <w:b/>
          <w:bCs/>
        </w:rPr>
        <w:t>第３条（払込み）</w:t>
      </w:r>
    </w:p>
    <w:p w14:paraId="184996E3" w14:textId="77777777" w:rsidR="00DC3EB4" w:rsidRDefault="006F26CC">
      <w:pPr>
        <w:ind w:left="420" w:hanging="420"/>
        <w:rPr>
          <w:rFonts w:ascii="游明朝" w:eastAsia="游明朝" w:hAnsi="游明朝"/>
        </w:rPr>
      </w:pPr>
      <w:r>
        <w:rPr>
          <w:rFonts w:ascii="游明朝" w:eastAsia="游明朝" w:hAnsi="游明朝" w:hint="eastAsia"/>
        </w:rPr>
        <w:t>１　乙は、払込期日までに、払込金額の総額を別紙記載の甲の預金口座に振り込む方法により払い込む。なお、振込手数料は乙の負担とする。</w:t>
      </w:r>
    </w:p>
    <w:p w14:paraId="5A2E448D" w14:textId="77777777" w:rsidR="00DC3EB4" w:rsidRDefault="006F26CC">
      <w:pPr>
        <w:ind w:left="420" w:hanging="420"/>
        <w:rPr>
          <w:rFonts w:ascii="游明朝" w:eastAsia="游明朝" w:hAnsi="游明朝"/>
        </w:rPr>
      </w:pPr>
      <w:r>
        <w:rPr>
          <w:rFonts w:ascii="游明朝" w:eastAsia="游明朝" w:hAnsi="游明朝" w:hint="eastAsia"/>
        </w:rPr>
        <w:t>２　乙が払込期日までに前項の払込みをしないときは、乙は、本株式の株主となる権利を失う（会社法第208条第5項）。</w:t>
      </w:r>
    </w:p>
    <w:p w14:paraId="3C08B701" w14:textId="77777777" w:rsidR="00DC3EB4" w:rsidRDefault="006F26CC">
      <w:pPr>
        <w:keepNext/>
        <w:spacing w:before="200"/>
        <w:rPr>
          <w:rFonts w:ascii="游明朝" w:eastAsia="游明朝" w:hAnsi="游明朝"/>
        </w:rPr>
      </w:pPr>
      <w:r>
        <w:rPr>
          <w:rFonts w:ascii="游明朝" w:eastAsia="游明朝" w:hAnsi="游明朝" w:hint="eastAsia"/>
          <w:b/>
          <w:bCs/>
        </w:rPr>
        <w:t>第４条（株主となる時期等）</w:t>
      </w:r>
    </w:p>
    <w:p w14:paraId="35617CC7" w14:textId="77777777" w:rsidR="00DC3EB4" w:rsidRDefault="006F26CC">
      <w:pPr>
        <w:ind w:left="420" w:hanging="420"/>
        <w:rPr>
          <w:rFonts w:ascii="游明朝" w:eastAsia="游明朝" w:hAnsi="游明朝"/>
        </w:rPr>
      </w:pPr>
      <w:r>
        <w:rPr>
          <w:rFonts w:ascii="游明朝" w:eastAsia="游明朝" w:hAnsi="游明朝" w:hint="eastAsia"/>
        </w:rPr>
        <w:t>１　乙は、払込期日に本株式の株主となる。</w:t>
      </w:r>
    </w:p>
    <w:p w14:paraId="77FCA8D8" w14:textId="77777777" w:rsidR="00DC3EB4" w:rsidRDefault="006F26CC">
      <w:pPr>
        <w:ind w:left="420" w:hanging="420"/>
        <w:rPr>
          <w:rFonts w:ascii="游明朝" w:eastAsia="游明朝" w:hAnsi="游明朝"/>
        </w:rPr>
      </w:pPr>
      <w:r>
        <w:rPr>
          <w:rFonts w:ascii="游明朝" w:eastAsia="游明朝" w:hAnsi="游明朝" w:hint="eastAsia"/>
        </w:rPr>
        <w:t xml:space="preserve">２　甲は、払込期日後遅滞なく、乙を本株式の株主として株主名簿に記載し、</w:t>
      </w:r>
      <w:del w:id="9011" w:author="Claude（定款・謄本照合）" w:date="2026-10-23T00:00:00Z">
        <w:r>
          <w:rPr>
            <w:rFonts w:ascii="游明朝" w:eastAsia="游明朝" w:hAnsi="游明朝" w:hint="eastAsia"/>
          </w:rPr>
          <w:delText xml:space="preserve">資本金の額の変更登記</w:delText>
        </w:r>
      </w:del>
      <w:ins w:id="9012" w:author="Claude（定款・謄本照合）" w:date="2026-10-23T00:00:00Z">
        <w:r>
          <w:rPr>
            <w:rFonts w:ascii="游明朝" w:eastAsia="游明朝" w:hAnsi="游明朝" w:hint="eastAsia"/>
          </w:rPr>
          <w:t xml:space="preserve">発行済株式の総数及び資本金の額の変更登記</w:t>
        </w:r>
      </w:ins>
      <w:r>
        <w:rPr>
          <w:rFonts w:ascii="游明朝" w:eastAsia="游明朝" w:hAnsi="游明朝" w:hint="eastAsia"/>
        </w:rPr>
        <w:t xml:space="preserve">を行う。</w:t>
      </w:r>
    </w:p>
    <w:p w14:paraId="32E65C68" w14:textId="746DCE3B" w:rsidR="00DC3EB4" w:rsidRDefault="006F26CC">
      <w:pPr>
        <w:ind w:left="420" w:hanging="420"/>
        <w:rPr>
          <w:rFonts w:ascii="游明朝" w:eastAsia="游明朝" w:hAnsi="游明朝"/>
        </w:rPr>
      </w:pPr>
      <w:r>
        <w:rPr>
          <w:rFonts w:ascii="游明朝" w:eastAsia="游明朝" w:hAnsi="游明朝" w:hint="eastAsia"/>
        </w:rPr>
        <w:t>３　甲は、本株式に係る株券を発行しない。</w:t>
      </w:r>
    </w:p>
    <w:p w14:paraId="4A73D806" w14:textId="77777777" w:rsidR="00DC3EB4" w:rsidRDefault="006F26CC">
      <w:pPr>
        <w:keepNext/>
        <w:spacing w:before="200"/>
        <w:rPr>
          <w:rFonts w:ascii="游明朝" w:eastAsia="游明朝" w:hAnsi="游明朝"/>
        </w:rPr>
      </w:pPr>
      <w:r>
        <w:rPr>
          <w:rFonts w:ascii="游明朝" w:eastAsia="游明朝" w:hAnsi="游明朝" w:hint="eastAsia"/>
          <w:b/>
          <w:bCs/>
        </w:rPr>
        <w:t>第５条（前提条件）</w:t>
      </w:r>
    </w:p>
    <w:p w14:paraId="59333AA4" w14:textId="77777777" w:rsidR="00DC3EB4" w:rsidRDefault="006F26CC">
      <w:pPr>
        <w:ind w:left="420" w:hanging="420"/>
        <w:rPr>
          <w:rFonts w:ascii="游明朝" w:eastAsia="游明朝" w:hAnsi="游明朝"/>
        </w:rPr>
      </w:pPr>
      <w:r>
        <w:rPr>
          <w:rFonts w:ascii="游明朝" w:eastAsia="游明朝" w:hAnsi="游明朝" w:hint="eastAsia"/>
        </w:rPr>
        <w:t>１　甲が本株式を発行する義務は、次の各号の条件がすべて充足されていることを条件とする。</w:t>
      </w:r>
    </w:p>
    <w:p w14:paraId="1D5D84F7" w14:textId="338DACBD" w:rsidR="00DC3EB4" w:rsidRDefault="006F26CC">
      <w:pPr>
        <w:ind w:left="840" w:hanging="420"/>
        <w:rPr>
          <w:rFonts w:ascii="游明朝" w:eastAsia="游明朝" w:hAnsi="游明朝"/>
        </w:rPr>
      </w:pPr>
      <w:r>
        <w:rPr>
          <w:rFonts w:ascii="游明朝" w:eastAsia="游明朝" w:hAnsi="游明朝" w:hint="eastAsia"/>
        </w:rPr>
        <w:lastRenderedPageBreak/>
        <w:t>（１）甲の株主総会の特別決議により、本株式の募集事項の決定（会社法第199条第2項）及び本契約の承認（同法第205条第2項）が適法に行われていること</w:t>
      </w:r>
    </w:p>
    <w:p w14:paraId="27C2B3FA" w14:textId="77777777" w:rsidR="00DC3EB4" w:rsidRDefault="006F26CC">
      <w:pPr>
        <w:ind w:left="840" w:hanging="420"/>
        <w:rPr>
          <w:rFonts w:ascii="游明朝" w:eastAsia="游明朝" w:hAnsi="游明朝"/>
        </w:rPr>
      </w:pPr>
      <w:r>
        <w:rPr>
          <w:rFonts w:ascii="游明朝" w:eastAsia="游明朝" w:hAnsi="游明朝" w:hint="eastAsia"/>
        </w:rPr>
        <w:t>（２）第７条第２項に定める乙の表明及び保証が、本契約締結日及び払込期日において真実かつ正確であること</w:t>
      </w:r>
    </w:p>
    <w:p w14:paraId="737F32CB" w14:textId="77777777" w:rsidR="00DC3EB4" w:rsidRDefault="006F26CC">
      <w:pPr>
        <w:ind w:left="420" w:hanging="420"/>
        <w:rPr>
          <w:rFonts w:ascii="游明朝" w:eastAsia="游明朝" w:hAnsi="游明朝"/>
        </w:rPr>
      </w:pPr>
      <w:r>
        <w:rPr>
          <w:rFonts w:ascii="游明朝" w:eastAsia="游明朝" w:hAnsi="游明朝" w:hint="eastAsia"/>
        </w:rPr>
        <w:t>２　乙が払込みを行う義務は、次の各号の条件がすべて充足されていることを条件とする。</w:t>
      </w:r>
    </w:p>
    <w:p w14:paraId="71CC7FB1" w14:textId="77777777" w:rsidR="00DC3EB4" w:rsidRDefault="006F26CC">
      <w:pPr>
        <w:ind w:left="840" w:hanging="420"/>
        <w:rPr>
          <w:rFonts w:ascii="游明朝" w:eastAsia="游明朝" w:hAnsi="游明朝"/>
        </w:rPr>
      </w:pPr>
      <w:r>
        <w:rPr>
          <w:rFonts w:ascii="游明朝" w:eastAsia="游明朝" w:hAnsi="游明朝" w:hint="eastAsia"/>
        </w:rPr>
        <w:t>（１）前項第１号の決議が行われていること</w:t>
      </w:r>
    </w:p>
    <w:p w14:paraId="4D4BA382" w14:textId="77777777" w:rsidR="00DC3EB4" w:rsidRDefault="006F26CC">
      <w:pPr>
        <w:ind w:left="840" w:hanging="420"/>
        <w:rPr>
          <w:rFonts w:ascii="游明朝" w:eastAsia="游明朝" w:hAnsi="游明朝"/>
        </w:rPr>
      </w:pPr>
      <w:r>
        <w:rPr>
          <w:rFonts w:ascii="游明朝" w:eastAsia="游明朝" w:hAnsi="游明朝" w:hint="eastAsia"/>
        </w:rPr>
        <w:t>（２）第７条第１項に定める甲の表明及び保証が、本契約締結日及び払込期日において真実かつ正確であること</w:t>
      </w:r>
    </w:p>
    <w:p w14:paraId="69CC95F4" w14:textId="4E794518" w:rsidR="00DC3EB4" w:rsidRDefault="006F26CC">
      <w:pPr>
        <w:ind w:left="840" w:hanging="420"/>
        <w:rPr>
          <w:rFonts w:ascii="游明朝" w:eastAsia="游明朝" w:hAnsi="游明朝"/>
        </w:rPr>
      </w:pPr>
      <w:r>
        <w:rPr>
          <w:rFonts w:ascii="游明朝" w:eastAsia="游明朝" w:hAnsi="游明朝" w:hint="eastAsia"/>
        </w:rPr>
        <w:t>（３）株式会社WineBank（以下「丙」という。）と乙との間の</w:t>
      </w:r>
      <w:r>
        <w:rPr>
          <w:rFonts w:ascii="游明朝" w:eastAsia="游明朝" w:hAnsi="游明朝" w:hint="eastAsia"/>
          <w:highlight w:val="yellow"/>
        </w:rPr>
        <w:t>【2026年10月　日】</w:t>
      </w:r>
      <w:r>
        <w:rPr>
          <w:rFonts w:ascii="游明朝" w:eastAsia="游明朝" w:hAnsi="游明朝" w:hint="eastAsia"/>
        </w:rPr>
        <w:t>付合意書（以下「本合意書」という。）第１条第２項各号に定める事由が生じていないこと</w:t>
      </w:r>
    </w:p>
    <w:p w14:paraId="68A1A8C6" w14:textId="77777777" w:rsidR="00DC3EB4" w:rsidRDefault="006F26CC">
      <w:pPr>
        <w:keepNext/>
        <w:spacing w:before="200"/>
        <w:rPr>
          <w:rFonts w:ascii="游明朝" w:eastAsia="游明朝" w:hAnsi="游明朝"/>
        </w:rPr>
      </w:pPr>
      <w:r>
        <w:rPr>
          <w:rFonts w:ascii="游明朝" w:eastAsia="游明朝" w:hAnsi="游明朝" w:hint="eastAsia"/>
          <w:b/>
          <w:bCs/>
        </w:rPr>
        <w:t>第６条（資金使途）</w:t>
      </w:r>
    </w:p>
    <w:p w14:paraId="1CD4ACCB" w14:textId="77777777" w:rsidR="00DC3EB4" w:rsidRDefault="006F26CC">
      <w:pPr>
        <w:ind w:firstLine="210"/>
        <w:rPr>
          <w:rFonts w:ascii="游明朝" w:eastAsia="游明朝" w:hAnsi="游明朝"/>
        </w:rPr>
      </w:pPr>
      <w:r>
        <w:rPr>
          <w:rFonts w:ascii="游明朝" w:eastAsia="游明朝" w:hAnsi="游明朝" w:hint="eastAsia"/>
        </w:rPr>
        <w:t>甲は、本株式の払込金を、六本木ミッドタウンに出店する甲の運営店舗の開業資金及び運転資金に充当する。</w:t>
      </w:r>
    </w:p>
    <w:p w14:paraId="25F59AB3" w14:textId="77777777" w:rsidR="00DC3EB4" w:rsidRDefault="006F26CC">
      <w:pPr>
        <w:keepNext/>
        <w:spacing w:before="200"/>
        <w:rPr>
          <w:rFonts w:ascii="游明朝" w:eastAsia="游明朝" w:hAnsi="游明朝"/>
        </w:rPr>
      </w:pPr>
      <w:r>
        <w:rPr>
          <w:rFonts w:ascii="游明朝" w:eastAsia="游明朝" w:hAnsi="游明朝" w:hint="eastAsia"/>
          <w:b/>
          <w:bCs/>
        </w:rPr>
        <w:t>第７条（表明及び保証）</w:t>
      </w:r>
    </w:p>
    <w:p w14:paraId="5A3C8C48" w14:textId="77777777" w:rsidR="00DC3EB4" w:rsidRDefault="006F26CC">
      <w:pPr>
        <w:ind w:left="420" w:hanging="420"/>
        <w:rPr>
          <w:rFonts w:ascii="游明朝" w:eastAsia="游明朝" w:hAnsi="游明朝"/>
        </w:rPr>
      </w:pPr>
      <w:r>
        <w:rPr>
          <w:rFonts w:ascii="游明朝" w:eastAsia="游明朝" w:hAnsi="游明朝" w:hint="eastAsia"/>
        </w:rPr>
        <w:t>１　甲は、乙に対し、本契約締結日及び払込期日において、次の各号の事項が真実かつ正確であることを表明し、保証する。</w:t>
      </w:r>
    </w:p>
    <w:p w14:paraId="5FDE9C64" w14:textId="77777777" w:rsidR="00DC3EB4" w:rsidRDefault="006F26CC">
      <w:pPr>
        <w:ind w:left="840" w:hanging="420"/>
        <w:rPr>
          <w:rFonts w:ascii="游明朝" w:eastAsia="游明朝" w:hAnsi="游明朝"/>
        </w:rPr>
      </w:pPr>
      <w:r>
        <w:rPr>
          <w:rFonts w:ascii="游明朝" w:eastAsia="游明朝" w:hAnsi="游明朝" w:hint="eastAsia"/>
        </w:rPr>
        <w:t>（１）甲は、日本法に基づき適法に設立され、有効に存続する株式会社であること</w:t>
      </w:r>
    </w:p>
    <w:p w14:paraId="7A229A4A" w14:textId="6DF83419" w:rsidR="00DC3EB4" w:rsidRDefault="006F26CC">
      <w:pPr>
        <w:ind w:left="840" w:hanging="420"/>
        <w:rPr>
          <w:rFonts w:ascii="游明朝" w:eastAsia="游明朝" w:hAnsi="游明朝"/>
        </w:rPr>
      </w:pPr>
      <w:r>
        <w:rPr>
          <w:rFonts w:ascii="游明朝" w:eastAsia="游明朝" w:hAnsi="游明朝" w:hint="eastAsia"/>
        </w:rPr>
        <w:t xml:space="preserve">（２）甲の発行済株式総数は</w:t>
      </w:r>
      <w:del w:id="9009" w:author="Claude（定款・謄本照合）" w:date="2026-10-23T00:00:00Z">
        <w:r>
          <w:rPr>
            <w:rFonts w:ascii="游明朝" w:eastAsia="游明朝" w:hAnsi="游明朝" w:hint="eastAsia"/>
          </w:rPr>
          <w:delText xml:space="preserve">普通株式2000株であり</w:delText>
        </w:r>
      </w:del>
      <w:ins w:id="9010" w:author="Claude（定款・謄本照合）" w:date="2026-10-23T00:00:00Z">
        <w:r>
          <w:rPr>
            <w:rFonts w:ascii="游明朝" w:eastAsia="游明朝" w:hAnsi="游明朝" w:hint="eastAsia"/>
          </w:rPr>
          <w:t xml:space="preserve">普通株式2,000株（2026年10月【30】日を払込期日とする第三者割当による1,990株の発行後の株式数）であり</w:t>
        </w:r>
      </w:ins>
      <w:r>
        <w:rPr>
          <w:rFonts w:ascii="游明朝" w:eastAsia="游明朝" w:hAnsi="游明朝" w:hint="eastAsia"/>
        </w:rPr>
        <w:t xml:space="preserve">、本株式及び本株式と同時に第三者割当の方法により発行する募集株式を除き、甲の株式、新株予約権その他甲の株式を取得し得る権利は発行されていないこと</w:t>
      </w:r>
    </w:p>
    <w:p w14:paraId="1C8613A7" w14:textId="77777777" w:rsidR="00DC3EB4" w:rsidRDefault="006F26CC">
      <w:pPr>
        <w:ind w:left="840" w:hanging="420"/>
        <w:rPr>
          <w:rFonts w:ascii="游明朝" w:eastAsia="游明朝" w:hAnsi="游明朝"/>
        </w:rPr>
      </w:pPr>
      <w:r>
        <w:rPr>
          <w:rFonts w:ascii="游明朝" w:eastAsia="游明朝" w:hAnsi="游明朝" w:hint="eastAsia"/>
        </w:rPr>
        <w:t>（３）本契約の締結及び履行は甲の目的の範囲内の行為であり、甲は、本契約の締結及び履行に必要な法令及び定款上の手続を履践していること</w:t>
      </w:r>
    </w:p>
    <w:p w14:paraId="5EACB06D" w14:textId="77777777" w:rsidR="00DC3EB4" w:rsidRDefault="006F26CC">
      <w:pPr>
        <w:ind w:left="840" w:hanging="420"/>
        <w:rPr>
          <w:rFonts w:ascii="游明朝" w:eastAsia="游明朝" w:hAnsi="游明朝"/>
        </w:rPr>
      </w:pPr>
      <w:r>
        <w:rPr>
          <w:rFonts w:ascii="游明朝" w:eastAsia="游明朝" w:hAnsi="游明朝" w:hint="eastAsia"/>
        </w:rPr>
        <w:t>（４）甲並びにその役員及び主要な株主は、反社会的勢力（第１２条第１項に定義する。）に該当しないこと</w:t>
      </w:r>
    </w:p>
    <w:p w14:paraId="21F93FBC" w14:textId="77777777" w:rsidR="00DC3EB4" w:rsidRDefault="006F26CC">
      <w:pPr>
        <w:ind w:left="420" w:hanging="420"/>
        <w:rPr>
          <w:rFonts w:ascii="游明朝" w:eastAsia="游明朝" w:hAnsi="游明朝"/>
        </w:rPr>
      </w:pPr>
      <w:r>
        <w:rPr>
          <w:rFonts w:ascii="游明朝" w:eastAsia="游明朝" w:hAnsi="游明朝" w:hint="eastAsia"/>
        </w:rPr>
        <w:t>２　乙は、甲に対し、本契約締結日及び払込期日において、次の各号の事項が真実かつ正確であることを表明し、保証する。</w:t>
      </w:r>
    </w:p>
    <w:p w14:paraId="720EC59E" w14:textId="77777777" w:rsidR="00DC3EB4" w:rsidRDefault="006F26CC">
      <w:pPr>
        <w:ind w:left="840" w:hanging="420"/>
        <w:rPr>
          <w:rFonts w:ascii="游明朝" w:eastAsia="游明朝" w:hAnsi="游明朝"/>
        </w:rPr>
      </w:pPr>
      <w:r>
        <w:rPr>
          <w:rFonts w:ascii="游明朝" w:eastAsia="游明朝" w:hAnsi="游明朝" w:hint="eastAsia"/>
        </w:rPr>
        <w:t>（１）乙は、本契約を締結し、履行するために必要な権利能力及び行為能力を有していること</w:t>
      </w:r>
    </w:p>
    <w:p w14:paraId="3BC032B0" w14:textId="77777777" w:rsidR="00DC3EB4" w:rsidRDefault="006F26CC">
      <w:pPr>
        <w:ind w:left="840" w:hanging="420"/>
        <w:rPr>
          <w:rFonts w:ascii="游明朝" w:eastAsia="游明朝" w:hAnsi="游明朝"/>
        </w:rPr>
      </w:pPr>
      <w:r>
        <w:rPr>
          <w:rFonts w:ascii="游明朝" w:eastAsia="游明朝" w:hAnsi="游明朝" w:hint="eastAsia"/>
        </w:rPr>
        <w:t>（２）乙は、反社会的勢力に該当せず、本株式の払込みに充てる資金は、反社会的勢力に由来するものではなく、犯罪による収益の移転防止に関する法律その他の法令に違反して取得したものではないこと</w:t>
      </w:r>
    </w:p>
    <w:p w14:paraId="5765602E" w14:textId="77777777" w:rsidR="00DC3EB4" w:rsidRDefault="006F26CC">
      <w:pPr>
        <w:ind w:left="840" w:hanging="420"/>
        <w:rPr>
          <w:rFonts w:ascii="游明朝" w:eastAsia="游明朝" w:hAnsi="游明朝"/>
        </w:rPr>
      </w:pPr>
      <w:r>
        <w:rPr>
          <w:rFonts w:ascii="游明朝" w:eastAsia="游明朝" w:hAnsi="游明朝" w:hint="eastAsia"/>
        </w:rPr>
        <w:t>（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14:paraId="6727A12C" w14:textId="77777777" w:rsidR="00DC3EB4" w:rsidRDefault="006F26CC">
      <w:pPr>
        <w:keepNext/>
        <w:spacing w:before="200"/>
        <w:rPr>
          <w:rFonts w:ascii="游明朝" w:eastAsia="游明朝" w:hAnsi="游明朝"/>
        </w:rPr>
      </w:pPr>
      <w:r>
        <w:rPr>
          <w:rFonts w:ascii="游明朝" w:eastAsia="游明朝" w:hAnsi="游明朝" w:hint="eastAsia"/>
          <w:b/>
          <w:bCs/>
        </w:rPr>
        <w:t>第８条（株式の譲渡制限）</w:t>
      </w:r>
    </w:p>
    <w:p w14:paraId="765EF45D" w14:textId="43C1F741" w:rsidR="00DC3EB4" w:rsidRDefault="006F26CC">
      <w:pPr>
        <w:ind w:firstLine="210"/>
        <w:rPr>
          <w:rFonts w:ascii="游明朝" w:eastAsia="游明朝" w:hAnsi="游明朝"/>
        </w:rPr>
      </w:pPr>
      <w:r>
        <w:rPr>
          <w:rFonts w:ascii="游明朝" w:eastAsia="游明朝" w:hAnsi="游明朝" w:hint="eastAsia"/>
        </w:rPr>
        <w:t>乙は、本株式が譲渡制限株式であり、その譲渡には甲の定款の定めに従い甲の株主総会の承認を要することを確認する。</w:t>
      </w:r>
    </w:p>
    <w:p w14:paraId="33D19CC1" w14:textId="77777777" w:rsidR="00DC3EB4" w:rsidRDefault="006F26CC">
      <w:pPr>
        <w:keepNext/>
        <w:spacing w:before="200"/>
        <w:rPr>
          <w:rFonts w:ascii="游明朝" w:eastAsia="游明朝" w:hAnsi="游明朝"/>
        </w:rPr>
      </w:pPr>
      <w:r>
        <w:rPr>
          <w:rFonts w:ascii="游明朝" w:eastAsia="游明朝" w:hAnsi="游明朝" w:hint="eastAsia"/>
          <w:b/>
          <w:bCs/>
        </w:rPr>
        <w:t>第９条（本合意書との関係）</w:t>
      </w:r>
    </w:p>
    <w:p w14:paraId="0B777374" w14:textId="77777777" w:rsidR="00DC3EB4" w:rsidRDefault="006F26CC">
      <w:pPr>
        <w:ind w:left="420" w:hanging="420"/>
        <w:rPr>
          <w:rFonts w:ascii="游明朝" w:eastAsia="游明朝" w:hAnsi="游明朝"/>
        </w:rPr>
      </w:pPr>
      <w:r>
        <w:rPr>
          <w:rFonts w:ascii="游明朝" w:eastAsia="游明朝" w:hAnsi="游明朝" w:hint="eastAsia"/>
        </w:rPr>
        <w:t>１　本契約は、本株式の引受け及び払込みに関する事項を定めるものとし、株主優待、情報開示、</w:t>
        <w:lastRenderedPageBreak/>
        <w:t>株式の譲渡その他本合意書に定める事項については、引き続き本合意書の定めに従う。</w:t>
      </w:r>
    </w:p>
    <w:p w14:paraId="0094ECBB" w14:textId="0CDEDCB8" w:rsidR="00DC3EB4" w:rsidRDefault="006F26CC">
      <w:pPr>
        <w:ind w:left="420" w:hanging="420"/>
        <w:rPr>
          <w:rFonts w:ascii="游明朝" w:eastAsia="游明朝" w:hAnsi="游明朝"/>
        </w:rPr>
      </w:pPr>
      <w:r>
        <w:rPr>
          <w:rFonts w:ascii="游明朝" w:eastAsia="游明朝" w:hAnsi="游明朝" w:hint="eastAsia"/>
        </w:rPr>
        <w:t xml:space="preserve">２　甲、乙及び丙は、本合意書第１条第１項に定める乙の出資額金20,000,000円について、１株当たりの払込金額との関係で端数が生じないよう、本契約第１条第１項に定める払込金額の総額</w:t>
      </w:r>
      <w:del w:id="9007" w:author="Claude（定款・謄本照合）" w:date="2026-10-23T00:00:00Z">
        <w:r>
          <w:rPr>
            <w:rFonts w:ascii="游明朝" w:eastAsia="游明朝" w:hAnsi="游明朝" w:hint="eastAsia"/>
          </w:rPr>
          <w:delText xml:space="preserve">（金21,100,000円）</w:delText>
        </w:r>
      </w:del>
      <w:ins w:id="9008" w:author="Claude（定款・謄本照合）" w:date="2026-10-23T00:00:00Z">
        <w:r>
          <w:rPr>
            <w:rFonts w:ascii="游明朝" w:eastAsia="游明朝" w:hAnsi="游明朝" w:hint="eastAsia"/>
          </w:rPr>
          <w:t xml:space="preserve">（金20,100,000円）</w:t>
        </w:r>
      </w:ins>
      <w:r>
        <w:rPr>
          <w:rFonts w:ascii="游明朝" w:eastAsia="游明朝" w:hAnsi="游明朝" w:hint="eastAsia"/>
        </w:rPr>
        <w:t xml:space="preserve">を払い込むことをもって、</w:t>
      </w:r>
      <w:del w:id="9017" w:author="Claude（定款・謄本照合）" w:date="2026-10-23T00:00:00Z">
        <w:r>
          <w:rPr>
            <w:rFonts w:ascii="游明朝" w:eastAsia="游明朝" w:hAnsi="游明朝" w:hint="eastAsia"/>
          </w:rPr>
          <w:delText xml:space="preserve">本合意書に定める本件約束が履行されたものとみなすことを確認する。</w:delText>
        </w:r>
      </w:del>
      <w:ins w:id="9018" w:author="Claude（定款・謄本照合）" w:date="2026-10-23T00:00:00Z">
        <w:r>
          <w:rPr>
            <w:rFonts w:ascii="游明朝" w:eastAsia="游明朝" w:hAnsi="游明朝" w:hint="eastAsia"/>
          </w:rPr>
          <w:t xml:space="preserve">本合意書に定める本件約束が履行されたものとみなすこと、及び本合意書第１条第１項に定める本件実行日（2026年10月末日）を本契約の払込期日（2026年11月10日）に読み替えることを確認する。</w:t>
        </w:r>
      </w:ins>
    </w:p>
    <w:p w14:paraId="6C4A6F43" w14:textId="77777777" w:rsidR="00DC3EB4" w:rsidRDefault="006F26CC">
      <w:pPr>
        <w:ind w:left="420" w:hanging="420"/>
        <w:rPr>
          <w:rFonts w:ascii="游明朝" w:eastAsia="游明朝" w:hAnsi="游明朝"/>
        </w:rPr>
      </w:pPr>
      <w:r>
        <w:rPr>
          <w:rFonts w:ascii="游明朝" w:eastAsia="游明朝" w:hAnsi="游明朝" w:hint="eastAsia"/>
        </w:rPr>
        <w:t>３　本株式の引受け及び払込みに関し、本契約の定めと本合意書の定めが抵触する場合には、本契約の定めが優先する。</w:t>
      </w:r>
    </w:p>
    <w:p w14:paraId="7E9B596B" w14:textId="77777777" w:rsidR="00DC3EB4" w:rsidRDefault="006F26CC">
      <w:pPr>
        <w:keepNext/>
        <w:spacing w:before="200"/>
        <w:rPr>
          <w:rFonts w:ascii="游明朝" w:eastAsia="游明朝" w:hAnsi="游明朝"/>
        </w:rPr>
      </w:pPr>
      <w:r>
        <w:rPr>
          <w:rFonts w:ascii="游明朝" w:eastAsia="游明朝" w:hAnsi="游明朝" w:hint="eastAsia"/>
          <w:b/>
          <w:bCs/>
        </w:rPr>
        <w:t>第１０条（解除）</w:t>
      </w:r>
    </w:p>
    <w:p w14:paraId="28C261D2" w14:textId="77777777" w:rsidR="00DC3EB4" w:rsidRDefault="006F26CC">
      <w:pPr>
        <w:ind w:left="420" w:hanging="420"/>
        <w:rPr>
          <w:rFonts w:ascii="游明朝" w:eastAsia="游明朝" w:hAnsi="游明朝"/>
        </w:rPr>
      </w:pPr>
      <w:r>
        <w:rPr>
          <w:rFonts w:ascii="游明朝" w:eastAsia="游明朝" w:hAnsi="游明朝" w:hint="eastAsia"/>
        </w:rPr>
        <w:t>１　甲及び乙は、払込期日の前日までに限り、相手方が次の各号のいずれかに該当したときは、催告を要することなく直ちに、本契約を解除することができる。</w:t>
      </w:r>
    </w:p>
    <w:p w14:paraId="442F8A2F" w14:textId="77777777" w:rsidR="00DC3EB4" w:rsidRDefault="006F26CC">
      <w:pPr>
        <w:ind w:left="840" w:hanging="420"/>
        <w:rPr>
          <w:rFonts w:ascii="游明朝" w:eastAsia="游明朝" w:hAnsi="游明朝"/>
        </w:rPr>
      </w:pPr>
      <w:r>
        <w:rPr>
          <w:rFonts w:ascii="游明朝" w:eastAsia="游明朝" w:hAnsi="游明朝" w:hint="eastAsia"/>
        </w:rPr>
        <w:t>（１）本契約上の重要な義務に違反したとき</w:t>
      </w:r>
    </w:p>
    <w:p w14:paraId="6ED4FF31" w14:textId="77777777" w:rsidR="00DC3EB4" w:rsidRDefault="006F26CC">
      <w:pPr>
        <w:ind w:left="840" w:hanging="420"/>
        <w:rPr>
          <w:rFonts w:ascii="游明朝" w:eastAsia="游明朝" w:hAnsi="游明朝"/>
        </w:rPr>
      </w:pPr>
      <w:r>
        <w:rPr>
          <w:rFonts w:ascii="游明朝" w:eastAsia="游明朝" w:hAnsi="游明朝" w:hint="eastAsia"/>
        </w:rPr>
        <w:t>（２）第７条に定める表明及び保証が重要な点において真実又は正確でなかったとき</w:t>
      </w:r>
    </w:p>
    <w:p w14:paraId="7C4EFDFF" w14:textId="77777777" w:rsidR="00DC3EB4" w:rsidRDefault="006F26CC">
      <w:pPr>
        <w:ind w:left="840" w:hanging="420"/>
        <w:rPr>
          <w:rFonts w:ascii="游明朝" w:eastAsia="游明朝" w:hAnsi="游明朝"/>
        </w:rPr>
      </w:pPr>
      <w:r>
        <w:rPr>
          <w:rFonts w:ascii="游明朝" w:eastAsia="游明朝" w:hAnsi="游明朝" w:hint="eastAsia"/>
        </w:rPr>
        <w:t>（３）差押、仮差押、仮処分、強制執行若しくは競売の申立てを受け、又は破産、民事再生、会社更生若しくは特別清算の手続開始の申立てを受け、若しくは自ら申し立てたとき</w:t>
      </w:r>
    </w:p>
    <w:p w14:paraId="7D7321EF" w14:textId="77777777" w:rsidR="00DC3EB4" w:rsidRDefault="006F26CC">
      <w:pPr>
        <w:ind w:left="840" w:hanging="420"/>
        <w:rPr>
          <w:rFonts w:ascii="游明朝" w:eastAsia="游明朝" w:hAnsi="游明朝"/>
        </w:rPr>
      </w:pPr>
      <w:r>
        <w:rPr>
          <w:rFonts w:ascii="游明朝" w:eastAsia="游明朝" w:hAnsi="游明朝" w:hint="eastAsia"/>
        </w:rPr>
        <w:t>（４）第１２条第１項又は第２項に違反したとき</w:t>
      </w:r>
    </w:p>
    <w:p w14:paraId="44E9C93B" w14:textId="77777777" w:rsidR="00DC3EB4" w:rsidRDefault="006F26CC">
      <w:pPr>
        <w:ind w:left="420" w:hanging="420"/>
        <w:rPr>
          <w:rFonts w:ascii="游明朝" w:eastAsia="游明朝" w:hAnsi="游明朝"/>
        </w:rPr>
      </w:pPr>
      <w:r>
        <w:rPr>
          <w:rFonts w:ascii="游明朝" w:eastAsia="游明朝" w:hAnsi="游明朝" w:hint="eastAsia"/>
        </w:rPr>
        <w:t>２　払込期日以降は、本契約を解除することはできない。</w:t>
      </w:r>
    </w:p>
    <w:p w14:paraId="57D9BC91" w14:textId="77777777" w:rsidR="00DC3EB4" w:rsidRDefault="006F26CC">
      <w:pPr>
        <w:keepNext/>
        <w:spacing w:before="200"/>
        <w:rPr>
          <w:rFonts w:ascii="游明朝" w:eastAsia="游明朝" w:hAnsi="游明朝"/>
        </w:rPr>
      </w:pPr>
      <w:r>
        <w:rPr>
          <w:rFonts w:ascii="游明朝" w:eastAsia="游明朝" w:hAnsi="游明朝" w:hint="eastAsia"/>
          <w:b/>
          <w:bCs/>
        </w:rPr>
        <w:t>第１１条（費用）</w:t>
      </w:r>
    </w:p>
    <w:p w14:paraId="5723E23D" w14:textId="77777777" w:rsidR="00DC3EB4" w:rsidRDefault="006F26CC">
      <w:pPr>
        <w:ind w:firstLine="210"/>
        <w:rPr>
          <w:rFonts w:ascii="游明朝" w:eastAsia="游明朝" w:hAnsi="游明朝"/>
        </w:rPr>
      </w:pPr>
      <w:r>
        <w:rPr>
          <w:rFonts w:ascii="游明朝" w:eastAsia="游明朝" w:hAnsi="游明朝" w:hint="eastAsia"/>
        </w:rPr>
        <w:t>本株式の発行に要する登録免許税その他の費用は甲の負担とし、本契約の締結に要する費用は各自の負担とする。</w:t>
      </w:r>
    </w:p>
    <w:p w14:paraId="16AB16A7" w14:textId="77777777" w:rsidR="00DC3EB4" w:rsidRDefault="006F26CC">
      <w:pPr>
        <w:keepNext/>
        <w:spacing w:before="200"/>
        <w:rPr>
          <w:rFonts w:ascii="游明朝" w:eastAsia="游明朝" w:hAnsi="游明朝"/>
        </w:rPr>
      </w:pPr>
      <w:r>
        <w:rPr>
          <w:rFonts w:ascii="游明朝" w:eastAsia="游明朝" w:hAnsi="游明朝" w:hint="eastAsia"/>
          <w:b/>
          <w:bCs/>
        </w:rPr>
        <w:t>第１２条（反社会的勢力の排除）</w:t>
      </w:r>
    </w:p>
    <w:p w14:paraId="3C90CC00" w14:textId="77777777" w:rsidR="00DC3EB4" w:rsidRDefault="006F26CC">
      <w:pPr>
        <w:ind w:left="420" w:hanging="420"/>
        <w:rPr>
          <w:rFonts w:ascii="游明朝" w:eastAsia="游明朝" w:hAnsi="游明朝"/>
        </w:rPr>
      </w:pPr>
      <w:r>
        <w:rPr>
          <w:rFonts w:ascii="游明朝" w:eastAsia="游明朝" w:hAnsi="游明朝" w:hint="eastAsia"/>
        </w:rPr>
        <w:t>１　甲及び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14:paraId="19EEF2D8" w14:textId="77777777" w:rsidR="00DC3EB4" w:rsidRDefault="006F26CC">
      <w:pPr>
        <w:ind w:left="420" w:hanging="420"/>
        <w:rPr>
          <w:rFonts w:ascii="游明朝" w:eastAsia="游明朝" w:hAnsi="游明朝"/>
        </w:rPr>
      </w:pPr>
      <w:r>
        <w:rPr>
          <w:rFonts w:ascii="游明朝" w:eastAsia="游明朝" w:hAnsi="游明朝" w:hint="eastAsia"/>
        </w:rPr>
        <w:t>２　甲及び乙は、それぞれ、自ら又は第三者を利用して、暴力的な要求行為、法的な責任を超えた不当な要求行為、脅迫的な言動若しくは暴力を用いる行為、風説の流布、偽計若しくは威力を用いて相手方の信用を毀損し若しくは業務を妨害する行為その他これらに準ずる行為を行わないことを確約する。</w:t>
      </w:r>
    </w:p>
    <w:p w14:paraId="7EE70FF2" w14:textId="77777777" w:rsidR="00DC3EB4" w:rsidRDefault="006F26CC">
      <w:pPr>
        <w:keepNext/>
        <w:spacing w:before="200"/>
        <w:rPr>
          <w:rFonts w:ascii="游明朝" w:eastAsia="游明朝" w:hAnsi="游明朝"/>
        </w:rPr>
      </w:pPr>
      <w:r>
        <w:rPr>
          <w:rFonts w:ascii="游明朝" w:eastAsia="游明朝" w:hAnsi="游明朝" w:hint="eastAsia"/>
          <w:b/>
          <w:bCs/>
        </w:rPr>
        <w:t>第１３条（秘密保持）</w:t>
      </w:r>
    </w:p>
    <w:p w14:paraId="015BC20F" w14:textId="77777777" w:rsidR="00DC3EB4" w:rsidRDefault="006F26CC">
      <w:pPr>
        <w:ind w:firstLine="210"/>
        <w:rPr>
          <w:rFonts w:ascii="游明朝" w:eastAsia="游明朝" w:hAnsi="游明朝"/>
        </w:rPr>
      </w:pPr>
      <w:r>
        <w:rPr>
          <w:rFonts w:ascii="游明朝" w:eastAsia="游明朝" w:hAnsi="游明朝" w:hint="eastAsia"/>
        </w:rPr>
        <w:t>甲及び乙は、本契約の内容及び本契約に関連して知り得た相手方の秘密情報を、相手方の事前の書面による承諾なく第三者に開示してはならない。ただし、法令又は公的機関の命令に基づき開示する場合、守秘義務を負う弁護士、税理士その他の専門家に開示する場合、及び甲が丙又は甲の他の株主に開示する場合はこの限りでない。</w:t>
      </w:r>
    </w:p>
    <w:p w14:paraId="383078C4" w14:textId="77777777" w:rsidR="00DC3EB4" w:rsidRDefault="006F26CC">
      <w:pPr>
        <w:keepNext/>
        <w:spacing w:before="200"/>
        <w:rPr>
          <w:rFonts w:ascii="游明朝" w:eastAsia="游明朝" w:hAnsi="游明朝"/>
        </w:rPr>
      </w:pPr>
      <w:r>
        <w:rPr>
          <w:rFonts w:ascii="游明朝" w:eastAsia="游明朝" w:hAnsi="游明朝" w:hint="eastAsia"/>
          <w:b/>
          <w:bCs/>
        </w:rPr>
        <w:t>第１４条（協議）</w:t>
      </w:r>
    </w:p>
    <w:p w14:paraId="3695BD57" w14:textId="77777777" w:rsidR="00DC3EB4" w:rsidRDefault="006F26CC">
      <w:pPr>
        <w:ind w:firstLine="210"/>
        <w:rPr>
          <w:rFonts w:ascii="游明朝" w:eastAsia="游明朝" w:hAnsi="游明朝"/>
        </w:rPr>
      </w:pPr>
      <w:r>
        <w:rPr>
          <w:rFonts w:ascii="游明朝" w:eastAsia="游明朝" w:hAnsi="游明朝" w:hint="eastAsia"/>
        </w:rPr>
        <w:t>本契約に定めのない事項又は本契約の解釈について疑義が生じた事項については、甲及び乙は、誠実に協議のうえ解決する。</w:t>
      </w:r>
    </w:p>
    <w:p w14:paraId="298D7225" w14:textId="77777777" w:rsidR="00DC3EB4" w:rsidRDefault="006F26CC">
      <w:pPr>
        <w:keepNext/>
        <w:spacing w:before="200"/>
        <w:rPr>
          <w:rFonts w:ascii="游明朝" w:eastAsia="游明朝" w:hAnsi="游明朝"/>
        </w:rPr>
      </w:pPr>
      <w:r>
        <w:rPr>
          <w:rFonts w:ascii="游明朝" w:eastAsia="游明朝" w:hAnsi="游明朝" w:hint="eastAsia"/>
          <w:b/>
          <w:bCs/>
        </w:rPr>
        <w:lastRenderedPageBreak/>
        <w:t>第１５条（準拠法及び裁判管轄）</w:t>
      </w:r>
    </w:p>
    <w:p w14:paraId="3260D07B" w14:textId="77777777" w:rsidR="00DC3EB4" w:rsidRDefault="006F26CC">
      <w:pPr>
        <w:ind w:left="420" w:hanging="420"/>
        <w:rPr>
          <w:rFonts w:ascii="游明朝" w:eastAsia="游明朝" w:hAnsi="游明朝"/>
        </w:rPr>
      </w:pPr>
      <w:r>
        <w:rPr>
          <w:rFonts w:ascii="游明朝" w:eastAsia="游明朝" w:hAnsi="游明朝" w:hint="eastAsia"/>
        </w:rPr>
        <w:t>１　本契約は、日本国の法律に準拠し、これに従って解釈される。</w:t>
      </w:r>
    </w:p>
    <w:p w14:paraId="472ACCC2" w14:textId="77777777" w:rsidR="00DC3EB4" w:rsidRDefault="006F26CC">
      <w:pPr>
        <w:ind w:left="420" w:hanging="420"/>
        <w:rPr>
          <w:rFonts w:ascii="游明朝" w:eastAsia="游明朝" w:hAnsi="游明朝"/>
        </w:rPr>
      </w:pPr>
      <w:r>
        <w:rPr>
          <w:rFonts w:ascii="游明朝" w:eastAsia="游明朝" w:hAnsi="游明朝" w:hint="eastAsia"/>
        </w:rPr>
        <w:t>２　本契約に関する一切の紛争については、東京地方裁判所を第一審の専属的合意管轄裁判所とする。</w:t>
      </w:r>
    </w:p>
    <w:p w14:paraId="4FFE12A8" w14:textId="77777777" w:rsidR="00DC3EB4" w:rsidRDefault="00DC3EB4">
      <w:pPr>
        <w:rPr>
          <w:rFonts w:ascii="游明朝" w:eastAsia="游明朝" w:hAnsi="游明朝"/>
        </w:rPr>
      </w:pPr>
    </w:p>
    <w:p w14:paraId="611E8B40" w14:textId="77777777" w:rsidR="00DC3EB4" w:rsidRDefault="006F26CC">
      <w:pPr>
        <w:jc w:val="right"/>
        <w:rPr>
          <w:rFonts w:ascii="游明朝" w:eastAsia="游明朝" w:hAnsi="游明朝"/>
        </w:rPr>
      </w:pPr>
      <w:r>
        <w:rPr>
          <w:rFonts w:ascii="游明朝" w:eastAsia="游明朝" w:hAnsi="游明朝" w:hint="eastAsia"/>
        </w:rPr>
        <w:t>（以下、余白）</w:t>
      </w:r>
    </w:p>
    <w:p w14:paraId="6BD0F661" w14:textId="77777777" w:rsidR="00DC3EB4" w:rsidRDefault="00DC3EB4">
      <w:pPr>
        <w:rPr>
          <w:rFonts w:ascii="游明朝" w:eastAsia="游明朝" w:hAnsi="游明朝"/>
        </w:rPr>
      </w:pPr>
    </w:p>
    <w:p w14:paraId="4A88E92A" w14:textId="77777777" w:rsidR="00DC3EB4" w:rsidRDefault="006F26CC">
      <w:pPr>
        <w:ind w:firstLine="210"/>
        <w:rPr>
          <w:rFonts w:ascii="游明朝" w:eastAsia="游明朝" w:hAnsi="游明朝"/>
        </w:rPr>
      </w:pPr>
      <w:r>
        <w:rPr>
          <w:rFonts w:ascii="游明朝" w:eastAsia="游明朝" w:hAnsi="游明朝" w:hint="eastAsia"/>
        </w:rPr>
        <w:t>本契約の成立を証するため本書３通を作成し、甲、乙及び丙が記名押印のうえ、各１通を保有する。</w:t>
      </w:r>
    </w:p>
    <w:p w14:paraId="0165C8E7" w14:textId="77777777" w:rsidR="00DC3EB4" w:rsidRDefault="00DC3EB4">
      <w:pPr>
        <w:rPr>
          <w:rFonts w:ascii="游明朝" w:eastAsia="游明朝" w:hAnsi="游明朝"/>
        </w:rPr>
      </w:pPr>
    </w:p>
    <w:p w14:paraId="38D8F4D3" w14:textId="77777777" w:rsidR="00DC3EB4" w:rsidRDefault="006F26CC">
      <w:pPr>
        <w:ind w:left="420"/>
        <w:rPr>
          <w:rFonts w:ascii="游明朝" w:eastAsia="游明朝" w:hAnsi="游明朝"/>
        </w:rPr>
      </w:pPr>
      <w:r>
        <w:rPr>
          <w:rFonts w:ascii="游明朝" w:eastAsia="游明朝" w:hAnsi="游明朝" w:hint="eastAsia"/>
        </w:rPr>
      </w:r>
      <w:del w:id="9019" w:author="Claude（定款・謄本照合）" w:date="2026-10-23T00:00:00Z">
        <w:r>
          <w:rPr>
            <w:rFonts w:ascii="游明朝" w:eastAsia="游明朝" w:hAnsi="游明朝" w:hint="eastAsia"/>
          </w:rPr>
          <w:delText xml:space="preserve">2026年10月　　日</w:delText>
        </w:r>
      </w:del>
      <w:ins w:id="9020" w:author="Claude（定款・謄本照合）" w:date="2026-10-23T00:00:00Z">
        <w:r>
          <w:rPr>
            <w:rFonts w:ascii="游明朝" w:eastAsia="游明朝" w:hAnsi="游明朝" w:hint="eastAsia"/>
          </w:rPr>
          <w:t xml:space="preserve">2026年【11】月　　日</w:t>
        </w:r>
      </w:ins>
    </w:p>
    <w:p w14:paraId="76351140" w14:textId="77777777" w:rsidR="00DC3EB4" w:rsidRDefault="00DC3EB4">
      <w:pPr>
        <w:rPr>
          <w:rFonts w:ascii="游明朝" w:eastAsia="游明朝" w:hAnsi="游明朝"/>
        </w:rPr>
      </w:pPr>
    </w:p>
    <w:p w14:paraId="6CE3BE4E" w14:textId="1073CFBF" w:rsidR="00DC3EB4" w:rsidRDefault="006F26CC">
      <w:pPr>
        <w:ind w:left="3780"/>
        <w:rPr>
          <w:rFonts w:ascii="游明朝" w:eastAsia="游明朝" w:hAnsi="游明朝"/>
        </w:rPr>
      </w:pPr>
      <w:r>
        <w:rPr>
          <w:rFonts w:ascii="游明朝" w:eastAsia="游明朝" w:hAnsi="游明朝" w:hint="eastAsia"/>
        </w:rPr>
        <w:t xml:space="preserve">甲：</w:t>
      </w:r>
      <w:del w:id="9015" w:author="Claude（定款・謄本照合）" w:date="2026-10-23T00:00:00Z">
        <w:r>
          <w:rPr>
            <w:rFonts w:ascii="游明朝" w:eastAsia="游明朝" w:hAnsi="游明朝" w:hint="eastAsia"/>
          </w:rPr>
          <w:delText xml:space="preserve">東京都港区六本木4丁目12番8号</w:delText>
        </w:r>
      </w:del>
      <w:ins w:id="9016" w:author="Claude（定款・謄本照合）" w:date="2026-10-23T00:00:00Z">
        <w:r>
          <w:rPr>
            <w:rFonts w:ascii="游明朝" w:eastAsia="游明朝" w:hAnsi="游明朝" w:hint="eastAsia"/>
          </w:rPr>
          <w:t xml:space="preserve">東京都港区六本木四丁目12番8号</w:t>
        </w:r>
      </w:ins>
    </w:p>
    <w:p w14:paraId="7808B27D" w14:textId="77777777" w:rsidR="00DC3EB4" w:rsidRDefault="006F26CC">
      <w:pPr>
        <w:ind w:left="4200"/>
        <w:rPr>
          <w:rFonts w:ascii="游明朝" w:eastAsia="游明朝" w:hAnsi="游明朝"/>
        </w:rPr>
      </w:pPr>
      <w:r>
        <w:rPr>
          <w:rFonts w:ascii="游明朝" w:eastAsia="游明朝" w:hAnsi="游明朝" w:hint="eastAsia"/>
        </w:rPr>
        <w:t>株式会社Brasserie Thierry Marx</w:t>
      </w:r>
    </w:p>
    <w:p w14:paraId="00B464DE" w14:textId="2732FC11" w:rsidR="00DC3EB4" w:rsidRDefault="006F26CC">
      <w:pPr>
        <w:ind w:left="4200"/>
        <w:rPr>
          <w:rFonts w:ascii="游明朝" w:eastAsia="游明朝" w:hAnsi="游明朝"/>
        </w:rPr>
      </w:pPr>
      <w:r>
        <w:rPr>
          <w:rFonts w:ascii="游明朝" w:eastAsia="游明朝" w:hAnsi="游明朝" w:hint="eastAsia"/>
        </w:rPr>
        <w:t xml:space="preserve">代表取締役　中野邦人　　　　　　　　印</w:t>
      </w:r>
    </w:p>
    <w:p w14:paraId="238E4B14" w14:textId="77777777" w:rsidR="00DC3EB4" w:rsidRDefault="00DC3EB4">
      <w:pPr>
        <w:rPr>
          <w:rFonts w:ascii="游明朝" w:eastAsia="游明朝" w:hAnsi="游明朝"/>
        </w:rPr>
      </w:pPr>
    </w:p>
    <w:p w14:paraId="24E2FB1C" w14:textId="77777777" w:rsidR="00DC3EB4" w:rsidRDefault="006F26CC">
      <w:pPr>
        <w:ind w:left="3780"/>
        <w:rPr>
          <w:rFonts w:ascii="游明朝" w:eastAsia="游明朝" w:hAnsi="游明朝"/>
        </w:rPr>
      </w:pPr>
      <w:r>
        <w:rPr>
          <w:rFonts w:ascii="游明朝" w:eastAsia="游明朝" w:hAnsi="游明朝" w:hint="eastAsia"/>
        </w:rPr>
        <w:t>乙：</w:t>
      </w:r>
      <w:r>
        <w:rPr>
          <w:rFonts w:ascii="游明朝" w:eastAsia="游明朝" w:hAnsi="游明朝" w:hint="eastAsia"/>
          <w:highlight w:val="yellow"/>
        </w:rPr>
        <w:t>【住所】</w:t>
      </w:r>
    </w:p>
    <w:p w14:paraId="32C83308" w14:textId="09B0C315" w:rsidR="00DC3EB4" w:rsidRDefault="006F26CC">
      <w:pPr>
        <w:ind w:left="4200"/>
        <w:rPr>
          <w:rFonts w:ascii="游明朝" w:eastAsia="游明朝" w:hAnsi="游明朝"/>
        </w:rPr>
      </w:pPr>
      <w:r>
        <w:rPr>
          <w:rFonts w:ascii="游明朝" w:eastAsia="游明朝" w:hAnsi="游明朝" w:hint="eastAsia"/>
          <w:highlight w:val="yellow"/>
        </w:rPr>
        <w:t>【　　】</w:t>
      </w:r>
      <w:r>
        <w:rPr>
          <w:rFonts w:ascii="游明朝" w:eastAsia="游明朝" w:hAnsi="游明朝" w:hint="eastAsia"/>
        </w:rPr>
        <w:t xml:space="preserve">　　　　　　　　　　　　　印</w:t>
      </w:r>
    </w:p>
    <w:p w14:paraId="455A9189" w14:textId="77777777" w:rsidR="00DC3EB4" w:rsidRDefault="00DC3EB4">
      <w:pPr>
        <w:rPr>
          <w:rFonts w:ascii="游明朝" w:eastAsia="游明朝" w:hAnsi="游明朝"/>
        </w:rPr>
      </w:pPr>
    </w:p>
    <w:p w14:paraId="3E8E0BE0" w14:textId="77777777" w:rsidR="00DC3EB4" w:rsidRDefault="006F26CC">
      <w:pPr>
        <w:ind w:left="3780"/>
        <w:rPr>
          <w:rFonts w:ascii="游明朝" w:eastAsia="游明朝" w:hAnsi="游明朝"/>
        </w:rPr>
      </w:pPr>
      <w:r>
        <w:rPr>
          <w:rFonts w:ascii="游明朝" w:eastAsia="游明朝" w:hAnsi="游明朝" w:hint="eastAsia"/>
        </w:rPr>
        <w:t>丙：東京都港区六本木4丁目12番8号</w:t>
      </w:r>
    </w:p>
    <w:p w14:paraId="6A6A5D19" w14:textId="4D03710A" w:rsidR="00DC3EB4" w:rsidRDefault="006F26CC">
      <w:pPr>
        <w:ind w:left="4200"/>
        <w:rPr>
          <w:rFonts w:ascii="游明朝" w:eastAsia="游明朝" w:hAnsi="游明朝"/>
        </w:rPr>
      </w:pPr>
      <w:r>
        <w:rPr>
          <w:rFonts w:ascii="游明朝" w:eastAsia="游明朝" w:hAnsi="游明朝" w:hint="eastAsia"/>
        </w:rPr>
        <w:t>株式会社WineBank</w:t>
      </w:r>
    </w:p>
    <w:p w14:paraId="0D82884A" w14:textId="77777777" w:rsidR="00DC3EB4" w:rsidRDefault="006F26CC">
      <w:pPr>
        <w:ind w:left="4200"/>
        <w:rPr>
          <w:rFonts w:ascii="游明朝" w:eastAsia="游明朝" w:hAnsi="游明朝"/>
        </w:rPr>
      </w:pPr>
      <w:r>
        <w:rPr>
          <w:rFonts w:ascii="游明朝" w:eastAsia="游明朝" w:hAnsi="游明朝" w:hint="eastAsia"/>
        </w:rPr>
        <w:t xml:space="preserve">代表取締役　中野 邦人　　　　　　　　　印</w:t>
      </w:r>
    </w:p>
    <w:p w14:paraId="63B32A31" w14:textId="77777777" w:rsidR="00DC3EB4" w:rsidRDefault="00DC3EB4">
      <w:pPr>
        <w:rPr>
          <w:rFonts w:ascii="游明朝" w:eastAsia="游明朝" w:hAnsi="游明朝"/>
        </w:rPr>
      </w:pPr>
    </w:p>
    <w:p w14:paraId="6B667330" w14:textId="77777777" w:rsidR="00DC3EB4" w:rsidRDefault="006F26CC">
      <w:r>
        <w:br w:type="page"/>
      </w:r>
    </w:p>
    <w:p w14:paraId="545DED06" w14:textId="77777777" w:rsidR="00DC3EB4" w:rsidRDefault="006F26CC">
      <w:pPr>
        <w:spacing w:after="120"/>
        <w:rPr>
          <w:rFonts w:ascii="游明朝" w:eastAsia="游明朝" w:hAnsi="游明朝"/>
        </w:rPr>
      </w:pPr>
      <w:r>
        <w:rPr>
          <w:rFonts w:ascii="游明朝" w:eastAsia="游明朝" w:hAnsi="游明朝" w:hint="eastAsia"/>
          <w:b/>
          <w:bCs/>
        </w:rPr>
        <w:lastRenderedPageBreak/>
        <w:t>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400"/>
        <w:gridCol w:w="5780"/>
      </w:tblGrid>
      <w:tr w:rsidR="00DC3EB4" w14:paraId="063AA761" w14:textId="77777777">
        <w:tc>
          <w:tcPr>
            <w:tcW w:w="3400" w:type="dxa"/>
            <w:vAlign w:val="center"/>
          </w:tcPr>
          <w:p w14:paraId="325AF14C" w14:textId="77777777" w:rsidR="00DC3EB4" w:rsidRDefault="006F26CC">
            <w:pPr>
              <w:spacing w:before="40" w:after="40"/>
              <w:rPr>
                <w:rFonts w:ascii="游明朝" w:eastAsia="游明朝" w:hAnsi="游明朝"/>
              </w:rPr>
            </w:pPr>
            <w:r>
              <w:rPr>
                <w:rFonts w:ascii="游明朝" w:eastAsia="游明朝" w:hAnsi="游明朝" w:hint="eastAsia"/>
              </w:rPr>
              <w:t>金融機関名</w:t>
            </w:r>
          </w:p>
        </w:tc>
        <w:tc>
          <w:tcPr>
            <w:tcW w:w="5780" w:type="dxa"/>
            <w:vAlign w:val="center"/>
          </w:tcPr>
          <w:p w14:paraId="65E7BC96" w14:textId="77777777" w:rsidR="00DC3EB4" w:rsidRDefault="006F26CC">
            <w:pPr>
              <w:spacing w:before="40" w:after="40"/>
              <w:rPr>
                <w:rFonts w:ascii="游明朝" w:eastAsia="游明朝" w:hAnsi="游明朝"/>
              </w:rPr>
            </w:pPr>
            <w:r>
              <w:rPr>
                <w:rFonts w:ascii="游明朝" w:eastAsia="游明朝" w:hAnsi="游明朝" w:hint="eastAsia"/>
                <w:highlight w:val="yellow"/>
              </w:rPr>
              <w:t>【　　】</w:t>
            </w:r>
            <w:r>
              <w:rPr>
                <w:rFonts w:ascii="游明朝" w:eastAsia="游明朝" w:hAnsi="游明朝" w:hint="eastAsia"/>
              </w:rPr>
              <w:t>銀行</w:t>
            </w:r>
          </w:p>
        </w:tc>
      </w:tr>
      <w:tr w:rsidR="00DC3EB4" w14:paraId="1AA93853" w14:textId="77777777">
        <w:tc>
          <w:tcPr>
            <w:tcW w:w="3400" w:type="dxa"/>
            <w:vAlign w:val="center"/>
          </w:tcPr>
          <w:p w14:paraId="1333E266" w14:textId="77777777" w:rsidR="00DC3EB4" w:rsidRDefault="006F26CC">
            <w:pPr>
              <w:spacing w:before="40" w:after="40"/>
              <w:rPr>
                <w:rFonts w:ascii="游明朝" w:eastAsia="游明朝" w:hAnsi="游明朝"/>
              </w:rPr>
            </w:pPr>
            <w:r>
              <w:rPr>
                <w:rFonts w:ascii="游明朝" w:eastAsia="游明朝" w:hAnsi="游明朝" w:hint="eastAsia"/>
              </w:rPr>
              <w:t>支店名</w:t>
            </w:r>
          </w:p>
        </w:tc>
        <w:tc>
          <w:tcPr>
            <w:tcW w:w="5780" w:type="dxa"/>
            <w:vAlign w:val="center"/>
          </w:tcPr>
          <w:p w14:paraId="48811256" w14:textId="77777777" w:rsidR="00DC3EB4" w:rsidRDefault="006F26CC">
            <w:pPr>
              <w:spacing w:before="40" w:after="40"/>
              <w:rPr>
                <w:rFonts w:ascii="游明朝" w:eastAsia="游明朝" w:hAnsi="游明朝"/>
              </w:rPr>
            </w:pPr>
            <w:r>
              <w:rPr>
                <w:rFonts w:ascii="游明朝" w:eastAsia="游明朝" w:hAnsi="游明朝" w:hint="eastAsia"/>
                <w:highlight w:val="yellow"/>
              </w:rPr>
              <w:t>【　　】</w:t>
            </w:r>
            <w:r>
              <w:rPr>
                <w:rFonts w:ascii="游明朝" w:eastAsia="游明朝" w:hAnsi="游明朝" w:hint="eastAsia"/>
              </w:rPr>
              <w:t>支店</w:t>
            </w:r>
          </w:p>
        </w:tc>
      </w:tr>
      <w:tr w:rsidR="00DC3EB4" w14:paraId="23994F11" w14:textId="77777777">
        <w:tc>
          <w:tcPr>
            <w:tcW w:w="3400" w:type="dxa"/>
            <w:vAlign w:val="center"/>
          </w:tcPr>
          <w:p w14:paraId="68E27BC7" w14:textId="77777777" w:rsidR="00DC3EB4" w:rsidRDefault="006F26CC">
            <w:pPr>
              <w:spacing w:before="40" w:after="40"/>
              <w:rPr>
                <w:rFonts w:ascii="游明朝" w:eastAsia="游明朝" w:hAnsi="游明朝"/>
              </w:rPr>
            </w:pPr>
            <w:r>
              <w:rPr>
                <w:rFonts w:ascii="游明朝" w:eastAsia="游明朝" w:hAnsi="游明朝" w:hint="eastAsia"/>
              </w:rPr>
              <w:t>預金種別</w:t>
            </w:r>
          </w:p>
        </w:tc>
        <w:tc>
          <w:tcPr>
            <w:tcW w:w="5780" w:type="dxa"/>
            <w:vAlign w:val="center"/>
          </w:tcPr>
          <w:p w14:paraId="53B360E7" w14:textId="77777777" w:rsidR="00DC3EB4" w:rsidRDefault="006F26CC">
            <w:pPr>
              <w:spacing w:before="40" w:after="40"/>
              <w:rPr>
                <w:rFonts w:ascii="游明朝" w:eastAsia="游明朝" w:hAnsi="游明朝"/>
              </w:rPr>
            </w:pPr>
            <w:r>
              <w:rPr>
                <w:rFonts w:ascii="游明朝" w:eastAsia="游明朝" w:hAnsi="游明朝" w:hint="eastAsia"/>
                <w:highlight w:val="yellow"/>
              </w:rPr>
              <w:t>【普通預金】</w:t>
            </w:r>
          </w:p>
        </w:tc>
      </w:tr>
      <w:tr w:rsidR="00DC3EB4" w14:paraId="430D2ADE" w14:textId="77777777">
        <w:tc>
          <w:tcPr>
            <w:tcW w:w="3400" w:type="dxa"/>
            <w:vAlign w:val="center"/>
          </w:tcPr>
          <w:p w14:paraId="4B7B0E26" w14:textId="77777777" w:rsidR="00DC3EB4" w:rsidRDefault="006F26CC">
            <w:pPr>
              <w:spacing w:before="40" w:after="40"/>
              <w:rPr>
                <w:rFonts w:ascii="游明朝" w:eastAsia="游明朝" w:hAnsi="游明朝"/>
              </w:rPr>
            </w:pPr>
            <w:r>
              <w:rPr>
                <w:rFonts w:ascii="游明朝" w:eastAsia="游明朝" w:hAnsi="游明朝" w:hint="eastAsia"/>
              </w:rPr>
              <w:t>口座番号</w:t>
            </w:r>
          </w:p>
        </w:tc>
        <w:tc>
          <w:tcPr>
            <w:tcW w:w="5780" w:type="dxa"/>
            <w:vAlign w:val="center"/>
          </w:tcPr>
          <w:p w14:paraId="4ADAB2E0" w14:textId="77777777" w:rsidR="00DC3EB4" w:rsidRDefault="006F26CC">
            <w:pPr>
              <w:spacing w:before="40" w:after="40"/>
              <w:rPr>
                <w:rFonts w:ascii="游明朝" w:eastAsia="游明朝" w:hAnsi="游明朝"/>
              </w:rPr>
            </w:pPr>
            <w:r>
              <w:rPr>
                <w:rFonts w:ascii="游明朝" w:eastAsia="游明朝" w:hAnsi="游明朝" w:hint="eastAsia"/>
                <w:highlight w:val="yellow"/>
              </w:rPr>
              <w:t>【　　　　　】</w:t>
            </w:r>
          </w:p>
        </w:tc>
      </w:tr>
      <w:tr w:rsidR="00DC3EB4" w14:paraId="277D286D" w14:textId="77777777">
        <w:tc>
          <w:tcPr>
            <w:tcW w:w="3400" w:type="dxa"/>
            <w:vAlign w:val="center"/>
          </w:tcPr>
          <w:p w14:paraId="6B326B46" w14:textId="77777777" w:rsidR="00DC3EB4" w:rsidRDefault="006F26CC">
            <w:pPr>
              <w:spacing w:before="40" w:after="40"/>
              <w:rPr>
                <w:rFonts w:ascii="游明朝" w:eastAsia="游明朝" w:hAnsi="游明朝"/>
              </w:rPr>
            </w:pPr>
            <w:r>
              <w:rPr>
                <w:rFonts w:ascii="游明朝" w:eastAsia="游明朝" w:hAnsi="游明朝" w:hint="eastAsia"/>
              </w:rPr>
              <w:t>口座名義</w:t>
            </w:r>
          </w:p>
        </w:tc>
        <w:tc>
          <w:tcPr>
            <w:tcW w:w="5780" w:type="dxa"/>
            <w:vAlign w:val="center"/>
          </w:tcPr>
          <w:p w14:paraId="084A5A76" w14:textId="77777777" w:rsidR="00DC3EB4" w:rsidRDefault="006F26CC">
            <w:pPr>
              <w:spacing w:before="40" w:after="40"/>
              <w:rPr>
                <w:rFonts w:ascii="游明朝" w:eastAsia="游明朝" w:hAnsi="游明朝"/>
              </w:rPr>
            </w:pPr>
            <w:r>
              <w:rPr>
                <w:rFonts w:ascii="游明朝" w:eastAsia="游明朝" w:hAnsi="游明朝" w:hint="eastAsia"/>
              </w:rPr>
              <w:t xml:space="preserve">株式会社Brasserie Thierry Marx　代表取締役　</w:t>
            </w:r>
            <w:r>
              <w:rPr>
                <w:rFonts w:ascii="游明朝" w:eastAsia="游明朝" w:hAnsi="游明朝" w:hint="eastAsia"/>
                <w:highlight w:val="yellow"/>
              </w:rPr>
              <w:t>【　　】</w:t>
            </w:r>
          </w:p>
        </w:tc>
      </w:tr>
    </w:tbl>
    <w:p w14:paraId="0784A2FC" w14:textId="77777777" w:rsidR="006F26CC" w:rsidRDefault="006F26CC"/>
    <w:sectPr w:rsidR="006F26CC"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870B" w14:textId="77777777" w:rsidR="006F26CC" w:rsidRDefault="006F26CC" w:rsidP="00D468EE">
      <w:r>
        <w:separator/>
      </w:r>
    </w:p>
  </w:endnote>
  <w:endnote w:type="continuationSeparator" w:id="0">
    <w:p w14:paraId="516FBBD8" w14:textId="77777777" w:rsidR="006F26CC" w:rsidRDefault="006F26CC"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CE6B" w14:textId="77777777" w:rsidR="006F26CC" w:rsidRDefault="006F26CC" w:rsidP="00D468EE">
      <w:r>
        <w:separator/>
      </w:r>
    </w:p>
  </w:footnote>
  <w:footnote w:type="continuationSeparator" w:id="0">
    <w:p w14:paraId="631F6D16" w14:textId="77777777" w:rsidR="006F26CC" w:rsidRDefault="006F26CC"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567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26CC"/>
    <w:rsid w:val="006F40DE"/>
    <w:rsid w:val="006F47C6"/>
    <w:rsid w:val="006F562E"/>
    <w:rsid w:val="006F7EEB"/>
    <w:rsid w:val="00701697"/>
    <w:rsid w:val="00701CC0"/>
    <w:rsid w:val="00705C02"/>
    <w:rsid w:val="00717D8D"/>
    <w:rsid w:val="00727CBD"/>
    <w:rsid w:val="00727FCC"/>
    <w:rsid w:val="00733196"/>
    <w:rsid w:val="00734B9C"/>
    <w:rsid w:val="00745840"/>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3EB4"/>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6C6477"/>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545</Words>
  <Characters>3108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2026-10-23T07:42:00Z</dcterms:created>
  <dcterms:modified xsi:type="dcterms:W3CDTF">2026-10-23T07:42:00Z</dcterms:modified>
</cp:coreProperties>
</file>