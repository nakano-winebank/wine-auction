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AF0E4" w14:textId="77777777" w:rsidR="001E3D11" w:rsidRDefault="00ED3457">
      <w:pPr>
        <w:spacing w:after="240" w:line="300" w:lineRule="auto"/>
        <w:jc w:val="right"/>
        <w:rPr>
          <w:rFonts w:ascii="BIZ UDPゴシック" w:eastAsia="BIZ UDPゴシック" w:hAnsi="BIZ UDPゴシック"/>
        </w:rPr>
      </w:pPr>
      <w:r>
        <w:rPr>
          <w:rFonts w:ascii="BIZ UDPゴシック" w:eastAsia="BIZ UDPゴシック" w:hAnsi="BIZ UDPゴシック"/>
        </w:rPr>
        <w:t>2026年9月30日</w:t>
      </w:r>
    </w:p>
    <w:p w14:paraId="60584F7D" w14:textId="77777777" w:rsidR="001E3D11" w:rsidRDefault="00ED3457">
      <w:pPr>
        <w:spacing w:after="60" w:line="300" w:lineRule="auto"/>
        <w:rPr>
          <w:rFonts w:ascii="BIZ UDPゴシック" w:eastAsia="BIZ UDPゴシック" w:hAnsi="BIZ UDPゴシック"/>
        </w:rPr>
      </w:pPr>
      <w:commentRangeStart w:id="0"/>
      <w:del w:id="1" w:author="Claude" w:date="2026-09-28T12:00:00Z">
        <w:r>
          <w:rPr>
            <w:rFonts w:ascii="BIZ UDPゴシック" w:eastAsia="BIZ UDPゴシック" w:hAnsi="BIZ UDPゴシック"/>
            <w:sz w:val="22"/>
            <w:szCs w:val="22"/>
          </w:rPr>
          <w:delText>株式会社プティ・ボノム　御中</w:delText>
        </w:r>
      </w:del>
      <w:ins w:id="2" w:author="Claude" w:date="2026-09-28T12:00:00Z">
        <w:r>
          <w:rPr>
            <w:rFonts w:ascii="BIZ UDPゴシック" w:eastAsia="BIZ UDPゴシック" w:hAnsi="BIZ UDPゴシック"/>
            <w:sz w:val="22"/>
            <w:szCs w:val="22"/>
          </w:rPr>
          <w:t>株式会社プティ・ボノム　代表取締役　岸田周三　様</w:t>
        </w:r>
      </w:ins>
      <w:commentRangeEnd w:id="0"/>
      <w:r>
        <w:rPr>
          <w:rStyle w:val="ac"/>
          <w:rFonts w:ascii="BIZ UDPゴシック" w:eastAsia="BIZ UDPゴシック" w:hAnsi="BIZ UDPゴシック"/>
          <w:sz w:val="21"/>
          <w:szCs w:val="21"/>
        </w:rPr>
        <w:commentReference w:id="0"/>
      </w:r>
    </w:p>
    <w:p w14:paraId="73081ADC" w14:textId="77777777" w:rsidR="001E3D11" w:rsidRDefault="00ED3457">
      <w:pPr>
        <w:spacing w:after="400" w:line="300" w:lineRule="auto"/>
        <w:rPr>
          <w:rFonts w:ascii="BIZ UDPゴシック" w:eastAsia="BIZ UDPゴシック" w:hAnsi="BIZ UDPゴシック"/>
        </w:rPr>
      </w:pPr>
      <w:r>
        <w:rPr>
          <w:rFonts w:ascii="BIZ UDPゴシック" w:eastAsia="BIZ UDPゴシック" w:hAnsi="BIZ UDPゴシック"/>
          <w:sz w:val="22"/>
          <w:szCs w:val="22"/>
        </w:rPr>
        <w:t>デロイトトーマツベンチャーサポート株式会社　御中</w:t>
      </w:r>
    </w:p>
    <w:p w14:paraId="18FB6D6C" w14:textId="77777777" w:rsidR="001E3D11" w:rsidRDefault="00ED3457">
      <w:pPr>
        <w:spacing w:after="80" w:line="398" w:lineRule="auto"/>
        <w:jc w:val="center"/>
        <w:rPr>
          <w:rFonts w:ascii="BIZ UDPゴシック" w:eastAsia="BIZ UDPゴシック" w:hAnsi="BIZ UDPゴシック"/>
        </w:rPr>
      </w:pPr>
      <w:r>
        <w:rPr>
          <w:rFonts w:ascii="BIZ UDPゴシック" w:eastAsia="BIZ UDPゴシック" w:hAnsi="BIZ UDPゴシック"/>
          <w:b/>
          <w:bCs/>
          <w:sz w:val="32"/>
          <w:szCs w:val="32"/>
        </w:rPr>
        <w:t>意　向　表　明　書</w:t>
      </w:r>
    </w:p>
    <w:p w14:paraId="00A199B0" w14:textId="77777777" w:rsidR="001E3D11" w:rsidRDefault="00ED3457">
      <w:pPr>
        <w:spacing w:after="40" w:line="300" w:lineRule="auto"/>
        <w:jc w:val="right"/>
        <w:rPr>
          <w:rFonts w:ascii="BIZ UDPゴシック" w:eastAsia="BIZ UDPゴシック" w:hAnsi="BIZ UDPゴシック"/>
          <w:sz w:val="20"/>
          <w:szCs w:val="20"/>
        </w:rPr>
      </w:pPr>
      <w:r>
        <w:rPr>
          <w:rFonts w:ascii="BIZ UDPゴシック" w:eastAsia="BIZ UDPゴシック" w:hAnsi="BIZ UDPゴシック"/>
          <w:sz w:val="20"/>
          <w:szCs w:val="20"/>
        </w:rPr>
        <w:t xml:space="preserve">東京都港区六本木4-12-8　</w:t>
      </w:r>
    </w:p>
    <w:p w14:paraId="5291930F" w14:textId="77777777" w:rsidR="001E3D11" w:rsidRDefault="00ED3457">
      <w:pPr>
        <w:spacing w:after="40" w:line="300" w:lineRule="auto"/>
        <w:jc w:val="right"/>
        <w:rPr>
          <w:rFonts w:ascii="BIZ UDPゴシック" w:eastAsia="BIZ UDPゴシック" w:hAnsi="BIZ UDPゴシック"/>
        </w:rPr>
      </w:pPr>
      <w:r>
        <w:rPr>
          <w:rFonts w:ascii="BIZ UDPゴシック" w:eastAsia="BIZ UDPゴシック" w:hAnsi="BIZ UDPゴシック"/>
          <w:sz w:val="20"/>
          <w:szCs w:val="20"/>
        </w:rPr>
        <w:t>第六DMJビル2階</w:t>
      </w:r>
    </w:p>
    <w:p w14:paraId="35C3810A" w14:textId="77777777" w:rsidR="001E3D11" w:rsidRDefault="00ED3457">
      <w:pPr>
        <w:spacing w:after="40" w:line="300" w:lineRule="auto"/>
        <w:jc w:val="right"/>
        <w:rPr>
          <w:rFonts w:ascii="BIZ UDPゴシック" w:eastAsia="BIZ UDPゴシック" w:hAnsi="BIZ UDPゴシック"/>
        </w:rPr>
      </w:pPr>
      <w:r>
        <w:rPr>
          <w:rFonts w:ascii="BIZ UDPゴシック" w:eastAsia="BIZ UDPゴシック" w:hAnsi="BIZ UDPゴシック"/>
          <w:sz w:val="22"/>
          <w:szCs w:val="22"/>
        </w:rPr>
        <w:t>株式会社WineBank</w:t>
      </w:r>
    </w:p>
    <w:p w14:paraId="283A32BA" w14:textId="77777777" w:rsidR="001E3D11" w:rsidRDefault="00ED3457">
      <w:pPr>
        <w:spacing w:after="400" w:line="300" w:lineRule="auto"/>
        <w:jc w:val="right"/>
        <w:rPr>
          <w:rFonts w:ascii="BIZ UDPゴシック" w:eastAsia="BIZ UDPゴシック" w:hAnsi="BIZ UDPゴシック"/>
        </w:rPr>
      </w:pPr>
      <w:r>
        <w:rPr>
          <w:rFonts w:ascii="BIZ UDPゴシック" w:eastAsia="BIZ UDPゴシック" w:hAnsi="BIZ UDPゴシック"/>
        </w:rPr>
        <w:t>代表取締役　中野　邦人</w:t>
      </w:r>
    </w:p>
    <w:p w14:paraId="5BB8D818" w14:textId="77777777" w:rsidR="001E3D11" w:rsidRDefault="00ED3457">
      <w:pPr>
        <w:spacing w:after="120" w:line="300" w:lineRule="auto"/>
        <w:rPr>
          <w:rFonts w:ascii="BIZ UDPゴシック" w:eastAsia="BIZ UDPゴシック" w:hAnsi="BIZ UDPゴシック"/>
        </w:rPr>
      </w:pPr>
      <w:r>
        <w:rPr>
          <w:rFonts w:ascii="BIZ UDPゴシック" w:eastAsia="BIZ UDPゴシック" w:hAnsi="BIZ UDPゴシック"/>
        </w:rPr>
        <w:t>拝啓　時下ますますご清栄のこととお慶び申し上げます。平素は格別のご高配を賜り、厚く御礼申し上げます。</w:t>
      </w:r>
    </w:p>
    <w:p w14:paraId="5D46F858" w14:textId="77777777" w:rsidR="001E3D11" w:rsidRDefault="00ED3457">
      <w:pPr>
        <w:spacing w:after="120" w:line="300" w:lineRule="auto"/>
        <w:rPr>
          <w:rFonts w:ascii="BIZ UDPゴシック" w:eastAsia="BIZ UDPゴシック" w:hAnsi="BIZ UDPゴシック"/>
        </w:rPr>
      </w:pPr>
      <w:r>
        <w:rPr>
          <w:rFonts w:ascii="BIZ UDPゴシック" w:eastAsia="BIZ UDPゴシック" w:hAnsi="BIZ UDPゴシック"/>
        </w:rPr>
        <w:t>このたびは、株式会社プティ・ボノム（以下「対象会社」といいます。）の株式譲渡に関する検討の機会を賜り、また2026年9月22日には岸田周三様との面談の機会を頂戴し、誠にありがとうございました。当社は、2026年8月付「意向表明書ご提出に関するご案内」（以下「本ご案内」といいます。）の内容をすべて了承したうえで、本件取引（以下「本件」といいます。）への参加を強く希望し、本書を提出いたします。</w:t>
      </w:r>
    </w:p>
    <w:p w14:paraId="06B229D4" w14:textId="77777777" w:rsidR="001E3D11" w:rsidRDefault="00ED3457">
      <w:pPr>
        <w:spacing w:after="120" w:line="300" w:lineRule="auto"/>
        <w:rPr>
          <w:rFonts w:ascii="BIZ UDPゴシック" w:eastAsia="BIZ UDPゴシック" w:hAnsi="BIZ UDPゴシック"/>
        </w:rPr>
      </w:pPr>
      <w:r>
        <w:rPr>
          <w:rFonts w:ascii="BIZ UDPゴシック" w:eastAsia="BIZ UDPゴシック" w:hAnsi="BIZ UDPゴシック"/>
        </w:rPr>
        <w:t>本書は、本ご案内Ⅰに定めるとおり法的拘束力を有するものではなく、最終的な意思決定はデュー・ディリジェンス（以下「DD」といいます。）の結果および当社の社内手続を経て行われるものであることを、念のため申し添えます。</w:t>
      </w:r>
    </w:p>
    <w:p w14:paraId="7BFB6608" w14:textId="77777777" w:rsidR="001E3D11" w:rsidRDefault="00ED3457">
      <w:pPr>
        <w:spacing w:after="200" w:line="300" w:lineRule="auto"/>
        <w:jc w:val="right"/>
        <w:rPr>
          <w:rFonts w:ascii="BIZ UDPゴシック" w:eastAsia="BIZ UDPゴシック" w:hAnsi="BIZ UDPゴシック"/>
        </w:rPr>
      </w:pPr>
      <w:r>
        <w:rPr>
          <w:rFonts w:ascii="BIZ UDPゴシック" w:eastAsia="BIZ UDPゴシック" w:hAnsi="BIZ UDPゴシック"/>
        </w:rPr>
        <w:t>敬具</w:t>
      </w:r>
    </w:p>
    <w:p w14:paraId="76862DB3" w14:textId="77777777" w:rsidR="001E3D11" w:rsidRDefault="00ED3457">
      <w:pPr>
        <w:pBdr>
          <w:bottom w:val="single" w:sz="6" w:space="4" w:color="333333"/>
        </w:pBdr>
        <w:spacing w:before="320" w:after="160" w:line="300" w:lineRule="auto"/>
        <w:rPr>
          <w:rFonts w:ascii="BIZ UDPゴシック" w:eastAsia="BIZ UDPゴシック" w:hAnsi="BIZ UDPゴシック"/>
        </w:rPr>
      </w:pPr>
      <w:r>
        <w:rPr>
          <w:rFonts w:ascii="BIZ UDPゴシック" w:eastAsia="BIZ UDPゴシック" w:hAnsi="BIZ UDPゴシック"/>
          <w:b/>
          <w:bCs/>
          <w:sz w:val="22"/>
          <w:szCs w:val="22"/>
        </w:rPr>
        <w:t>1．当社概要</w:t>
      </w:r>
    </w:p>
    <w:tbl>
      <w:tblPr>
        <w:tblW w:w="10201" w:type="dxa"/>
        <w:tblLayout w:type="fixed"/>
        <w:tblCellMar>
          <w:top w:w="70" w:type="dxa"/>
          <w:left w:w="110" w:type="dxa"/>
          <w:bottom w:w="70" w:type="dxa"/>
          <w:right w:w="110" w:type="dxa"/>
        </w:tblCellMar>
        <w:tblLook w:val="0000" w:firstRow="0" w:lastRow="0" w:firstColumn="0" w:lastColumn="0" w:noHBand="0" w:noVBand="0"/>
      </w:tblPr>
      <w:tblGrid>
        <w:gridCol w:w="1900"/>
        <w:gridCol w:w="8301"/>
      </w:tblGrid>
      <w:tr w:rsidR="001E3D11" w14:paraId="2D8C1C81" w14:textId="77777777">
        <w:trPr>
          <w:cantSplit/>
        </w:trPr>
        <w:tc>
          <w:tcPr>
            <w:tcW w:w="1900" w:type="dxa"/>
            <w:tcBorders>
              <w:top w:val="single" w:sz="4" w:space="0" w:color="BFBFBF"/>
              <w:left w:val="single" w:sz="4" w:space="0" w:color="BFBFBF"/>
              <w:bottom w:val="single" w:sz="4" w:space="0" w:color="BFBFBF"/>
              <w:right w:val="single" w:sz="4" w:space="0" w:color="BFBFBF"/>
            </w:tcBorders>
          </w:tcPr>
          <w:p w14:paraId="14942258"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sz w:val="20"/>
                <w:szCs w:val="20"/>
              </w:rPr>
              <w:t>商号</w:t>
            </w:r>
          </w:p>
        </w:tc>
        <w:tc>
          <w:tcPr>
            <w:tcW w:w="8300" w:type="dxa"/>
            <w:tcBorders>
              <w:top w:val="single" w:sz="4" w:space="0" w:color="BFBFBF"/>
              <w:left w:val="single" w:sz="4" w:space="0" w:color="BFBFBF"/>
              <w:bottom w:val="single" w:sz="4" w:space="0" w:color="BFBFBF"/>
              <w:right w:val="single" w:sz="4" w:space="0" w:color="BFBFBF"/>
            </w:tcBorders>
          </w:tcPr>
          <w:p w14:paraId="11F63641"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sz w:val="20"/>
                <w:szCs w:val="20"/>
              </w:rPr>
              <w:t>株式会社WineBank（旧商号：有限会社中村）</w:t>
            </w:r>
          </w:p>
        </w:tc>
      </w:tr>
      <w:tr w:rsidR="001E3D11" w14:paraId="78049357" w14:textId="77777777">
        <w:trPr>
          <w:cantSplit/>
        </w:trPr>
        <w:tc>
          <w:tcPr>
            <w:tcW w:w="1900" w:type="dxa"/>
            <w:tcBorders>
              <w:top w:val="single" w:sz="4" w:space="0" w:color="BFBFBF"/>
              <w:left w:val="single" w:sz="4" w:space="0" w:color="BFBFBF"/>
              <w:bottom w:val="single" w:sz="4" w:space="0" w:color="BFBFBF"/>
              <w:right w:val="single" w:sz="4" w:space="0" w:color="BFBFBF"/>
            </w:tcBorders>
          </w:tcPr>
          <w:p w14:paraId="732E3FE0"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sz w:val="20"/>
                <w:szCs w:val="20"/>
              </w:rPr>
              <w:t>所在地</w:t>
            </w:r>
          </w:p>
        </w:tc>
        <w:tc>
          <w:tcPr>
            <w:tcW w:w="8300" w:type="dxa"/>
            <w:tcBorders>
              <w:top w:val="single" w:sz="4" w:space="0" w:color="BFBFBF"/>
              <w:left w:val="single" w:sz="4" w:space="0" w:color="BFBFBF"/>
              <w:bottom w:val="single" w:sz="4" w:space="0" w:color="BFBFBF"/>
              <w:right w:val="single" w:sz="4" w:space="0" w:color="BFBFBF"/>
            </w:tcBorders>
          </w:tcPr>
          <w:p w14:paraId="50556B5C"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sz w:val="20"/>
                <w:szCs w:val="20"/>
              </w:rPr>
              <w:t xml:space="preserve">〒106-0032　東京都港区六本木4-12-8　第六DMJビル2階</w:t>
            </w:r>
          </w:p>
        </w:tc>
      </w:tr>
      <w:tr w:rsidR="001E3D11" w14:paraId="253E4CE2" w14:textId="77777777">
        <w:trPr>
          <w:cantSplit/>
        </w:trPr>
        <w:tc>
          <w:tcPr>
            <w:tcW w:w="1900" w:type="dxa"/>
            <w:tcBorders>
              <w:top w:val="single" w:sz="4" w:space="0" w:color="BFBFBF"/>
              <w:left w:val="single" w:sz="4" w:space="0" w:color="BFBFBF"/>
              <w:bottom w:val="single" w:sz="4" w:space="0" w:color="BFBFBF"/>
              <w:right w:val="single" w:sz="4" w:space="0" w:color="BFBFBF"/>
            </w:tcBorders>
          </w:tcPr>
          <w:p w14:paraId="62957886"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sz w:val="20"/>
                <w:szCs w:val="20"/>
              </w:rPr>
              <w:t>代表者</w:t>
            </w:r>
          </w:p>
        </w:tc>
        <w:tc>
          <w:tcPr>
            <w:tcW w:w="8300" w:type="dxa"/>
            <w:tcBorders>
              <w:top w:val="single" w:sz="4" w:space="0" w:color="BFBFBF"/>
              <w:left w:val="single" w:sz="4" w:space="0" w:color="BFBFBF"/>
              <w:bottom w:val="single" w:sz="4" w:space="0" w:color="BFBFBF"/>
              <w:right w:val="single" w:sz="4" w:space="0" w:color="BFBFBF"/>
            </w:tcBorders>
          </w:tcPr>
          <w:p w14:paraId="1B3D99B4"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sz w:val="20"/>
                <w:szCs w:val="20"/>
              </w:rPr>
              <w:t>代表取締役　中野　邦人</w:t>
            </w:r>
          </w:p>
        </w:tc>
      </w:tr>
      <w:tr w:rsidR="001E3D11" w14:paraId="5DC4122E" w14:textId="77777777">
        <w:trPr>
          <w:cantSplit/>
        </w:trPr>
        <w:tc>
          <w:tcPr>
            <w:tcW w:w="1900" w:type="dxa"/>
            <w:tcBorders>
              <w:top w:val="single" w:sz="4" w:space="0" w:color="BFBFBF"/>
              <w:left w:val="single" w:sz="4" w:space="0" w:color="BFBFBF"/>
              <w:bottom w:val="single" w:sz="4" w:space="0" w:color="BFBFBF"/>
              <w:right w:val="single" w:sz="4" w:space="0" w:color="BFBFBF"/>
            </w:tcBorders>
          </w:tcPr>
          <w:p w14:paraId="6218404F" w14:textId="77777777" w:rsidR="001E3D11" w:rsidRDefault="00ED3457">
            <w:pPr>
              <w:spacing w:line="278" w:lineRule="auto"/>
              <w:rPr>
                <w:rFonts w:ascii="BIZ UDPゴシック" w:eastAsia="BIZ UDPゴシック" w:hAnsi="BIZ UDPゴシック"/>
              </w:rPr>
            </w:pPr>
            <w:commentRangeStart w:id="3"/>
            <w:del w:id="4" w:author="Claude" w:date="2026-09-28T12:00:00Z">
              <w:r>
                <w:rPr>
                  <w:rFonts w:ascii="BIZ UDPゴシック" w:eastAsia="BIZ UDPゴシック" w:hAnsi="BIZ UDPゴシック"/>
                  <w:sz w:val="20"/>
                  <w:szCs w:val="20"/>
                </w:rPr>
                <w:delText>創業</w:delText>
              </w:r>
            </w:del>
            <w:ins w:id="5" w:author="Claude" w:date="2026-09-28T12:00:00Z">
              <w:r>
                <w:rPr>
                  <w:rFonts w:ascii="BIZ UDPゴシック" w:eastAsia="BIZ UDPゴシック" w:hAnsi="BIZ UDPゴシック"/>
                  <w:sz w:val="20"/>
                  <w:szCs w:val="20"/>
                </w:rPr>
                <w:t>設立（創業）</w:t>
              </w:r>
            </w:ins>
            <w:commentRangeEnd w:id="3"/>
            <w:r>
              <w:rPr>
                <w:rStyle w:val="ac"/>
                <w:rFonts w:ascii="BIZ UDPゴシック" w:eastAsia="BIZ UDPゴシック" w:hAnsi="BIZ UDPゴシック"/>
                <w:sz w:val="21"/>
                <w:szCs w:val="21"/>
              </w:rPr>
              <w:commentReference w:id="3"/>
            </w:r>
          </w:p>
        </w:tc>
        <w:tc>
          <w:tcPr>
            <w:tcW w:w="8300" w:type="dxa"/>
            <w:tcBorders>
              <w:top w:val="single" w:sz="4" w:space="0" w:color="BFBFBF"/>
              <w:left w:val="single" w:sz="4" w:space="0" w:color="BFBFBF"/>
              <w:bottom w:val="single" w:sz="4" w:space="0" w:color="BFBFBF"/>
              <w:right w:val="single" w:sz="4" w:space="0" w:color="BFBFBF"/>
            </w:tcBorders>
          </w:tcPr>
          <w:p w14:paraId="4AA602BE"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sz w:val="20"/>
                <w:szCs w:val="20"/>
              </w:rPr>
              <w:t>1970年10月（北海道札幌市）</w:t>
            </w:r>
          </w:p>
        </w:tc>
      </w:tr>
      <w:tr w:rsidR="001E3D11" w14:paraId="355F6250" w14:textId="77777777">
        <w:trPr>
          <w:cantSplit/>
        </w:trPr>
        <w:tc>
          <w:tcPr>
            <w:tcW w:w="1900" w:type="dxa"/>
            <w:tcBorders>
              <w:top w:val="single" w:sz="4" w:space="0" w:color="BFBFBF"/>
              <w:left w:val="single" w:sz="4" w:space="0" w:color="BFBFBF"/>
              <w:bottom w:val="single" w:sz="4" w:space="0" w:color="BFBFBF"/>
              <w:right w:val="single" w:sz="4" w:space="0" w:color="BFBFBF"/>
            </w:tcBorders>
          </w:tcPr>
          <w:p w14:paraId="45FA62C6"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sz w:val="20"/>
                <w:szCs w:val="20"/>
              </w:rPr>
              <w:t>資本金</w:t>
            </w:r>
          </w:p>
        </w:tc>
        <w:tc>
          <w:tcPr>
            <w:tcW w:w="8300" w:type="dxa"/>
            <w:tcBorders>
              <w:top w:val="single" w:sz="4" w:space="0" w:color="BFBFBF"/>
              <w:left w:val="single" w:sz="4" w:space="0" w:color="BFBFBF"/>
              <w:bottom w:val="single" w:sz="4" w:space="0" w:color="BFBFBF"/>
              <w:right w:val="single" w:sz="4" w:space="0" w:color="BFBFBF"/>
            </w:tcBorders>
          </w:tcPr>
          <w:p w14:paraId="31AC2DA2"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sz w:val="20"/>
                <w:szCs w:val="20"/>
              </w:rPr>
              <w:t>4億3,716万9千円</w:t>
            </w:r>
            <w:del w:id="6" w:author="Claude" w:date="2026-09-28T12:00:00Z">
              <w:r>
                <w:rPr>
                  <w:rFonts w:ascii="BIZ UDPゴシック" w:eastAsia="BIZ UDPゴシック" w:hAnsi="BIZ UDPゴシック"/>
                  <w:sz w:val="20"/>
                  <w:szCs w:val="20"/>
                </w:rPr>
                <w:delText>（資本準備金を含む）</w:delText>
              </w:r>
            </w:del>
            <w:ins w:id="7" w:author="Claude" w:date="2026-09-28T12:00:00Z">
              <w:r>
                <w:rPr>
                  <w:rFonts w:ascii="BIZ UDPゴシック" w:eastAsia="BIZ UDPゴシック" w:hAnsi="BIZ UDPゴシック"/>
                  <w:sz w:val="20"/>
                  <w:szCs w:val="20"/>
                </w:rPr>
                <w:t>（資本準備金を含む。2025年9月期末後の増資後）</w:t>
              </w:r>
            </w:ins>
          </w:p>
        </w:tc>
      </w:tr>
      <w:tr w:rsidR="001E3D11" w14:paraId="0BFE24CC" w14:textId="77777777">
        <w:trPr>
          <w:cantSplit/>
        </w:trPr>
        <w:tc>
          <w:tcPr>
            <w:tcW w:w="1900" w:type="dxa"/>
            <w:tcBorders>
              <w:top w:val="single" w:sz="4" w:space="0" w:color="BFBFBF"/>
              <w:left w:val="single" w:sz="4" w:space="0" w:color="BFBFBF"/>
              <w:bottom w:val="single" w:sz="4" w:space="0" w:color="BFBFBF"/>
              <w:right w:val="single" w:sz="4" w:space="0" w:color="BFBFBF"/>
            </w:tcBorders>
          </w:tcPr>
          <w:p w14:paraId="274B7553"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sz w:val="20"/>
                <w:szCs w:val="20"/>
              </w:rPr>
              <w:t>主要株主</w:t>
            </w:r>
          </w:p>
        </w:tc>
        <w:tc>
          <w:tcPr>
            <w:tcW w:w="8300" w:type="dxa"/>
            <w:tcBorders>
              <w:top w:val="single" w:sz="4" w:space="0" w:color="BFBFBF"/>
              <w:left w:val="single" w:sz="4" w:space="0" w:color="BFBFBF"/>
              <w:bottom w:val="single" w:sz="4" w:space="0" w:color="BFBFBF"/>
              <w:right w:val="single" w:sz="4" w:space="0" w:color="BFBFBF"/>
            </w:tcBorders>
          </w:tcPr>
          <w:p w14:paraId="14E0B7F6"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sz w:val="20"/>
                <w:szCs w:val="20"/>
              </w:rPr>
              <w:t>マネーフォワードベンチャーパートナーズ株式会社、株式会社ベクトル、寺田倉庫株式会社、株式会社PrivateBANK、及び経営陣</w:t>
            </w:r>
          </w:p>
        </w:tc>
      </w:tr>
      <w:tr w:rsidR="001E3D11" w14:paraId="38B08A57" w14:textId="77777777">
        <w:trPr>
          <w:cantSplit/>
        </w:trPr>
        <w:tc>
          <w:tcPr>
            <w:tcW w:w="1900" w:type="dxa"/>
            <w:tcBorders>
              <w:top w:val="single" w:sz="4" w:space="0" w:color="BFBFBF"/>
              <w:left w:val="single" w:sz="4" w:space="0" w:color="BFBFBF"/>
              <w:bottom w:val="single" w:sz="4" w:space="0" w:color="BFBFBF"/>
              <w:right w:val="single" w:sz="4" w:space="0" w:color="BFBFBF"/>
            </w:tcBorders>
          </w:tcPr>
          <w:p w14:paraId="2FD66414"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sz w:val="20"/>
                <w:szCs w:val="20"/>
              </w:rPr>
              <w:t>事業概要</w:t>
            </w:r>
          </w:p>
        </w:tc>
        <w:tc>
          <w:tcPr>
            <w:tcW w:w="8300" w:type="dxa"/>
            <w:tcBorders>
              <w:top w:val="single" w:sz="4" w:space="0" w:color="BFBFBF"/>
              <w:left w:val="single" w:sz="4" w:space="0" w:color="BFBFBF"/>
              <w:bottom w:val="single" w:sz="4" w:space="0" w:color="BFBFBF"/>
              <w:right w:val="single" w:sz="4" w:space="0" w:color="BFBFBF"/>
            </w:tcBorders>
          </w:tcPr>
          <w:p w14:paraId="4ECA0F0F"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sz w:val="20"/>
                <w:szCs w:val="20"/>
              </w:rPr>
              <w:t>ワインを中心とした酒類販売、レストラン／ワイン卸事業、Wine×Technology事業（所有ワインのクラウド管理、マーケットプレイス、ワインファンド）、会員制ワインサロン事業</w:t>
            </w:r>
          </w:p>
        </w:tc>
      </w:tr>
      <w:tr w:rsidR="001E3D11" w14:paraId="2277A3C7" w14:textId="77777777">
        <w:trPr>
          <w:cantSplit/>
        </w:trPr>
        <w:tc>
          <w:tcPr>
            <w:tcW w:w="1900" w:type="dxa"/>
            <w:tcBorders>
              <w:top w:val="single" w:sz="4" w:space="0" w:color="BFBFBF"/>
              <w:left w:val="single" w:sz="4" w:space="0" w:color="BFBFBF"/>
              <w:bottom w:val="single" w:sz="4" w:space="0" w:color="BFBFBF"/>
              <w:right w:val="single" w:sz="4" w:space="0" w:color="BFBFBF"/>
            </w:tcBorders>
          </w:tcPr>
          <w:p w14:paraId="67B807EA"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sz w:val="20"/>
                <w:szCs w:val="20"/>
              </w:rPr>
              <w:t>グループ業績</w:t>
            </w:r>
          </w:p>
        </w:tc>
        <w:tc>
          <w:tcPr>
            <w:tcW w:w="8300" w:type="dxa"/>
            <w:tcBorders>
              <w:top w:val="single" w:sz="4" w:space="0" w:color="BFBFBF"/>
              <w:left w:val="single" w:sz="4" w:space="0" w:color="BFBFBF"/>
              <w:bottom w:val="single" w:sz="4" w:space="0" w:color="BFBFBF"/>
              <w:right w:val="single" w:sz="4" w:space="0" w:color="BFBFBF"/>
            </w:tcBorders>
          </w:tcPr>
          <w:p w14:paraId="1A1493D2"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sz w:val="20"/>
                <w:szCs w:val="20"/>
              </w:rPr>
              <w:t xml:space="preserve">2025年12月期 グループ売上高65億円、2026年12月期 同70億円超の見込み</w:t>
            </w:r>
          </w:p>
        </w:tc>
      </w:tr>
      <w:tr w:rsidR="001E3D11" w14:paraId="01635776" w14:textId="77777777">
        <w:trPr>
          <w:cantSplit/>
        </w:trPr>
        <w:tc>
          <w:tcPr>
            <w:tcW w:w="1900" w:type="dxa"/>
            <w:tcBorders>
              <w:top w:val="single" w:sz="4" w:space="0" w:color="BFBFBF"/>
              <w:left w:val="single" w:sz="4" w:space="0" w:color="BFBFBF"/>
              <w:bottom w:val="single" w:sz="4" w:space="0" w:color="BFBFBF"/>
              <w:right w:val="single" w:sz="4" w:space="0" w:color="BFBFBF"/>
            </w:tcBorders>
          </w:tcPr>
          <w:p w14:paraId="62D2BD84"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sz w:val="20"/>
                <w:szCs w:val="20"/>
              </w:rPr>
              <w:lastRenderedPageBreak/>
              <w:t>グループ会社</w:t>
            </w:r>
          </w:p>
        </w:tc>
        <w:tc>
          <w:tcPr>
            <w:tcW w:w="8300" w:type="dxa"/>
            <w:tcBorders>
              <w:top w:val="single" w:sz="4" w:space="0" w:color="BFBFBF"/>
              <w:left w:val="single" w:sz="4" w:space="0" w:color="BFBFBF"/>
              <w:bottom w:val="single" w:sz="4" w:space="0" w:color="BFBFBF"/>
              <w:right w:val="single" w:sz="4" w:space="0" w:color="BFBFBF"/>
            </w:tcBorders>
          </w:tcPr>
          <w:p w14:paraId="49BD61F2"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sz w:val="20"/>
                <w:szCs w:val="20"/>
              </w:rPr>
              <w:t>株式会社アピシウス（2024年6月に100%取得）。東京・銀座にて、創業40年を超えるグランメゾンを運営しております。承継の実績は本書13項をご参照ください。その他6社</w:t>
            </w:r>
          </w:p>
        </w:tc>
      </w:tr>
      <w:tr w:rsidR="001E3D11" w14:paraId="43FA0BE9" w14:textId="77777777">
        <w:trPr>
          <w:cantSplit/>
        </w:trPr>
        <w:tc>
          <w:tcPr>
            <w:tcW w:w="1900" w:type="dxa"/>
            <w:tcBorders>
              <w:top w:val="single" w:sz="4" w:space="0" w:color="BFBFBF"/>
              <w:left w:val="single" w:sz="4" w:space="0" w:color="BFBFBF"/>
              <w:bottom w:val="single" w:sz="4" w:space="0" w:color="BFBFBF"/>
              <w:right w:val="single" w:sz="4" w:space="0" w:color="BFBFBF"/>
            </w:tcBorders>
          </w:tcPr>
          <w:p w14:paraId="5B1EF579"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sz w:val="20"/>
                <w:szCs w:val="20"/>
              </w:rPr>
              <w:t>直近業績</w:t>
            </w:r>
          </w:p>
        </w:tc>
        <w:tc>
          <w:tcPr>
            <w:tcW w:w="8300" w:type="dxa"/>
            <w:tcBorders>
              <w:top w:val="single" w:sz="4" w:space="0" w:color="BFBFBF"/>
              <w:left w:val="single" w:sz="4" w:space="0" w:color="BFBFBF"/>
              <w:bottom w:val="single" w:sz="4" w:space="0" w:color="BFBFBF"/>
              <w:right w:val="single" w:sz="4" w:space="0" w:color="BFBFBF"/>
            </w:tcBorders>
          </w:tcPr>
          <w:p w14:paraId="4DBC1838" w14:textId="77777777" w:rsidR="001E3D11" w:rsidRDefault="00ED3457">
            <w:pPr>
              <w:spacing w:line="278" w:lineRule="auto"/>
              <w:rPr>
                <w:rFonts w:ascii="BIZ UDPゴシック" w:eastAsia="BIZ UDPゴシック" w:hAnsi="BIZ UDPゴシック"/>
              </w:rPr>
            </w:pPr>
            <w:del w:id="8" w:author="Claude" w:date="2026-09-28T12:00:00Z">
              <w:r>
                <w:rPr>
                  <w:rFonts w:ascii="BIZ UDPゴシック" w:eastAsia="BIZ UDPゴシック" w:hAnsi="BIZ UDPゴシック"/>
                  <w:sz w:val="20"/>
                  <w:szCs w:val="20"/>
                </w:rPr>
                <w:delText>直近期の売上高</w:delText>
              </w:r>
            </w:del>
            <w:ins w:id="9" w:author="Claude" w:date="2026-09-28T12:00:00Z">
              <w:r>
                <w:rPr>
                  <w:rFonts w:ascii="BIZ UDPゴシック" w:eastAsia="BIZ UDPゴシック" w:hAnsi="BIZ UDPゴシック"/>
                  <w:sz w:val="20"/>
                  <w:szCs w:val="20"/>
                </w:rPr>
                <w:t>2025年9月期（単体）の売上高</w:t>
              </w:r>
            </w:ins>
            <w:r>
              <w:rPr>
                <w:rFonts w:ascii="BIZ UDPゴシック" w:eastAsia="BIZ UDPゴシック" w:hAnsi="BIZ UDPゴシック"/>
                <w:sz w:val="20"/>
                <w:szCs w:val="20"/>
              </w:rPr>
              <w:t>7億5,286万円・営業利益251万円・純資産2億1,175万円</w:t>
            </w:r>
          </w:p>
        </w:tc>
      </w:tr>
      <w:tr w:rsidR="001E3D11" w14:paraId="79072D13" w14:textId="77777777">
        <w:trPr>
          <w:cantSplit/>
          <w:ins w:id="10" w:author="Claude" w:date="2026-09-28T12:00:00Z"/>
        </w:trPr>
        <w:tc>
          <w:tcPr>
            <w:tcW w:w="1900" w:type="dxa"/>
            <w:tcBorders>
              <w:top w:val="single" w:sz="4" w:space="0" w:color="BFBFBF"/>
              <w:left w:val="single" w:sz="4" w:space="0" w:color="BFBFBF"/>
              <w:bottom w:val="single" w:sz="4" w:space="0" w:color="BFBFBF"/>
              <w:right w:val="single" w:sz="4" w:space="0" w:color="BFBFBF"/>
            </w:tcBorders>
          </w:tcPr>
          <w:p w14:paraId="6AA7D53D" w14:textId="77777777" w:rsidR="001E3D11" w:rsidRDefault="00ED3457">
            <w:pPr>
              <w:spacing w:line="278" w:lineRule="auto"/>
              <w:rPr>
                <w:ins w:id="11" w:author="Claude" w:date="2026-09-28T12:00:00Z"/>
                <w:rFonts w:ascii="BIZ UDPゴシック" w:eastAsia="BIZ UDPゴシック" w:hAnsi="BIZ UDPゴシック"/>
              </w:rPr>
            </w:pPr>
            <w:ins w:id="12" w:author="Claude" w:date="2026-09-28T12:00:00Z">
              <w:r>
                <w:rPr>
                  <w:rFonts w:ascii="BIZ UDPゴシック" w:eastAsia="BIZ UDPゴシック" w:hAnsi="BIZ UDPゴシック"/>
                  <w:sz w:val="20"/>
                  <w:szCs w:val="20"/>
                </w:rPr>
                <w:t>財務内容</w:t>
              </w:r>
            </w:ins>
          </w:p>
        </w:tc>
        <w:tc>
          <w:tcPr>
            <w:tcW w:w="8300" w:type="dxa"/>
            <w:tcBorders>
              <w:top w:val="single" w:sz="4" w:space="0" w:color="BFBFBF"/>
              <w:left w:val="single" w:sz="4" w:space="0" w:color="BFBFBF"/>
              <w:bottom w:val="single" w:sz="4" w:space="0" w:color="BFBFBF"/>
              <w:right w:val="single" w:sz="4" w:space="0" w:color="BFBFBF"/>
            </w:tcBorders>
          </w:tcPr>
          <w:p w14:paraId="43AC7F12" w14:textId="77777777" w:rsidR="001E3D11" w:rsidRDefault="00ED3457">
            <w:pPr>
              <w:spacing w:line="278" w:lineRule="auto"/>
              <w:rPr>
                <w:ins w:id="13" w:author="Claude" w:date="2026-09-28T12:00:00Z"/>
                <w:rFonts w:ascii="BIZ UDPゴシック" w:eastAsia="BIZ UDPゴシック" w:hAnsi="BIZ UDPゴシック"/>
              </w:rPr>
            </w:pPr>
            <w:commentRangeStart w:id="14"/>
            <w:ins w:id="15" w:author="Claude" w:date="2026-09-28T12:00:00Z">
              <w:r>
                <w:rPr>
                  <w:rFonts w:ascii="BIZ UDPゴシック" w:eastAsia="BIZ UDPゴシック" w:hAnsi="BIZ UDPゴシック"/>
                  <w:sz w:val="20"/>
                  <w:szCs w:val="20"/>
                </w:rPr>
                <w:t>別紙2の貸借対照表及び損益計算書（2025年9月期）をご参照ください。参考として、株式会社アピシウスの2025年12月期の貸借対照表及び損益計算書も併せて掲載しております。</w:t>
              </w:r>
            </w:ins>
            <w:commentRangeEnd w:id="14"/>
            <w:r>
              <w:rPr>
                <w:rStyle w:val="ac"/>
                <w:rFonts w:ascii="BIZ UDPゴシック" w:eastAsia="BIZ UDPゴシック" w:hAnsi="BIZ UDPゴシック"/>
                <w:sz w:val="21"/>
                <w:szCs w:val="21"/>
              </w:rPr>
              <w:commentReference w:id="14"/>
            </w:r>
          </w:p>
        </w:tc>
      </w:tr>
      <w:tr w:rsidR="001E3D11" w14:paraId="36ABC3F6" w14:textId="77777777">
        <w:trPr>
          <w:cantSplit/>
        </w:trPr>
        <w:tc>
          <w:tcPr>
            <w:tcW w:w="1900" w:type="dxa"/>
            <w:tcBorders>
              <w:top w:val="single" w:sz="4" w:space="0" w:color="BFBFBF"/>
              <w:left w:val="single" w:sz="4" w:space="0" w:color="BFBFBF"/>
              <w:bottom w:val="single" w:sz="4" w:space="0" w:color="BFBFBF"/>
              <w:right w:val="single" w:sz="4" w:space="0" w:color="BFBFBF"/>
            </w:tcBorders>
          </w:tcPr>
          <w:p w14:paraId="23592D63"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sz w:val="20"/>
                <w:szCs w:val="20"/>
              </w:rPr>
              <w:t>URL</w:t>
            </w:r>
          </w:p>
        </w:tc>
        <w:tc>
          <w:tcPr>
            <w:tcW w:w="8300" w:type="dxa"/>
            <w:tcBorders>
              <w:top w:val="single" w:sz="4" w:space="0" w:color="BFBFBF"/>
              <w:left w:val="single" w:sz="4" w:space="0" w:color="BFBFBF"/>
              <w:bottom w:val="single" w:sz="4" w:space="0" w:color="BFBFBF"/>
              <w:right w:val="single" w:sz="4" w:space="0" w:color="BFBFBF"/>
            </w:tcBorders>
          </w:tcPr>
          <w:p w14:paraId="2F2EEFA1"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sz w:val="20"/>
                <w:szCs w:val="20"/>
              </w:rPr>
              <w:t>https://corp.wine-bank.co.jp/company/</w:t>
            </w:r>
          </w:p>
        </w:tc>
      </w:tr>
    </w:tbl>
    <w:p w14:paraId="7689915A" w14:textId="77777777" w:rsidR="001E3D11" w:rsidRDefault="00ED3457">
      <w:pPr>
        <w:spacing w:after="120" w:line="300" w:lineRule="auto"/>
        <w:rPr>
          <w:rFonts w:ascii="BIZ UDPゴシック" w:eastAsia="BIZ UDPゴシック" w:hAnsi="BIZ UDPゴシック"/>
        </w:rPr>
      </w:pPr>
      <w:r>
        <w:rPr>
          <w:rFonts w:ascii="BIZ UDPゴシック" w:eastAsia="BIZ UDPゴシック" w:hAnsi="BIZ UDPゴシック"/>
          <w:color w:val="595959"/>
          <w:sz w:val="19"/>
          <w:szCs w:val="19"/>
        </w:rPr>
        <w:t xml:space="preserve">※　当社の会社案内（株式会社アピシウスの承継実績を含みます）</w:t>
      </w:r>
      <w:del w:id="16" w:author="Claude" w:date="2026-09-28T12:00:00Z">
        <w:r>
          <w:rPr>
            <w:rFonts w:ascii="BIZ UDPゴシック" w:eastAsia="BIZ UDPゴシック" w:hAnsi="BIZ UDPゴシック"/>
            <w:color w:val="595959"/>
            <w:sz w:val="19"/>
            <w:szCs w:val="19"/>
          </w:rPr>
          <w:delText>を別紙として添付いたします。</w:delText>
        </w:r>
      </w:del>
      <w:ins w:id="17" w:author="Claude" w:date="2026-09-28T12:00:00Z">
        <w:r>
          <w:rPr>
            <w:rFonts w:ascii="BIZ UDPゴシック" w:eastAsia="BIZ UDPゴシック" w:hAnsi="BIZ UDPゴシック"/>
            <w:color w:val="595959"/>
            <w:sz w:val="19"/>
            <w:szCs w:val="19"/>
          </w:rPr>
          <w:t>を別紙1、2025年9月期の貸借対照表及び損益計算書（抜粋。参考として株式会社アピシウスの2025年12月期を含みます）を別紙2として添付いたします。</w:t>
        </w:r>
      </w:ins>
    </w:p>
    <w:p w14:paraId="169A137F" w14:textId="77777777" w:rsidR="001E3D11" w:rsidRDefault="00ED3457">
      <w:pPr>
        <w:pBdr>
          <w:bottom w:val="single" w:sz="6" w:space="4" w:color="333333"/>
        </w:pBdr>
        <w:spacing w:before="320" w:after="160" w:line="300" w:lineRule="auto"/>
        <w:rPr>
          <w:rFonts w:ascii="BIZ UDPゴシック" w:eastAsia="BIZ UDPゴシック" w:hAnsi="BIZ UDPゴシック"/>
        </w:rPr>
      </w:pPr>
      <w:r>
        <w:rPr>
          <w:rFonts w:ascii="BIZ UDPゴシック" w:eastAsia="BIZ UDPゴシック" w:hAnsi="BIZ UDPゴシック"/>
          <w:b/>
          <w:bCs/>
          <w:sz w:val="22"/>
          <w:szCs w:val="22"/>
        </w:rPr>
        <w:t>2．本件取引に関する意向表明</w:t>
      </w:r>
    </w:p>
    <w:p w14:paraId="2FEAB4E5" w14:textId="77777777" w:rsidR="001E3D11" w:rsidRDefault="00ED3457">
      <w:pPr>
        <w:spacing w:after="160" w:line="300" w:lineRule="auto"/>
        <w:rPr>
          <w:rFonts w:ascii="BIZ UDPゴシック" w:eastAsia="BIZ UDPゴシック" w:hAnsi="BIZ UDPゴシック"/>
        </w:rPr>
      </w:pPr>
      <w:r>
        <w:rPr>
          <w:rFonts w:ascii="BIZ UDPゴシック" w:eastAsia="BIZ UDPゴシック" w:hAnsi="BIZ UDPゴシック"/>
        </w:rPr>
        <w:t>当社は、本ご案内の内容をすべて了承したうえで、本件に強い興味を有しており、対象会社の全株式を譲り受けることを希望いたします。</w:t>
      </w:r>
    </w:p>
    <w:p w14:paraId="5A2A9326" w14:textId="77777777" w:rsidR="001E3D11" w:rsidRDefault="00ED3457">
      <w:pPr>
        <w:spacing w:before="200" w:after="100" w:line="300" w:lineRule="auto"/>
        <w:rPr>
          <w:rFonts w:ascii="BIZ UDPゴシック" w:eastAsia="BIZ UDPゴシック" w:hAnsi="BIZ UDPゴシック"/>
        </w:rPr>
      </w:pPr>
      <w:r>
        <w:rPr>
          <w:rFonts w:ascii="BIZ UDPゴシック" w:eastAsia="BIZ UDPゴシック" w:hAnsi="BIZ UDPゴシック"/>
          <w:b/>
          <w:bCs/>
        </w:rPr>
        <w:t xml:space="preserve">(1) 対象会社に興味・関心を持った理由・背景</w:t>
      </w:r>
    </w:p>
    <w:p w14:paraId="2E5C1077" w14:textId="77777777" w:rsidR="001E3D11" w:rsidRDefault="00ED3457">
      <w:pPr>
        <w:spacing w:after="120" w:line="300" w:lineRule="auto"/>
        <w:rPr>
          <w:rFonts w:ascii="BIZ UDPゴシック" w:eastAsia="BIZ UDPゴシック" w:hAnsi="BIZ UDPゴシック"/>
        </w:rPr>
      </w:pPr>
      <w:r>
        <w:rPr>
          <w:rFonts w:ascii="BIZ UDPゴシック" w:eastAsia="BIZ UDPゴシック" w:hAnsi="BIZ UDPゴシック"/>
        </w:rPr>
        <w:t>当社は、ワインの仕入・流通を本業としつつ、自らもレストランを運営する事業者です。その立場から見たとき、対象会社は国内最高峰のガストロノミーであるにとどまらず、19年連続でミシュラン三つ星を保持してこられた信頼のもとに、正規の仕入先から希少銘柄の配分を継続的に受けてこられた、国内でも稀有な存在であると理解しております。</w:t>
      </w:r>
    </w:p>
    <w:p w14:paraId="1CF08225" w14:textId="77777777" w:rsidR="001E3D11" w:rsidRDefault="00ED3457">
      <w:pPr>
        <w:spacing w:after="120" w:line="300" w:lineRule="auto"/>
        <w:rPr>
          <w:rFonts w:ascii="BIZ UDPゴシック" w:eastAsia="BIZ UDPゴシック" w:hAnsi="BIZ UDPゴシック"/>
        </w:rPr>
      </w:pPr>
      <w:r>
        <w:rPr>
          <w:rFonts w:ascii="BIZ UDPゴシック" w:eastAsia="BIZ UDPゴシック" w:hAnsi="BIZ UDPゴシック"/>
        </w:rPr>
        <w:t>当社が最も強く印象を受けましたのは、数字そのものではなく、その数字を成立させている考え方でした。力を入れるのは料理であり、それ以外には意図的にコストをかけない。やること・やらないことを明確に区分することで、フランス料理店として稀有な利益率を実現しておられる。20年にわたり増収増益を継続し、宣伝費を一度もかけることなくこの水準を築いてこられたことに、当社は深い敬意を抱いております。</w:t>
      </w:r>
    </w:p>
    <w:p w14:paraId="51BD81E8" w14:textId="77777777" w:rsidR="001E3D11" w:rsidRDefault="00ED3457">
      <w:pPr>
        <w:spacing w:after="120" w:line="300" w:lineRule="auto"/>
        <w:rPr>
          <w:rFonts w:ascii="BIZ UDPゴシック" w:eastAsia="BIZ UDPゴシック" w:hAnsi="BIZ UDPゴシック"/>
        </w:rPr>
      </w:pPr>
      <w:r>
        <w:rPr>
          <w:rFonts w:ascii="BIZ UDPゴシック" w:eastAsia="BIZ UDPゴシック" w:hAnsi="BIZ UDPゴシック"/>
        </w:rPr>
        <w:t>ワインを扱う者として、当社は常に一つのことを考えてまいりました。一本のワインは、生産者の畑で生まれ、海を渡り、長い時間をかけて保管され、流通を経て、最後に食卓で開けられたときに初めてその価値を完結させます。当社は創業以来、その道のりのうち仕入・保管・流通を担ってまいりましたが、最後の一皿と一杯が出会う場所については、敬意をもって見つめる立場にございました。対象会社は、その場所の日本における頂点であると考えております。</w:t>
      </w:r>
    </w:p>
    <w:p w14:paraId="6E2D9185" w14:textId="77777777" w:rsidR="001E3D11" w:rsidRDefault="00ED3457">
      <w:pPr>
        <w:spacing w:after="120" w:line="300" w:lineRule="auto"/>
        <w:rPr>
          <w:rFonts w:ascii="BIZ UDPゴシック" w:eastAsia="BIZ UDPゴシック" w:hAnsi="BIZ UDPゴシック"/>
        </w:rPr>
      </w:pPr>
      <w:r>
        <w:rPr>
          <w:rFonts w:ascii="BIZ UDPゴシック" w:eastAsia="BIZ UDPゴシック" w:hAnsi="BIZ UDPゴシック"/>
        </w:rPr>
        <w:t>当社にとって対象会社は、収益を目的として取得する事業であると同時に、日本の食文化として守るべき資産であると考えております。</w:t>
      </w:r>
    </w:p>
    <w:p w14:paraId="65349F43" w14:textId="77777777" w:rsidR="001E3D11" w:rsidRDefault="001E3D11">
      <w:pPr>
        <w:spacing w:after="120" w:line="300" w:lineRule="auto"/>
        <w:rPr>
          <w:rFonts w:ascii="BIZ UDPゴシック" w:eastAsia="BIZ UDPゴシック" w:hAnsi="BIZ UDPゴシック"/>
        </w:rPr>
      </w:pPr>
    </w:p>
    <w:p w14:paraId="2ECEC899" w14:textId="77777777" w:rsidR="001E3D11" w:rsidRDefault="00ED3457">
      <w:pPr>
        <w:spacing w:before="200" w:after="100" w:line="300" w:lineRule="auto"/>
        <w:rPr>
          <w:rFonts w:ascii="BIZ UDPゴシック" w:eastAsia="BIZ UDPゴシック" w:hAnsi="BIZ UDPゴシック"/>
        </w:rPr>
      </w:pPr>
      <w:r>
        <w:rPr>
          <w:rFonts w:ascii="BIZ UDPゴシック" w:eastAsia="BIZ UDPゴシック" w:hAnsi="BIZ UDPゴシック"/>
          <w:b/>
          <w:bCs/>
        </w:rPr>
        <w:t xml:space="preserve">(2) 当社の本件取引の目的</w:t>
      </w:r>
    </w:p>
    <w:p w14:paraId="4DF267B4" w14:textId="77777777" w:rsidR="001E3D11" w:rsidRDefault="00ED3457">
      <w:pPr>
        <w:spacing w:after="100" w:line="300" w:lineRule="auto"/>
        <w:rPr>
          <w:rFonts w:ascii="BIZ UDPゴシック" w:eastAsia="BIZ UDPゴシック" w:hAnsi="BIZ UDPゴシック"/>
        </w:rPr>
      </w:pPr>
      <w:r>
        <w:rPr>
          <w:rFonts w:ascii="BIZ UDPゴシック" w:eastAsia="BIZ UDPゴシック" w:hAnsi="BIZ UDPゴシック"/>
        </w:rPr>
        <w:t>当社の目的は、次の3点に集約されます。</w:t>
      </w:r>
    </w:p>
    <w:p w14:paraId="6781413A" w14:textId="77777777" w:rsidR="001E3D11" w:rsidRDefault="00ED3457">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 xml:space="preserve">① ミシュラン三つ星の維持を最優先に据え、対象会社の現行の事業運営を変更することなく承継する</w:t>
        <w:lastRenderedPageBreak/>
        <w:t>こと。</w:t>
      </w:r>
    </w:p>
    <w:p w14:paraId="64B029EE" w14:textId="77777777" w:rsidR="001E3D11" w:rsidRDefault="00ED3457">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 xml:space="preserve">② 岸田様のご在任期間中に、後継となる料理長を共同で確保し、対象会社を永続的に発展できる体制へ移行させること。</w:t>
      </w:r>
    </w:p>
    <w:p w14:paraId="554583D3" w14:textId="77777777" w:rsidR="001E3D11" w:rsidRDefault="00ED3457">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 xml:space="preserve">③ 岸田様が拡張余地としてお示しになった領域のうち、対象会社の本業と三つ星の維持を損なわないものについて、当社の経営資源をもって実現を支援すること。</w:t>
      </w:r>
    </w:p>
    <w:p w14:paraId="66DF12DC" w14:textId="77777777" w:rsidR="001E3D11" w:rsidRDefault="00ED3457">
      <w:pPr>
        <w:spacing w:after="120" w:line="300" w:lineRule="auto"/>
        <w:rPr>
          <w:rFonts w:ascii="BIZ UDPゴシック" w:eastAsia="BIZ UDPゴシック" w:hAnsi="BIZ UDPゴシック"/>
        </w:rPr>
      </w:pPr>
      <w:r>
        <w:rPr>
          <w:rFonts w:ascii="BIZ UDPゴシック" w:eastAsia="BIZ UDPゴシック" w:hAnsi="BIZ UDPゴシック"/>
        </w:rPr>
        <w:t>当社は、短期的な投資回収や、原価・人件費の削減を目的として本件を検討しているものではありません。また、席数の増加や営業日数の増加による増収も企図しておりません。この点は、本書全体を通じてご確認いただけるものと存じます。</w:t>
      </w:r>
    </w:p>
    <w:p w14:paraId="16E380A1" w14:textId="77777777" w:rsidR="001E3D11" w:rsidRDefault="001E3D11">
      <w:pPr>
        <w:spacing w:after="120" w:line="300" w:lineRule="auto"/>
        <w:rPr>
          <w:rFonts w:ascii="BIZ UDPゴシック" w:eastAsia="BIZ UDPゴシック" w:hAnsi="BIZ UDPゴシック"/>
        </w:rPr>
      </w:pPr>
    </w:p>
    <w:p w14:paraId="30CA59E2" w14:textId="77777777" w:rsidR="001E3D11" w:rsidRDefault="00ED3457">
      <w:pPr>
        <w:spacing w:before="200" w:after="100" w:line="300" w:lineRule="auto"/>
        <w:rPr>
          <w:rFonts w:ascii="BIZ UDPゴシック" w:eastAsia="BIZ UDPゴシック" w:hAnsi="BIZ UDPゴシック"/>
        </w:rPr>
      </w:pPr>
      <w:r>
        <w:rPr>
          <w:rFonts w:ascii="BIZ UDPゴシック" w:eastAsia="BIZ UDPゴシック" w:hAnsi="BIZ UDPゴシック"/>
          <w:b/>
          <w:bCs/>
        </w:rPr>
        <w:t xml:space="preserve">(3) 本件取引を通じて想定されるシナジー効果</w:t>
      </w:r>
    </w:p>
    <w:p w14:paraId="5DE7122F" w14:textId="77777777" w:rsidR="001E3D11" w:rsidRDefault="00ED3457">
      <w:pPr>
        <w:spacing w:after="120" w:line="300" w:lineRule="auto"/>
        <w:rPr>
          <w:rFonts w:ascii="BIZ UDPゴシック" w:eastAsia="BIZ UDPゴシック" w:hAnsi="BIZ UDPゴシック"/>
        </w:rPr>
      </w:pPr>
      <w:r>
        <w:rPr>
          <w:rFonts w:ascii="BIZ UDPゴシック" w:eastAsia="BIZ UDPゴシック" w:hAnsi="BIZ UDPゴシック"/>
        </w:rPr>
        <w:t>面談時にも申し上げましたが、当社は、本件において劇的なシナジーが存在するとは考えておりません。岸田様が築かれた対象会社のブランドと運営は既に完成度が高く、外部から加えられるものは限られております。</w:t>
      </w:r>
    </w:p>
    <w:p w14:paraId="04B1822C" w14:textId="77777777" w:rsidR="001E3D11" w:rsidRDefault="00ED3457">
      <w:pPr>
        <w:spacing w:after="120" w:line="300" w:lineRule="auto"/>
        <w:rPr>
          <w:rFonts w:ascii="BIZ UDPゴシック" w:eastAsia="BIZ UDPゴシック" w:hAnsi="BIZ UDPゴシック"/>
        </w:rPr>
      </w:pPr>
      <w:r>
        <w:rPr>
          <w:rFonts w:ascii="BIZ UDPゴシック" w:eastAsia="BIZ UDPゴシック" w:hAnsi="BIZ UDPゴシック"/>
        </w:rPr>
        <w:t>そのうえで、当社がご提供できると考えているものは、次のとおりです。</w:t>
      </w:r>
    </w:p>
    <w:p w14:paraId="28DB9772" w14:textId="77777777" w:rsidR="001E3D11" w:rsidRDefault="00ED3457">
      <w:pPr>
        <w:spacing w:after="80" w:line="300" w:lineRule="auto"/>
        <w:rPr>
          <w:rFonts w:ascii="BIZ UDPゴシック" w:eastAsia="BIZ UDPゴシック" w:hAnsi="BIZ UDPゴシック"/>
        </w:rPr>
      </w:pPr>
      <w:r>
        <w:rPr>
          <w:rFonts w:ascii="BIZ UDPゴシック" w:eastAsia="BIZ UDPゴシック" w:hAnsi="BIZ UDPゴシック"/>
        </w:rPr>
        <w:t>【対象会社側から見たシナジー】</w:t>
      </w:r>
    </w:p>
    <w:p w14:paraId="0B4DB281" w14:textId="77777777" w:rsidR="001E3D11" w:rsidRDefault="00ED3457">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 xml:space="preserve">① 後継料理長の探索（最優先事項）：</w:t>
      </w:r>
    </w:p>
    <w:p w14:paraId="3EC5BA48" w14:textId="77777777" w:rsidR="001E3D11" w:rsidRDefault="00ED3457">
      <w:pPr>
        <w:spacing w:after="80" w:line="300" w:lineRule="auto"/>
        <w:ind w:left="210" w:firstLine="210"/>
        <w:rPr>
          <w:rFonts w:ascii="BIZ UDPゴシック" w:eastAsia="BIZ UDPゴシック" w:hAnsi="BIZ UDPゴシック"/>
        </w:rPr>
      </w:pPr>
      <w:r>
        <w:rPr>
          <w:rFonts w:ascii="BIZ UDPゴシック" w:eastAsia="BIZ UDPゴシック" w:hAnsi="BIZ UDPゴシック"/>
        </w:rPr>
        <w:t>面談において、3〜4年後に後任となる人材が現時点ではいらっしゃらないこと、候補として現ご在籍の方、卒業生の方、外部からの招聘の3通りをお考えであることを伺いました。当社は、その探索を岸田様とご一緒に行いたいと考えております。当社は株式会社アピシウスにおいてグランメゾンの運営を現に行っており、料理人の方々のネットワークを実務として有しております。加えて、ティエリー・マルクス氏との協業を通じたフランス本国のネットワークも活用可能です。候補者の適否を評価するにあたっては、岸田様のご意見を最も重視いたします。</w:t>
      </w:r>
    </w:p>
    <w:p w14:paraId="42883792" w14:textId="77777777" w:rsidR="001E3D11" w:rsidRDefault="00ED3457">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 xml:space="preserve">② ワインリストの補完：</w:t>
      </w:r>
    </w:p>
    <w:p w14:paraId="7EC8A697" w14:textId="77777777" w:rsidR="001E3D11" w:rsidRDefault="00ED3457">
      <w:pPr>
        <w:spacing w:after="80" w:line="300" w:lineRule="auto"/>
        <w:ind w:left="210" w:firstLine="210"/>
        <w:rPr>
          <w:rFonts w:ascii="BIZ UDPゴシック" w:eastAsia="BIZ UDPゴシック" w:hAnsi="BIZ UDPゴシック"/>
        </w:rPr>
      </w:pPr>
      <w:r>
        <w:rPr>
          <w:rFonts w:ascii="BIZ UDPゴシック" w:eastAsia="BIZ UDPゴシック" w:hAnsi="BIZ UDPゴシック"/>
        </w:rPr>
        <w:t>当社が保有・調達する希少銘柄およびバックヴィンテージを、対象会社のワインリストに補完的に供給いたします。なお、当社が既存の仕入経路の中間に入り、対象会社の仕入原価を引き上げることは一切想定しておりません。正規仕入先との直接取引関係は、対象会社にとってより有利な条件が得られる場合を除き、現状のまま維持されるべきものと考えております。</w:t>
      </w:r>
    </w:p>
    <w:p w14:paraId="72ABE4CA" w14:textId="77777777" w:rsidR="001E3D11" w:rsidRDefault="00ED3457">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 xml:space="preserve">③ 物販の生産能力の確保：</w:t>
      </w:r>
    </w:p>
    <w:p w14:paraId="477515FD" w14:textId="77777777" w:rsidR="001E3D11" w:rsidRDefault="00ED3457">
      <w:pPr>
        <w:spacing w:after="80" w:line="300" w:lineRule="auto"/>
        <w:ind w:left="210" w:firstLine="210"/>
        <w:rPr>
          <w:rFonts w:ascii="BIZ UDPゴシック" w:eastAsia="BIZ UDPゴシック" w:hAnsi="BIZ UDPゴシック"/>
        </w:rPr>
      </w:pPr>
      <w:r>
        <w:rPr>
          <w:rFonts w:ascii="BIZ UDPゴシック" w:eastAsia="BIZ UDPゴシック" w:hAnsi="BIZ UDPゴシック"/>
        </w:rPr>
        <w:t>ご共有いただいた質疑応答により、チーズケーキの売上が年間約7,000万円に達し、需要が供給を大きく上回っている状態であり、当社も直接的にお役に立てる領域であると考えております。当社は自社ECの運営実績を有しており、製造拠点の確保、受注・物流の運営をご提供できます。なお、当社が現に有する輸出入の免許は酒類に係るものであり、洋菓子の輸出について当社が既に許認可を備えているものではございません。海外販売には、輸出先国ごとの要件（乳等を含む製品に係る規制、衛生証明、表示・賞味期限の基準等）への対応と、これに適合する製造拠点の整備が必要となります。当社は、</w:t>
      </w:r>
      <w:del w:id="18" w:author="Claude" w:date="2026-09-28T12:00:00Z">
        <w:r>
          <w:rPr>
            <w:rFonts w:ascii="BIZ UDPゴシック" w:eastAsia="BIZ UDPゴシック" w:hAnsi="BIZ UDPゴシック"/>
          </w:rPr>
          <w:delText>これを当社の負担と責任において準備</w:delText>
        </w:r>
      </w:del>
      <w:ins w:id="19" w:author="Claude" w:date="2026-09-28T12:00:00Z">
        <w:r>
          <w:rPr>
            <w:rFonts w:ascii="BIZ UDPゴシック" w:eastAsia="BIZ UDPゴシック" w:hAnsi="BIZ UDPゴシック"/>
          </w:rPr>
          <w:t>当社が主体となってこれを準備</w:t>
        </w:r>
      </w:ins>
      <w:r>
        <w:rPr>
          <w:rFonts w:ascii="BIZ UDPゴシック" w:eastAsia="BIZ UDPゴシック" w:hAnsi="BIZ UDPゴシック"/>
        </w:rPr>
        <w:t>したうえで着手する考えがございます。</w:t>
      </w:r>
    </w:p>
    <w:p w14:paraId="71D96772" w14:textId="77777777" w:rsidR="001E3D11" w:rsidRDefault="00ED3457">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 xml:space="preserve">④ 顧客情報の資産化：</w:t>
      </w:r>
    </w:p>
    <w:p w14:paraId="3C6266C4" w14:textId="77777777" w:rsidR="001E3D11" w:rsidRDefault="00ED3457">
      <w:pPr>
        <w:spacing w:after="80" w:line="300" w:lineRule="auto"/>
        <w:ind w:left="210" w:firstLine="210"/>
        <w:rPr>
          <w:rFonts w:ascii="BIZ UDPゴシック" w:eastAsia="BIZ UDPゴシック" w:hAnsi="BIZ UDPゴシック"/>
        </w:rPr>
      </w:pPr>
      <w:r>
        <w:rPr>
          <w:rFonts w:ascii="BIZ UDPゴシック" w:eastAsia="BIZ UDPゴシック" w:hAnsi="BIZ UDPゴシック"/>
        </w:rPr>
        <w:lastRenderedPageBreak/>
        <w:t>20年分のご来店・ご注文の情報について、営業現場のオペレーションを変更することなく、参照可能な形に整備いたします。</w:t>
      </w:r>
    </w:p>
    <w:p w14:paraId="260D4BD7" w14:textId="77777777" w:rsidR="001E3D11" w:rsidRDefault="00ED3457">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 xml:space="preserve">⑤ 設備更新・移転への対応：本書3項(4)に記載のとおりです。</w:t>
      </w:r>
    </w:p>
    <w:p w14:paraId="67233A64" w14:textId="77777777" w:rsidR="001E3D11" w:rsidRDefault="001E3D11">
      <w:pPr>
        <w:spacing w:after="60"/>
        <w:rPr>
          <w:rFonts w:ascii="BIZ UDPゴシック" w:eastAsia="BIZ UDPゴシック" w:hAnsi="BIZ UDPゴシック"/>
        </w:rPr>
      </w:pPr>
    </w:p>
    <w:p w14:paraId="4D83EC83" w14:textId="77777777" w:rsidR="001E3D11" w:rsidRDefault="00ED3457">
      <w:pPr>
        <w:spacing w:after="80" w:line="300" w:lineRule="auto"/>
        <w:rPr>
          <w:rFonts w:ascii="BIZ UDPゴシック" w:eastAsia="BIZ UDPゴシック" w:hAnsi="BIZ UDPゴシック"/>
        </w:rPr>
      </w:pPr>
      <w:r>
        <w:rPr>
          <w:rFonts w:ascii="BIZ UDPゴシック" w:eastAsia="BIZ UDPゴシック" w:hAnsi="BIZ UDPゴシック"/>
        </w:rPr>
        <w:t>【当社側から見たシナジー】</w:t>
      </w:r>
    </w:p>
    <w:p w14:paraId="591543CA" w14:textId="77777777" w:rsidR="001E3D11" w:rsidRDefault="00ED3457">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 xml:space="preserve">① 対象会社との資本関係により、当社のワイン仕入における信用および交渉力が向上すること。</w:t>
      </w:r>
    </w:p>
    <w:p w14:paraId="1FD6934C" w14:textId="77777777" w:rsidR="001E3D11" w:rsidRDefault="00ED3457">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 xml:space="preserve">② 当社グループが運営するグランメゾンにおいて、対象会社の人材育成の考え方に学ぶ機会を得られること。</w:t>
      </w:r>
    </w:p>
    <w:p w14:paraId="05DD8834" w14:textId="77777777" w:rsidR="001E3D11" w:rsidRDefault="00ED3457">
      <w:pPr>
        <w:spacing w:after="120" w:line="300" w:lineRule="auto"/>
        <w:rPr>
          <w:rFonts w:ascii="BIZ UDPゴシック" w:eastAsia="BIZ UDPゴシック" w:hAnsi="BIZ UDPゴシック"/>
        </w:rPr>
      </w:pPr>
      <w:r>
        <w:rPr>
          <w:rFonts w:ascii="BIZ UDPゴシック" w:eastAsia="BIZ UDPゴシック" w:hAnsi="BIZ UDPゴシック"/>
        </w:rPr>
        <w:t>当社は、対象会社の仕入・運営に当社の都合を持ち込むことはいたしません。価値は対象会社から当社へ流れるものであり、その逆ではないと考えております。</w:t>
      </w:r>
    </w:p>
    <w:p w14:paraId="1EBEF235" w14:textId="77777777" w:rsidR="001E3D11" w:rsidRDefault="00ED3457">
      <w:pPr>
        <w:spacing w:before="200" w:after="100" w:line="300" w:lineRule="auto"/>
        <w:rPr>
          <w:rFonts w:ascii="BIZ UDPゴシック" w:eastAsia="BIZ UDPゴシック" w:hAnsi="BIZ UDPゴシック"/>
        </w:rPr>
      </w:pPr>
      <w:r>
        <w:rPr>
          <w:rFonts w:ascii="BIZ UDPゴシック" w:eastAsia="BIZ UDPゴシック" w:hAnsi="BIZ UDPゴシック"/>
          <w:b/>
          <w:bCs/>
        </w:rPr>
        <w:t xml:space="preserve">(4) 直接のシナジーを超えて ― 当社が本件に見出している意義</w:t>
      </w:r>
    </w:p>
    <w:p w14:paraId="1E5EA164" w14:textId="77777777" w:rsidR="001E3D11" w:rsidRDefault="00ED3457">
      <w:pPr>
        <w:spacing w:after="120" w:line="300" w:lineRule="auto"/>
        <w:rPr>
          <w:rFonts w:ascii="BIZ UDPゴシック" w:eastAsia="BIZ UDPゴシック" w:hAnsi="BIZ UDPゴシック"/>
        </w:rPr>
      </w:pPr>
      <w:r>
        <w:rPr>
          <w:rFonts w:ascii="BIZ UDPゴシック" w:eastAsia="BIZ UDPゴシック" w:hAnsi="BIZ UDPゴシック"/>
        </w:rPr>
        <w:t>前項のとおり、当社は本件に劇的なシナジーを見込んでおりません。それでもなお当社が本件に強く惹かれる理由を、率直に申し上げます。</w:t>
      </w:r>
    </w:p>
    <w:p w14:paraId="2F622D68" w14:textId="77777777" w:rsidR="001E3D11" w:rsidRDefault="00ED3457">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 xml:space="preserve">① 名店を、閉じることなく、切り売りすることなく、次へつなぐこと：</w:t>
      </w:r>
    </w:p>
    <w:p w14:paraId="6474AB79" w14:textId="77777777" w:rsidR="001E3D11" w:rsidRDefault="00ED3457">
      <w:pPr>
        <w:spacing w:after="80" w:line="300" w:lineRule="auto"/>
        <w:ind w:left="210" w:firstLine="210"/>
        <w:rPr>
          <w:rFonts w:ascii="BIZ UDPゴシック" w:eastAsia="BIZ UDPゴシック" w:hAnsi="BIZ UDPゴシック"/>
        </w:rPr>
      </w:pPr>
      <w:r>
        <w:rPr>
          <w:rFonts w:ascii="BIZ UDPゴシック" w:eastAsia="BIZ UDPゴシック" w:hAnsi="BIZ UDPゴシック"/>
        </w:rPr>
        <w:t>後継の問題を理由に名店が静かに幕を下ろす例を、当社は業界の内側で見てまいりました。あるいは、数年後の売却を前提とする資本に渡り、店の時間軸とは異なる論理で運営される例もございます。当社は、そのいずれでもない道を示したいと考えております。</w:t>
      </w:r>
    </w:p>
    <w:p w14:paraId="6AE31FBD" w14:textId="77777777" w:rsidR="001E3D11" w:rsidRDefault="00ED3457">
      <w:pPr>
        <w:spacing w:after="80" w:line="300" w:lineRule="auto"/>
        <w:ind w:left="210" w:firstLine="210"/>
        <w:rPr>
          <w:rFonts w:ascii="BIZ UDPゴシック" w:eastAsia="BIZ UDPゴシック" w:hAnsi="BIZ UDPゴシック"/>
          <w:b/>
          <w:bCs/>
        </w:rPr>
      </w:pPr>
      <w:r>
        <w:rPr>
          <w:rFonts w:ascii="BIZ UDPゴシック" w:eastAsia="BIZ UDPゴシック" w:hAnsi="BIZ UDPゴシック"/>
          <w:b/>
          <w:bCs/>
        </w:rPr>
        <w:t>当社は対象会社を期限を定めずに保有し、転売は想定しておりません。</w:t>
      </w:r>
    </w:p>
    <w:p w14:paraId="26458D3F" w14:textId="77777777" w:rsidR="001E3D11" w:rsidRDefault="00ED3457">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 xml:space="preserve">② 技術と、その教え方を次の世代へ：</w:t>
      </w:r>
    </w:p>
    <w:p w14:paraId="55487FD4" w14:textId="77777777" w:rsidR="001E3D11" w:rsidRDefault="00ED3457">
      <w:pPr>
        <w:spacing w:after="80" w:line="300" w:lineRule="auto"/>
        <w:ind w:left="210" w:firstLine="210"/>
        <w:rPr>
          <w:rFonts w:ascii="BIZ UDPゴシック" w:eastAsia="BIZ UDPゴシック" w:hAnsi="BIZ UDPゴシック"/>
        </w:rPr>
      </w:pPr>
      <w:r>
        <w:rPr>
          <w:rFonts w:ascii="BIZ UDPゴシック" w:eastAsia="BIZ UDPゴシック" w:hAnsi="BIZ UDPゴシック"/>
        </w:rPr>
        <w:t>岸田様は質疑応答において、高価格帯の料理はほとんどが暗黙知であり、分量ではなく「美味しいとは何か、良い仕事とは何か」を教えなければならず、それを教えられる人は業界全体でもそう多くはない、とお書きになりました。当社は、この一文に本件の核心があると受け止めております。岸田様のご在任の3年間は、当社にとって事業を引き継ぐ期間である以前に、この教えが次の世代へ移っていく時間であると考えております。</w:t>
      </w:r>
    </w:p>
    <w:p w14:paraId="595CCEF7" w14:textId="77777777" w:rsidR="001E3D11" w:rsidRDefault="00ED3457">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 xml:space="preserve">③ 生産者の方々と、働く方々を守ること：</w:t>
      </w:r>
    </w:p>
    <w:p w14:paraId="587CC999" w14:textId="77777777" w:rsidR="001E3D11" w:rsidRDefault="00ED3457">
      <w:pPr>
        <w:spacing w:after="80" w:line="300" w:lineRule="auto"/>
        <w:ind w:left="210" w:firstLine="210"/>
        <w:rPr>
          <w:rFonts w:ascii="BIZ UDPゴシック" w:eastAsia="BIZ UDPゴシック" w:hAnsi="BIZ UDPゴシック"/>
        </w:rPr>
      </w:pPr>
      <w:r>
        <w:rPr>
          <w:rFonts w:ascii="BIZ UDPゴシック" w:eastAsia="BIZ UDPゴシック" w:hAnsi="BIZ UDPゴシック"/>
        </w:rPr>
        <w:t>対象会社が20年以上をかけて築いてこられた生産者の方々とのつながりは、最高の食材を作る方々にとっての最高の出口でもあります。これを途切れさせないこと、そして18名の皆様の雇用と待遇をそのまま守ることは、当社にとって本件の目的そのものです。</w:t>
      </w:r>
    </w:p>
    <w:p w14:paraId="464ED3B0" w14:textId="77777777" w:rsidR="001E3D11" w:rsidRDefault="00ED3457">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 xml:space="preserve">④ 卒業生の方々が帰ってこられる場所として：</w:t>
      </w:r>
    </w:p>
    <w:p w14:paraId="591BF05C" w14:textId="77777777" w:rsidR="001E3D11" w:rsidRDefault="00ED3457">
      <w:pPr>
        <w:spacing w:after="80" w:line="300" w:lineRule="auto"/>
        <w:ind w:left="210" w:firstLine="210"/>
        <w:rPr>
          <w:rFonts w:ascii="BIZ UDPゴシック" w:eastAsia="BIZ UDPゴシック" w:hAnsi="BIZ UDPゴシック"/>
        </w:rPr>
      </w:pPr>
      <w:r>
        <w:rPr>
          <w:rFonts w:ascii="BIZ UDPゴシック" w:eastAsia="BIZ UDPゴシック" w:hAnsi="BIZ UDPゴシック"/>
        </w:rPr>
        <w:t>対象会社は、多くの料理人を独立へと送り出してきた学校でもあります。当社は、アピシウスと対象会社という二つのグランメゾンを通じて、料理人の方々が学び、巣立ち、必要なときには戻ってこられる場所を守りたいと考えております。卒業生の方々とのつながりは、後継の課題においても何より心強い財産であると存じます。</w:t>
      </w:r>
    </w:p>
    <w:p w14:paraId="1FE0E911" w14:textId="77777777" w:rsidR="001E3D11" w:rsidRDefault="00ED3457">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 xml:space="preserve">⑤ 伸ばすということについて：</w:t>
      </w:r>
    </w:p>
    <w:p w14:paraId="1259FD62" w14:textId="77777777" w:rsidR="001E3D11" w:rsidRDefault="00ED3457">
      <w:pPr>
        <w:spacing w:after="80" w:line="300" w:lineRule="auto"/>
        <w:ind w:left="210" w:firstLine="210"/>
        <w:rPr>
          <w:rFonts w:ascii="BIZ UDPゴシック" w:eastAsia="BIZ UDPゴシック" w:hAnsi="BIZ UDPゴシック"/>
        </w:rPr>
      </w:pPr>
      <w:r>
        <w:rPr>
          <w:rFonts w:ascii="BIZ UDPゴシック" w:eastAsia="BIZ UDPゴシック" w:hAnsi="BIZ UDPゴシック"/>
        </w:rPr>
        <w:t>当社は、本店を面談時にお聞きしている範囲以上に大きくすることは考えておりません。伸ばすべきは本店の外側であり、それも岸田様ご自身がお示しになった方向に限ります。需要が供給を大きく</w:t>
        <w:lastRenderedPageBreak/>
        <w:t>上回っているチーズケーキの製造体制、そして岸田様が再現性が高いとお考えの一品特化の業態。こうした本店の外側において、対象会社の考え方をより多くの方にお届けすることが、当社の考える成長です。</w:t>
      </w:r>
    </w:p>
    <w:p w14:paraId="215A41AA" w14:textId="77777777" w:rsidR="001E3D11" w:rsidRDefault="00ED3457">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 xml:space="preserve">⑥ 当社にとっての意味：</w:t>
      </w:r>
    </w:p>
    <w:p w14:paraId="1E95DEEB" w14:textId="77777777" w:rsidR="001E3D11" w:rsidRDefault="00ED3457">
      <w:pPr>
        <w:spacing w:after="80" w:line="300" w:lineRule="auto"/>
        <w:ind w:left="210" w:firstLine="210"/>
        <w:rPr>
          <w:rFonts w:ascii="BIZ UDPゴシック" w:eastAsia="BIZ UDPゴシック" w:hAnsi="BIZ UDPゴシック"/>
        </w:rPr>
      </w:pPr>
      <w:r>
        <w:rPr>
          <w:rFonts w:ascii="BIZ UDPゴシック" w:eastAsia="BIZ UDPゴシック" w:hAnsi="BIZ UDPゴシック"/>
        </w:rPr>
        <w:t>ワインを扱う者にとって、三つ星と歩みをともにすることは、生産者の方々に対する当社自身の信用を高めることにつながります。ただしそれは、対象会社の仕入経路に当社が入ることによってではなく、当社がこの店にふさわしい存在であり続けることによってのみ得られるものと考えております。</w:t>
      </w:r>
    </w:p>
    <w:p w14:paraId="76958DC6" w14:textId="77777777" w:rsidR="001E3D11" w:rsidRDefault="001E3D11">
      <w:pPr>
        <w:spacing w:after="80" w:line="300" w:lineRule="auto"/>
        <w:ind w:left="210" w:firstLine="210"/>
        <w:rPr>
          <w:rFonts w:ascii="BIZ UDPゴシック" w:eastAsia="BIZ UDPゴシック" w:hAnsi="BIZ UDPゴシック"/>
        </w:rPr>
      </w:pPr>
    </w:p>
    <w:p w14:paraId="626CCBCE" w14:textId="77777777" w:rsidR="001E3D11" w:rsidRDefault="00ED3457">
      <w:pPr>
        <w:spacing w:after="120" w:line="300" w:lineRule="auto"/>
        <w:rPr>
          <w:rFonts w:ascii="BIZ UDPゴシック" w:eastAsia="BIZ UDPゴシック" w:hAnsi="BIZ UDPゴシック"/>
        </w:rPr>
      </w:pPr>
      <w:r>
        <w:rPr>
          <w:rFonts w:ascii="BIZ UDPゴシック" w:eastAsia="BIZ UDPゴシック" w:hAnsi="BIZ UDPゴシック"/>
        </w:rPr>
        <w:t>当社にとって本件は、利益を得るための取引である以前に、岸田様が20年をかけて築かれたものを、壊すことなく、次の20年へお預かりする仕事であると考えております。</w:t>
      </w:r>
    </w:p>
    <w:p w14:paraId="02D386D1" w14:textId="77777777" w:rsidR="001E3D11" w:rsidRDefault="00ED3457">
      <w:pPr>
        <w:spacing w:before="200" w:after="100" w:line="300" w:lineRule="auto"/>
        <w:rPr>
          <w:ins w:id="20" w:author="Claude" w:date="2026-09-28T12:00:00Z"/>
          <w:rFonts w:ascii="BIZ UDPゴシック" w:eastAsia="BIZ UDPゴシック" w:hAnsi="BIZ UDPゴシック"/>
        </w:rPr>
      </w:pPr>
      <w:commentRangeStart w:id="21"/>
      <w:ins w:id="22" w:author="Claude" w:date="2026-09-28T12:00:00Z">
        <w:r>
          <w:rPr>
            <w:rFonts w:ascii="BIZ UDPゴシック" w:eastAsia="BIZ UDPゴシック" w:hAnsi="BIZ UDPゴシック"/>
            <w:b/>
            <w:bCs/>
          </w:rPr>
          <w:t xml:space="preserve">(5) 岸田様のご確認事項に対する当社の考え（要旨）</w:t>
        </w:r>
      </w:ins>
      <w:commentRangeEnd w:id="21"/>
      <w:r>
        <w:rPr>
          <w:rStyle w:val="ac"/>
          <w:rFonts w:ascii="BIZ UDPゴシック" w:eastAsia="BIZ UDPゴシック" w:hAnsi="BIZ UDPゴシック"/>
          <w:sz w:val="21"/>
          <w:szCs w:val="21"/>
        </w:rPr>
        <w:commentReference w:id="21"/>
      </w:r>
    </w:p>
    <w:p w14:paraId="5BDACA9F" w14:textId="77777777" w:rsidR="001E3D11" w:rsidRDefault="00ED3457">
      <w:pPr>
        <w:spacing w:after="120" w:line="300" w:lineRule="auto"/>
        <w:rPr>
          <w:ins w:id="23" w:author="Claude" w:date="2026-09-28T12:00:00Z"/>
          <w:rFonts w:ascii="BIZ UDPゴシック" w:eastAsia="BIZ UDPゴシック" w:hAnsi="BIZ UDPゴシック"/>
        </w:rPr>
      </w:pPr>
      <w:ins w:id="24" w:author="Claude" w:date="2026-09-28T12:00:00Z">
        <w:r>
          <w:rPr>
            <w:rFonts w:ascii="BIZ UDPゴシック" w:eastAsia="BIZ UDPゴシック" w:hAnsi="BIZ UDPゴシック"/>
          </w:rPr>
          <w:t>貴社アドバイザーを通じて、岸田様が特にご確認されたい点として5点をお示しいただきました。当社の現時点の考えを要旨として以下にまとめます。詳細は括弧内の各項に記載しております。いずれも現時点の構想であり、具体的な内容と時期は、岸田様と協議のうえ決定させていただきます。</w:t>
        </w:r>
      </w:ins>
    </w:p>
    <w:tbl>
      <w:tblPr>
        <w:tblW w:w="10060" w:type="dxa"/>
        <w:tblLayout w:type="fixed"/>
        <w:tblCellMar>
          <w:top w:w="70" w:type="dxa"/>
          <w:left w:w="110" w:type="dxa"/>
          <w:bottom w:w="70" w:type="dxa"/>
          <w:right w:w="110" w:type="dxa"/>
        </w:tblCellMar>
        <w:tblLook w:val="0000" w:firstRow="0" w:lastRow="0" w:firstColumn="0" w:lastColumn="0" w:noHBand="0" w:noVBand="0"/>
      </w:tblPr>
      <w:tblGrid>
        <w:gridCol w:w="2300"/>
        <w:gridCol w:w="7760"/>
      </w:tblGrid>
      <w:tr w:rsidR="001E3D11" w14:paraId="5CF2B283" w14:textId="77777777">
        <w:trPr>
          <w:cantSplit/>
          <w:ins w:id="25" w:author="Claude" w:date="2026-09-28T12:00:00Z"/>
        </w:trPr>
        <w:tc>
          <w:tcPr>
            <w:tcW w:w="2300" w:type="dxa"/>
            <w:tcBorders>
              <w:top w:val="single" w:sz="4" w:space="0" w:color="BFBFBF"/>
              <w:left w:val="single" w:sz="4" w:space="0" w:color="BFBFBF"/>
              <w:bottom w:val="single" w:sz="4" w:space="0" w:color="BFBFBF"/>
              <w:right w:val="single" w:sz="4" w:space="0" w:color="BFBFBF"/>
            </w:tcBorders>
            <w:shd w:val="clear" w:color="auto" w:fill="F2F2F2"/>
          </w:tcPr>
          <w:p w14:paraId="739C19EE" w14:textId="77777777" w:rsidR="001E3D11" w:rsidRDefault="00ED3457">
            <w:pPr>
              <w:spacing w:line="278" w:lineRule="auto"/>
              <w:rPr>
                <w:ins w:id="26" w:author="Claude" w:date="2026-09-28T12:00:00Z"/>
                <w:rFonts w:ascii="BIZ UDPゴシック" w:eastAsia="BIZ UDPゴシック" w:hAnsi="BIZ UDPゴシック"/>
              </w:rPr>
            </w:pPr>
            <w:ins w:id="27" w:author="Claude" w:date="2026-09-28T12:00:00Z">
              <w:r>
                <w:rPr>
                  <w:rFonts w:ascii="BIZ UDPゴシック" w:eastAsia="BIZ UDPゴシック" w:hAnsi="BIZ UDPゴシック"/>
                  <w:b/>
                  <w:bCs/>
                  <w:sz w:val="19"/>
                  <w:szCs w:val="19"/>
                </w:rPr>
                <w:t>ご確認事項</w:t>
              </w:r>
            </w:ins>
          </w:p>
        </w:tc>
        <w:tc>
          <w:tcPr>
            <w:tcW w:w="7760" w:type="dxa"/>
            <w:tcBorders>
              <w:top w:val="single" w:sz="4" w:space="0" w:color="BFBFBF"/>
              <w:left w:val="single" w:sz="4" w:space="0" w:color="BFBFBF"/>
              <w:bottom w:val="single" w:sz="4" w:space="0" w:color="BFBFBF"/>
              <w:right w:val="single" w:sz="4" w:space="0" w:color="BFBFBF"/>
            </w:tcBorders>
            <w:shd w:val="clear" w:color="auto" w:fill="F2F2F2"/>
          </w:tcPr>
          <w:p w14:paraId="469BAAC2" w14:textId="77777777" w:rsidR="001E3D11" w:rsidRDefault="00ED3457">
            <w:pPr>
              <w:spacing w:line="278" w:lineRule="auto"/>
              <w:rPr>
                <w:ins w:id="28" w:author="Claude" w:date="2026-09-28T12:00:00Z"/>
                <w:rFonts w:ascii="BIZ UDPゴシック" w:eastAsia="BIZ UDPゴシック" w:hAnsi="BIZ UDPゴシック"/>
              </w:rPr>
            </w:pPr>
            <w:ins w:id="29" w:author="Claude" w:date="2026-09-28T12:00:00Z">
              <w:r>
                <w:rPr>
                  <w:rFonts w:ascii="BIZ UDPゴシック" w:eastAsia="BIZ UDPゴシック" w:hAnsi="BIZ UDPゴシック"/>
                  <w:b/>
                  <w:bCs/>
                  <w:sz w:val="19"/>
                  <w:szCs w:val="19"/>
                </w:rPr>
                <w:t>当社の考え</w:t>
              </w:r>
            </w:ins>
          </w:p>
        </w:tc>
      </w:tr>
      <w:tr w:rsidR="001E3D11" w14:paraId="708E7689" w14:textId="77777777">
        <w:trPr>
          <w:cantSplit/>
          <w:ins w:id="30" w:author="Claude" w:date="2026-09-28T12:00:00Z"/>
        </w:trPr>
        <w:tc>
          <w:tcPr>
            <w:tcW w:w="2300" w:type="dxa"/>
            <w:tcBorders>
              <w:top w:val="single" w:sz="4" w:space="0" w:color="BFBFBF"/>
              <w:left w:val="single" w:sz="4" w:space="0" w:color="BFBFBF"/>
              <w:bottom w:val="single" w:sz="4" w:space="0" w:color="BFBFBF"/>
              <w:right w:val="single" w:sz="4" w:space="0" w:color="BFBFBF"/>
            </w:tcBorders>
          </w:tcPr>
          <w:p w14:paraId="65B723DA" w14:textId="77777777" w:rsidR="001E3D11" w:rsidRDefault="00ED3457">
            <w:pPr>
              <w:spacing w:line="278" w:lineRule="auto"/>
              <w:rPr>
                <w:ins w:id="31" w:author="Claude" w:date="2026-09-28T12:00:00Z"/>
                <w:rFonts w:ascii="BIZ UDPゴシック" w:eastAsia="BIZ UDPゴシック" w:hAnsi="BIZ UDPゴシック"/>
              </w:rPr>
            </w:pPr>
            <w:ins w:id="32" w:author="Claude" w:date="2026-09-28T12:00:00Z">
              <w:r>
                <w:rPr>
                  <w:rFonts w:ascii="BIZ UDPゴシック" w:eastAsia="BIZ UDPゴシック" w:hAnsi="BIZ UDPゴシック"/>
                  <w:b/>
                  <w:bCs/>
                  <w:sz w:val="19"/>
                  <w:szCs w:val="19"/>
                </w:rPr>
                <w:t>1．将来的な運営体制</w:t>
              </w:r>
            </w:ins>
          </w:p>
        </w:tc>
        <w:tc>
          <w:tcPr>
            <w:tcW w:w="7760" w:type="dxa"/>
            <w:tcBorders>
              <w:top w:val="single" w:sz="4" w:space="0" w:color="BFBFBF"/>
              <w:left w:val="single" w:sz="4" w:space="0" w:color="BFBFBF"/>
              <w:bottom w:val="single" w:sz="4" w:space="0" w:color="BFBFBF"/>
              <w:right w:val="single" w:sz="4" w:space="0" w:color="BFBFBF"/>
            </w:tcBorders>
          </w:tcPr>
          <w:p w14:paraId="3DE76159" w14:textId="77777777" w:rsidR="001E3D11" w:rsidRDefault="00ED3457">
            <w:pPr>
              <w:spacing w:line="278" w:lineRule="auto"/>
              <w:rPr>
                <w:ins w:id="33" w:author="Claude" w:date="2026-09-28T12:00:00Z"/>
                <w:rFonts w:ascii="BIZ UDPゴシック" w:eastAsia="BIZ UDPゴシック" w:hAnsi="BIZ UDPゴシック"/>
              </w:rPr>
            </w:pPr>
            <w:ins w:id="34" w:author="Claude" w:date="2026-09-28T12:00:00Z">
              <w:r>
                <w:rPr>
                  <w:rFonts w:ascii="BIZ UDPゴシック" w:eastAsia="BIZ UDPゴシック" w:hAnsi="BIZ UDPゴシック"/>
                  <w:sz w:val="19"/>
                  <w:szCs w:val="19"/>
                </w:rPr>
                <w:t>3年間は岸田様に料理とブランドの責任者を担っていただき、その間に後継料理長を共同で選定・育成いたします。その後は後継料理長と支配人を中心とする体制へ段階的に移行し、岸田様には監修の形でお力添えをお願いしたいと考えております。当社は経営管理・資金・人材確保の面から支えます（3項(6)）。</w:t>
              </w:r>
            </w:ins>
          </w:p>
        </w:tc>
      </w:tr>
      <w:tr w:rsidR="001E3D11" w14:paraId="75C9C6AC" w14:textId="77777777">
        <w:trPr>
          <w:cantSplit/>
          <w:ins w:id="35" w:author="Claude" w:date="2026-09-28T12:00:00Z"/>
        </w:trPr>
        <w:tc>
          <w:tcPr>
            <w:tcW w:w="2300" w:type="dxa"/>
            <w:tcBorders>
              <w:top w:val="single" w:sz="4" w:space="0" w:color="BFBFBF"/>
              <w:left w:val="single" w:sz="4" w:space="0" w:color="BFBFBF"/>
              <w:bottom w:val="single" w:sz="4" w:space="0" w:color="BFBFBF"/>
              <w:right w:val="single" w:sz="4" w:space="0" w:color="BFBFBF"/>
            </w:tcBorders>
          </w:tcPr>
          <w:p w14:paraId="2466527E" w14:textId="77777777" w:rsidR="001E3D11" w:rsidRDefault="00ED3457">
            <w:pPr>
              <w:spacing w:line="278" w:lineRule="auto"/>
              <w:rPr>
                <w:ins w:id="36" w:author="Claude" w:date="2026-09-28T12:00:00Z"/>
                <w:rFonts w:ascii="BIZ UDPゴシック" w:eastAsia="BIZ UDPゴシック" w:hAnsi="BIZ UDPゴシック"/>
              </w:rPr>
            </w:pPr>
            <w:ins w:id="37" w:author="Claude" w:date="2026-09-28T12:00:00Z">
              <w:r>
                <w:rPr>
                  <w:rFonts w:ascii="BIZ UDPゴシック" w:eastAsia="BIZ UDPゴシック" w:hAnsi="BIZ UDPゴシック"/>
                  <w:b/>
                  <w:bCs/>
                  <w:sz w:val="19"/>
                  <w:szCs w:val="19"/>
                </w:rPr>
                <w:t>2．譲渡後の岸田様の役割</w:t>
              </w:r>
            </w:ins>
          </w:p>
        </w:tc>
        <w:tc>
          <w:tcPr>
            <w:tcW w:w="7760" w:type="dxa"/>
            <w:tcBorders>
              <w:top w:val="single" w:sz="4" w:space="0" w:color="BFBFBF"/>
              <w:left w:val="single" w:sz="4" w:space="0" w:color="BFBFBF"/>
              <w:bottom w:val="single" w:sz="4" w:space="0" w:color="BFBFBF"/>
              <w:right w:val="single" w:sz="4" w:space="0" w:color="BFBFBF"/>
            </w:tcBorders>
          </w:tcPr>
          <w:p w14:paraId="047774D5" w14:textId="77777777" w:rsidR="001E3D11" w:rsidRDefault="00ED3457">
            <w:pPr>
              <w:spacing w:line="278" w:lineRule="auto"/>
              <w:rPr>
                <w:ins w:id="38" w:author="Claude" w:date="2026-09-28T12:00:00Z"/>
                <w:rFonts w:ascii="BIZ UDPゴシック" w:eastAsia="BIZ UDPゴシック" w:hAnsi="BIZ UDPゴシック"/>
              </w:rPr>
            </w:pPr>
            <w:ins w:id="39" w:author="Claude" w:date="2026-09-28T12:00:00Z">
              <w:r>
                <w:rPr>
                  <w:rFonts w:ascii="BIZ UDPゴシック" w:eastAsia="BIZ UDPゴシック" w:hAnsi="BIZ UDPゴシック"/>
                  <w:sz w:val="19"/>
                  <w:szCs w:val="19"/>
                </w:rPr>
                <w:t>最もお願いしたいのは、本店の料理と品質の維持、および後継者の育成です。本店の多店舗化は行いません。構想としてのブティック店舗および物販（スイーツ）・新業態は、後継料理長の確保後に、味と品質の監修をお願いしたいと考えております。運営の実務は当社が担います（4項(1)）。</w:t>
              </w:r>
            </w:ins>
          </w:p>
        </w:tc>
      </w:tr>
      <w:tr w:rsidR="001E3D11" w14:paraId="4A10FC17" w14:textId="77777777">
        <w:trPr>
          <w:cantSplit/>
          <w:ins w:id="40" w:author="Claude" w:date="2026-09-28T12:00:00Z"/>
        </w:trPr>
        <w:tc>
          <w:tcPr>
            <w:tcW w:w="2300" w:type="dxa"/>
            <w:tcBorders>
              <w:top w:val="single" w:sz="4" w:space="0" w:color="BFBFBF"/>
              <w:left w:val="single" w:sz="4" w:space="0" w:color="BFBFBF"/>
              <w:bottom w:val="single" w:sz="4" w:space="0" w:color="BFBFBF"/>
              <w:right w:val="single" w:sz="4" w:space="0" w:color="BFBFBF"/>
            </w:tcBorders>
          </w:tcPr>
          <w:p w14:paraId="58D7B6A2" w14:textId="77777777" w:rsidR="001E3D11" w:rsidRDefault="00ED3457">
            <w:pPr>
              <w:spacing w:line="278" w:lineRule="auto"/>
              <w:rPr>
                <w:ins w:id="41" w:author="Claude" w:date="2026-09-28T12:00:00Z"/>
                <w:rFonts w:ascii="BIZ UDPゴシック" w:eastAsia="BIZ UDPゴシック" w:hAnsi="BIZ UDPゴシック"/>
              </w:rPr>
            </w:pPr>
            <w:ins w:id="42" w:author="Claude" w:date="2026-09-28T12:00:00Z">
              <w:r>
                <w:rPr>
                  <w:rFonts w:ascii="BIZ UDPゴシック" w:eastAsia="BIZ UDPゴシック" w:hAnsi="BIZ UDPゴシック"/>
                  <w:b/>
                  <w:bCs/>
                  <w:sz w:val="19"/>
                  <w:szCs w:val="19"/>
                </w:rPr>
                <w:t>3．中長期のご関与</w:t>
              </w:r>
            </w:ins>
          </w:p>
        </w:tc>
        <w:tc>
          <w:tcPr>
            <w:tcW w:w="7760" w:type="dxa"/>
            <w:tcBorders>
              <w:top w:val="single" w:sz="4" w:space="0" w:color="BFBFBF"/>
              <w:left w:val="single" w:sz="4" w:space="0" w:color="BFBFBF"/>
              <w:bottom w:val="single" w:sz="4" w:space="0" w:color="BFBFBF"/>
              <w:right w:val="single" w:sz="4" w:space="0" w:color="BFBFBF"/>
            </w:tcBorders>
          </w:tcPr>
          <w:p w14:paraId="66865252" w14:textId="77777777" w:rsidR="001E3D11" w:rsidRDefault="00ED3457">
            <w:pPr>
              <w:spacing w:line="278" w:lineRule="auto"/>
              <w:rPr>
                <w:ins w:id="43" w:author="Claude" w:date="2026-09-28T12:00:00Z"/>
                <w:rFonts w:ascii="BIZ UDPゴシック" w:eastAsia="BIZ UDPゴシック" w:hAnsi="BIZ UDPゴシック"/>
              </w:rPr>
            </w:pPr>
            <w:ins w:id="44" w:author="Claude" w:date="2026-09-28T12:00:00Z">
              <w:del w:id="30016" w:author="Claude" w:date="2026-09-29T09:00:00Z">
                <w:r>
                  <w:rPr>
                    <w:rFonts w:ascii="BIZ UDPゴシック" w:eastAsia="BIZ UDPゴシック" w:hAnsi="BIZ UDPゴシック"/>
                    <w:sz w:val="19"/>
                    <w:szCs w:val="19"/>
                  </w:rPr>
                  <w:delText xml:space="preserve">3年経過後も、監修（メニュー・品質の確認、後継料理長への助言、物販の品質承認）の形で継続していただくことを希望いたします。</w:delText>
                </w:r>
              </w:del>
            </w:ins>
            <w:ins w:id="30017" w:author="Claude" w:date="2026-09-29T09:00:00Z">
              <w:r>
                <w:rPr>
                  <w:rFonts w:ascii="BIZ UDPゴシック" w:eastAsia="BIZ UDPゴシック" w:hAnsi="BIZ UDPゴシック"/>
                  <w:sz w:val="19"/>
                  <w:szCs w:val="19"/>
                </w:rPr>
                <w:t xml:space="preserve">3年経過後も、常勤ではなく非常勤の監修（メニュー・品質の確認、後継料理長への助言、物販の品質承認）の形で、継続してご関与いただくことを希望いたします。</w:t>
              </w:r>
            </w:ins>
            <w:ins w:id="30018" w:author="Claude" w:date="2026-09-28T12:00:00Z">
              <w:r>
                <w:rPr>
                  <w:rFonts w:ascii="BIZ UDPゴシック" w:eastAsia="BIZ UDPゴシック" w:hAnsi="BIZ UDPゴシック"/>
                  <w:sz w:val="19"/>
                  <w:szCs w:val="19"/>
                </w:rPr>
                <w:t xml:space="preserve">期間・頻度・報酬は、岸田様のご意向を最優先に協議させていただきます（4項(1)）。</w:t>
              </w:r>
            </w:ins>
          </w:p>
        </w:tc>
      </w:tr>
      <w:tr w:rsidR="001E3D11" w14:paraId="66631EE0" w14:textId="77777777">
        <w:trPr>
          <w:cantSplit/>
          <w:ins w:id="45" w:author="Claude" w:date="2026-09-28T12:00:00Z"/>
        </w:trPr>
        <w:tc>
          <w:tcPr>
            <w:tcW w:w="2300" w:type="dxa"/>
            <w:tcBorders>
              <w:top w:val="single" w:sz="4" w:space="0" w:color="BFBFBF"/>
              <w:left w:val="single" w:sz="4" w:space="0" w:color="BFBFBF"/>
              <w:bottom w:val="single" w:sz="4" w:space="0" w:color="BFBFBF"/>
              <w:right w:val="single" w:sz="4" w:space="0" w:color="BFBFBF"/>
            </w:tcBorders>
          </w:tcPr>
          <w:p w14:paraId="08A3D234" w14:textId="77777777" w:rsidR="001E3D11" w:rsidRDefault="00ED3457">
            <w:pPr>
              <w:spacing w:line="278" w:lineRule="auto"/>
              <w:rPr>
                <w:ins w:id="46" w:author="Claude" w:date="2026-09-28T12:00:00Z"/>
                <w:rFonts w:ascii="BIZ UDPゴシック" w:eastAsia="BIZ UDPゴシック" w:hAnsi="BIZ UDPゴシック"/>
              </w:rPr>
            </w:pPr>
            <w:ins w:id="47" w:author="Claude" w:date="2026-09-28T12:00:00Z">
              <w:r>
                <w:rPr>
                  <w:rFonts w:ascii="BIZ UDPゴシック" w:eastAsia="BIZ UDPゴシック" w:hAnsi="BIZ UDPゴシック"/>
                  <w:b/>
                  <w:bCs/>
                  <w:sz w:val="19"/>
                  <w:szCs w:val="19"/>
                </w:rPr>
                <w:t>4．成長戦略とスピード感</w:t>
              </w:r>
            </w:ins>
          </w:p>
        </w:tc>
        <w:tc>
          <w:tcPr>
            <w:tcW w:w="7760" w:type="dxa"/>
            <w:tcBorders>
              <w:top w:val="single" w:sz="4" w:space="0" w:color="BFBFBF"/>
              <w:left w:val="single" w:sz="4" w:space="0" w:color="BFBFBF"/>
              <w:bottom w:val="single" w:sz="4" w:space="0" w:color="BFBFBF"/>
              <w:right w:val="single" w:sz="4" w:space="0" w:color="BFBFBF"/>
            </w:tcBorders>
          </w:tcPr>
          <w:p w14:paraId="0FC3D22F" w14:textId="77777777" w:rsidR="001E3D11" w:rsidRDefault="00ED3457">
            <w:pPr>
              <w:spacing w:line="278" w:lineRule="auto"/>
              <w:rPr>
                <w:ins w:id="48" w:author="Claude" w:date="2026-09-28T12:00:00Z"/>
                <w:rFonts w:ascii="BIZ UDPゴシック" w:eastAsia="BIZ UDPゴシック" w:hAnsi="BIZ UDPゴシック"/>
              </w:rPr>
            </w:pPr>
            <w:ins w:id="49" w:author="Claude" w:date="2026-09-28T12:00:00Z">
              <w:r>
                <w:rPr>
                  <w:rFonts w:ascii="BIZ UDPゴシック" w:eastAsia="BIZ UDPゴシック" w:hAnsi="BIZ UDPゴシック"/>
                  <w:sz w:val="19"/>
                  <w:szCs w:val="19"/>
                </w:rPr>
                <w:t>本店は大きくせず、成長は本店の外側で進めます。物販の製造体制、ブティック店舗や一品特化の新業態、海外販売は、いずれも三つ星の維持と後継料理長の確保を前提に、岸田様と協議しながら段階的に進めます。具体的な時期は、状況を見ながら協議のうえ決定いたします（3項(3)）。</w:t>
              </w:r>
            </w:ins>
          </w:p>
        </w:tc>
      </w:tr>
      <w:tr w:rsidR="001E3D11" w14:paraId="33D6EAC8" w14:textId="77777777">
        <w:trPr>
          <w:cantSplit/>
          <w:ins w:id="50" w:author="Claude" w:date="2026-09-28T12:00:00Z"/>
        </w:trPr>
        <w:tc>
          <w:tcPr>
            <w:tcW w:w="2300" w:type="dxa"/>
            <w:tcBorders>
              <w:top w:val="single" w:sz="4" w:space="0" w:color="BFBFBF"/>
              <w:left w:val="single" w:sz="4" w:space="0" w:color="BFBFBF"/>
              <w:bottom w:val="single" w:sz="4" w:space="0" w:color="BFBFBF"/>
              <w:right w:val="single" w:sz="4" w:space="0" w:color="BFBFBF"/>
            </w:tcBorders>
          </w:tcPr>
          <w:p w14:paraId="03A4745C" w14:textId="77777777" w:rsidR="001E3D11" w:rsidRDefault="00ED3457">
            <w:pPr>
              <w:spacing w:line="278" w:lineRule="auto"/>
              <w:rPr>
                <w:ins w:id="51" w:author="Claude" w:date="2026-09-28T12:00:00Z"/>
                <w:rFonts w:ascii="BIZ UDPゴシック" w:eastAsia="BIZ UDPゴシック" w:hAnsi="BIZ UDPゴシック"/>
              </w:rPr>
            </w:pPr>
            <w:ins w:id="52" w:author="Claude" w:date="2026-09-28T12:00:00Z">
              <w:r>
                <w:rPr>
                  <w:rFonts w:ascii="BIZ UDPゴシック" w:eastAsia="BIZ UDPゴシック" w:hAnsi="BIZ UDPゴシック"/>
                  <w:b/>
                  <w:bCs/>
                  <w:sz w:val="19"/>
                  <w:szCs w:val="19"/>
                </w:rPr>
                <w:t>5．経営管理のスタイル</w:t>
              </w:r>
            </w:ins>
          </w:p>
        </w:tc>
        <w:tc>
          <w:tcPr>
            <w:tcW w:w="7760" w:type="dxa"/>
            <w:tcBorders>
              <w:top w:val="single" w:sz="4" w:space="0" w:color="BFBFBF"/>
              <w:left w:val="single" w:sz="4" w:space="0" w:color="BFBFBF"/>
              <w:bottom w:val="single" w:sz="4" w:space="0" w:color="BFBFBF"/>
              <w:right w:val="single" w:sz="4" w:space="0" w:color="BFBFBF"/>
            </w:tcBorders>
          </w:tcPr>
          <w:p w14:paraId="57109FFF" w14:textId="77777777" w:rsidR="001E3D11" w:rsidRDefault="00ED3457">
            <w:pPr>
              <w:spacing w:line="278" w:lineRule="auto"/>
              <w:rPr>
                <w:ins w:id="53" w:author="Claude" w:date="2026-09-28T12:00:00Z"/>
                <w:rFonts w:ascii="BIZ UDPゴシック" w:eastAsia="BIZ UDPゴシック" w:hAnsi="BIZ UDPゴシック"/>
              </w:rPr>
            </w:pPr>
            <w:ins w:id="54" w:author="Claude" w:date="2026-09-28T12:00:00Z">
              <w:r>
                <w:rPr>
                  <w:rFonts w:ascii="BIZ UDPゴシック" w:eastAsia="BIZ UDPゴシック" w:hAnsi="BIZ UDPゴシック"/>
                  <w:sz w:val="19"/>
                  <w:szCs w:val="19"/>
                </w:rPr>
                <w:t>料理・サービス・仕入などの現場の運営は、岸田様と現場の裁量を尊重いたします。当社は定期的な経営会議で月次の損益を共有いただく形で管理し、重要事項は岸田様と事前に協議のうえ取締役会で決定いたします。会議へのご出席は当初はやや多めにお願いし、状況を見てご意見を伺いながら減らしてまいります（3項(6)）。</w:t>
              </w:r>
            </w:ins>
          </w:p>
        </w:tc>
      </w:tr>
    </w:tbl>
    <w:p w14:paraId="56F9B8C5" w14:textId="77777777" w:rsidR="001E3D11" w:rsidRDefault="00ED3457">
      <w:pPr>
        <w:pBdr>
          <w:bottom w:val="single" w:sz="6" w:space="4" w:color="333333"/>
        </w:pBdr>
        <w:spacing w:before="320" w:after="160" w:line="300" w:lineRule="auto"/>
        <w:rPr>
          <w:rFonts w:ascii="BIZ UDPゴシック" w:eastAsia="BIZ UDPゴシック" w:hAnsi="BIZ UDPゴシック"/>
        </w:rPr>
      </w:pPr>
      <w:r>
        <w:rPr>
          <w:rFonts w:ascii="BIZ UDPゴシック" w:eastAsia="BIZ UDPゴシック" w:hAnsi="BIZ UDPゴシック"/>
          <w:b/>
          <w:bCs/>
          <w:sz w:val="22"/>
          <w:szCs w:val="22"/>
        </w:rPr>
        <w:t>3．譲受後の事業運営方針</w:t>
      </w:r>
    </w:p>
    <w:p w14:paraId="45324DA9" w14:textId="77777777" w:rsidR="001E3D11" w:rsidRDefault="00ED3457">
      <w:pPr>
        <w:spacing w:before="200" w:after="100" w:line="300" w:lineRule="auto"/>
        <w:rPr>
          <w:rFonts w:ascii="BIZ UDPゴシック" w:eastAsia="BIZ UDPゴシック" w:hAnsi="BIZ UDPゴシック"/>
        </w:rPr>
      </w:pPr>
      <w:r>
        <w:rPr>
          <w:rFonts w:ascii="BIZ UDPゴシック" w:eastAsia="BIZ UDPゴシック" w:hAnsi="BIZ UDPゴシック"/>
          <w:b/>
          <w:bCs/>
        </w:rPr>
        <w:t xml:space="preserve">(1) 既存事業の方向性</w:t>
      </w:r>
    </w:p>
    <w:p w14:paraId="35DA1C0B" w14:textId="77777777" w:rsidR="001E3D11" w:rsidRDefault="00ED3457">
      <w:pPr>
        <w:spacing w:after="120" w:line="300" w:lineRule="auto"/>
        <w:rPr>
          <w:rFonts w:ascii="BIZ UDPゴシック" w:eastAsia="BIZ UDPゴシック" w:hAnsi="BIZ UDPゴシック"/>
        </w:rPr>
      </w:pPr>
      <w:r>
        <w:rPr>
          <w:rFonts w:ascii="BIZ UDPゴシック" w:eastAsia="BIZ UDPゴシック" w:hAnsi="BIZ UDPゴシック"/>
        </w:rPr>
        <w:t>当社は、2024年6月に取得した株式会社アピシウスにおいて、グランメゾンの承継を実際に経験して</w:t>
        <w:lastRenderedPageBreak/>
        <w:t>おります。そこで得た最も重要な教訓は、店の価値を支えているのは人と長年積み重ねられた運営であり、外部から急いで手を入れるべきではないということです。</w:t>
      </w:r>
    </w:p>
    <w:p w14:paraId="0B72AF10" w14:textId="77777777" w:rsidR="001E3D11" w:rsidRDefault="00ED3457">
      <w:pPr>
        <w:spacing w:after="80" w:line="300" w:lineRule="auto"/>
        <w:rPr>
          <w:rFonts w:ascii="BIZ UDPゴシック" w:eastAsia="BIZ UDPゴシック" w:hAnsi="BIZ UDPゴシック"/>
        </w:rPr>
      </w:pPr>
      <w:r>
        <w:rPr>
          <w:rFonts w:ascii="BIZ UDPゴシック" w:eastAsia="BIZ UDPゴシック" w:hAnsi="BIZ UDPゴシック"/>
        </w:rPr>
        <w:t xml:space="preserve">譲受後3年間は、対象会社の事業運営に事前に岸田様のご意見を伺わずして、実質的な変更を加えないことを基本方針といたします。具体的には、次の各項目について現行を維持いたします。　</w:t>
      </w:r>
    </w:p>
    <w:p w14:paraId="49B29CDA" w14:textId="77777777" w:rsidR="001E3D11" w:rsidRDefault="00ED3457">
      <w:pPr>
        <w:spacing w:after="80" w:line="300" w:lineRule="auto"/>
        <w:ind w:left="440" w:hanging="220"/>
        <w:rPr>
          <w:rFonts w:ascii="BIZ UDPゴシック" w:eastAsia="BIZ UDPゴシック" w:hAnsi="BIZ UDPゴシック"/>
        </w:rPr>
      </w:pPr>
      <w:r>
        <w:rPr>
          <w:rFonts w:ascii="BIZ UDPゴシック" w:eastAsia="BIZ UDPゴシック" w:hAnsi="BIZ UDPゴシック"/>
        </w:rPr>
        <w:t>・料理・メニューの内容および価格帯</w:t>
      </w:r>
    </w:p>
    <w:p w14:paraId="64383F32" w14:textId="77777777" w:rsidR="001E3D11" w:rsidRDefault="00ED3457">
      <w:pPr>
        <w:spacing w:after="80" w:line="300" w:lineRule="auto"/>
        <w:ind w:left="440" w:hanging="220"/>
        <w:rPr>
          <w:rFonts w:ascii="BIZ UDPゴシック" w:eastAsia="BIZ UDPゴシック" w:hAnsi="BIZ UDPゴシック"/>
        </w:rPr>
      </w:pPr>
      <w:r>
        <w:rPr>
          <w:rFonts w:ascii="BIZ UDPゴシック" w:eastAsia="BIZ UDPゴシック" w:hAnsi="BIZ UDPゴシック"/>
        </w:rPr>
        <w:t>・サービス料の料率（現行10%）。変更を検討する場合には、必ず事前に岸田様にご相談いたします。</w:t>
      </w:r>
    </w:p>
    <w:p w14:paraId="5CDD3F7F" w14:textId="77777777" w:rsidR="001E3D11" w:rsidRDefault="00ED3457">
      <w:pPr>
        <w:spacing w:after="80" w:line="300" w:lineRule="auto"/>
        <w:ind w:left="440" w:hanging="220"/>
        <w:rPr>
          <w:rFonts w:ascii="BIZ UDPゴシック" w:eastAsia="BIZ UDPゴシック" w:hAnsi="BIZ UDPゴシック"/>
        </w:rPr>
      </w:pPr>
      <w:r>
        <w:rPr>
          <w:rFonts w:ascii="BIZ UDPゴシック" w:eastAsia="BIZ UDPゴシック" w:hAnsi="BIZ UDPゴシック"/>
        </w:rPr>
        <w:t>・席数（34席）。面談にて、34席が品質を維持できる限界値であり、増席は推奨されない旨のご説明を賜りました。当社は増席を求めません。</w:t>
      </w:r>
    </w:p>
    <w:p w14:paraId="2ED9DF47" w14:textId="77777777" w:rsidR="001E3D11" w:rsidRDefault="00ED3457">
      <w:pPr>
        <w:spacing w:after="80" w:line="300" w:lineRule="auto"/>
        <w:ind w:left="440" w:hanging="220"/>
        <w:rPr>
          <w:rFonts w:ascii="BIZ UDPゴシック" w:eastAsia="BIZ UDPゴシック" w:hAnsi="BIZ UDPゴシック"/>
        </w:rPr>
      </w:pPr>
      <w:r>
        <w:rPr>
          <w:rFonts w:ascii="BIZ UDPゴシック" w:eastAsia="BIZ UDPゴシック" w:hAnsi="BIZ UDPゴシック"/>
        </w:rPr>
        <w:t>・営業日数および休日。当社は営業日数の増加を求めません。</w:t>
      </w:r>
    </w:p>
    <w:p w14:paraId="77576F19" w14:textId="77777777" w:rsidR="001E3D11" w:rsidRDefault="00ED3457">
      <w:pPr>
        <w:spacing w:after="80" w:line="300" w:lineRule="auto"/>
        <w:ind w:left="440" w:hanging="220"/>
        <w:rPr>
          <w:rFonts w:ascii="BIZ UDPゴシック" w:eastAsia="BIZ UDPゴシック" w:hAnsi="BIZ UDPゴシック"/>
        </w:rPr>
      </w:pPr>
      <w:r>
        <w:rPr>
          <w:rFonts w:ascii="BIZ UDPゴシック" w:eastAsia="BIZ UDPゴシック" w:hAnsi="BIZ UDPゴシック"/>
        </w:rPr>
        <w:t>・食材・ワインの仕入先および仕入条件（正規仕入先および契約農家各位との取引関係を含みます）</w:t>
      </w:r>
    </w:p>
    <w:p w14:paraId="704DF6C8" w14:textId="77777777" w:rsidR="001E3D11" w:rsidRDefault="00ED3457">
      <w:pPr>
        <w:spacing w:after="80" w:line="300" w:lineRule="auto"/>
        <w:ind w:left="440" w:hanging="220"/>
        <w:rPr>
          <w:rFonts w:ascii="BIZ UDPゴシック" w:eastAsia="BIZ UDPゴシック" w:hAnsi="BIZ UDPゴシック"/>
        </w:rPr>
      </w:pPr>
      <w:r>
        <w:rPr>
          <w:rFonts w:ascii="BIZ UDPゴシック" w:eastAsia="BIZ UDPゴシック" w:hAnsi="BIZ UDPゴシック"/>
        </w:rPr>
        <w:t>・サービス体制および接客の方針。海外からのご予約の受入れ方針を含め、現行の運用を維持いたします。</w:t>
      </w:r>
    </w:p>
    <w:p w14:paraId="7A015BA7" w14:textId="77777777" w:rsidR="001E3D11" w:rsidRDefault="001E3D11">
      <w:pPr>
        <w:spacing w:after="60"/>
        <w:rPr>
          <w:rFonts w:ascii="BIZ UDPゴシック" w:eastAsia="BIZ UDPゴシック" w:hAnsi="BIZ UDPゴシック"/>
        </w:rPr>
      </w:pPr>
    </w:p>
    <w:p w14:paraId="2125FF65" w14:textId="77777777" w:rsidR="001E3D11" w:rsidRDefault="00ED3457">
      <w:pPr>
        <w:spacing w:after="100" w:line="300" w:lineRule="auto"/>
        <w:rPr>
          <w:rFonts w:ascii="BIZ UDPゴシック" w:eastAsia="BIZ UDPゴシック" w:hAnsi="BIZ UDPゴシック"/>
        </w:rPr>
      </w:pPr>
      <w:r>
        <w:rPr>
          <w:rFonts w:ascii="BIZ UDPゴシック" w:eastAsia="BIZ UDPゴシック" w:hAnsi="BIZ UDPゴシック"/>
        </w:rPr>
        <w:t>三つ星の評価は、これらの要素が一体となって成立しているものと理解しております。当社が最も避けるべきと考えているのは、譲受後の性急な変更によってこの均衡が損なわれることです。</w:t>
      </w:r>
    </w:p>
    <w:p w14:paraId="49C3848E" w14:textId="77777777" w:rsidR="001E3D11" w:rsidRDefault="00ED3457">
      <w:pPr>
        <w:spacing w:before="200" w:after="100" w:line="300" w:lineRule="auto"/>
        <w:rPr>
          <w:rFonts w:ascii="BIZ UDPゴシック" w:eastAsia="BIZ UDPゴシック" w:hAnsi="BIZ UDPゴシック"/>
        </w:rPr>
      </w:pPr>
      <w:r>
        <w:rPr>
          <w:rFonts w:ascii="BIZ UDPゴシック" w:eastAsia="BIZ UDPゴシック" w:hAnsi="BIZ UDPゴシック"/>
          <w:b/>
          <w:bCs/>
        </w:rPr>
        <w:t xml:space="preserve">(2) 料理・ブランドに関する意思決定</w:t>
      </w:r>
    </w:p>
    <w:p w14:paraId="6CC124A2" w14:textId="77777777" w:rsidR="001E3D11" w:rsidRDefault="00ED3457">
      <w:pPr>
        <w:spacing w:after="120" w:line="300" w:lineRule="auto"/>
        <w:rPr>
          <w:rFonts w:ascii="BIZ UDPゴシック" w:eastAsia="BIZ UDPゴシック" w:hAnsi="BIZ UDPゴシック"/>
        </w:rPr>
      </w:pPr>
      <w:r>
        <w:rPr>
          <w:rFonts w:ascii="BIZ UDPゴシック" w:eastAsia="BIZ UDPゴシック" w:hAnsi="BIZ UDPゴシック"/>
        </w:rPr>
        <w:t>ご共有いただいた質疑応答において、料理・ブランドに関する一定の自主性と品質承認プロセスの確保をご要望である旨を拝見いたしました。また、短期間の多店舗化や大量販売はブランド毀損につながるため、本店を守り、別商品・別業態で検証を重ねる進め方が望ましいとのお考えも承知いたしました。</w:t>
      </w:r>
    </w:p>
    <w:p w14:paraId="48A74E04" w14:textId="77777777" w:rsidR="001E3D11" w:rsidRDefault="00ED3457">
      <w:pPr>
        <w:spacing w:after="100" w:line="300" w:lineRule="auto"/>
        <w:rPr>
          <w:rFonts w:ascii="BIZ UDPゴシック" w:eastAsia="BIZ UDPゴシック" w:hAnsi="BIZ UDPゴシック"/>
        </w:rPr>
      </w:pPr>
      <w:r>
        <w:rPr>
          <w:rFonts w:ascii="BIZ UDPゴシック" w:eastAsia="BIZ UDPゴシック" w:hAnsi="BIZ UDPゴシック"/>
        </w:rPr>
        <w:t>当社は、いずれのお考えにも賛同いたします。そのうえで、次の2点を最終契約においてお約束する用意がございます。</w:t>
      </w:r>
    </w:p>
    <w:p w14:paraId="5568D056" w14:textId="77777777" w:rsidR="001E3D11" w:rsidRDefault="00ED3457">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 xml:space="preserve">① 料理、メニュー、価格、食材・ワインの仕入、店舗の意匠その他ブランドに関わる事項につきましては、岸田様ご在任中は岸田様に、ご退任後は後継の料理長に、必ず事前にご相談し、そのご意見を尊重いたします。ご意見と異なる判断をする場合には、事前にその理由をご説明申し上げます。</w:t>
      </w:r>
    </w:p>
    <w:p w14:paraId="310D47C3" w14:textId="77777777" w:rsidR="001E3D11" w:rsidRDefault="00ED3457">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 xml:space="preserve">② カンテサンス本体の多店舗化は行いません。展開は、本店とは切り離した別商品・別業態において、段階的に検証を重ねる方法によります。</w:t>
      </w:r>
    </w:p>
    <w:p w14:paraId="6586D97B" w14:textId="77777777" w:rsidR="001E3D11" w:rsidRDefault="001E3D11">
      <w:pPr>
        <w:spacing w:after="60"/>
        <w:rPr>
          <w:rFonts w:ascii="BIZ UDPゴシック" w:eastAsia="BIZ UDPゴシック" w:hAnsi="BIZ UDPゴシック"/>
        </w:rPr>
      </w:pPr>
    </w:p>
    <w:p w14:paraId="01523521" w14:textId="77777777" w:rsidR="001E3D11" w:rsidRDefault="00ED3457">
      <w:pPr>
        <w:spacing w:after="120" w:line="300" w:lineRule="auto"/>
        <w:rPr>
          <w:rFonts w:ascii="BIZ UDPゴシック" w:eastAsia="BIZ UDPゴシック" w:hAnsi="BIZ UDPゴシック"/>
        </w:rPr>
      </w:pPr>
      <w:r>
        <w:rPr>
          <w:rFonts w:ascii="BIZ UDPゴシック" w:eastAsia="BIZ UDPゴシック" w:hAnsi="BIZ UDPゴシック"/>
        </w:rPr>
        <w:t>あわせて、当社がお約束いたしますのは、①重要な事項は必ず事前にご相談すること、②岸田様のご意見を最も重く受け止めること、③ご意見と異なる判断をする場合には事前にその理由をご説明すること、④ご在任中、明確にご反対された事項を押し切って実施しないこと、の4点でございます。</w:t>
      </w:r>
    </w:p>
    <w:p w14:paraId="49CCE69D" w14:textId="77777777" w:rsidR="001E3D11" w:rsidRDefault="00ED3457">
      <w:pPr>
        <w:spacing w:after="120" w:line="300" w:lineRule="auto"/>
        <w:rPr>
          <w:rFonts w:ascii="BIZ UDPゴシック" w:eastAsia="BIZ UDPゴシック" w:hAnsi="BIZ UDPゴシック"/>
        </w:rPr>
      </w:pPr>
      <w:r>
        <w:rPr>
          <w:rFonts w:ascii="BIZ UDPゴシック" w:eastAsia="BIZ UDPゴシック" w:hAnsi="BIZ UDPゴシック"/>
        </w:rPr>
        <w:t>そもそも、前記(1)のとおり当社は譲受後3年間、料理・価格・席数・営業日数・仕入先・サービス体制のいずれについても現行を維持することを基本方針としており、これらについて当社から変更をご提案する場面自体を想定しておりません。価額の算定においても、値上げ・増席・営業日数の増加による増収を一切織り込んでおりません（本書7項）。</w:t>
      </w:r>
    </w:p>
    <w:p w14:paraId="54B7F4A5" w14:textId="77777777" w:rsidR="001E3D11" w:rsidRDefault="00ED3457">
      <w:pPr>
        <w:spacing w:before="200" w:after="100" w:line="300" w:lineRule="auto"/>
        <w:rPr>
          <w:rFonts w:ascii="BIZ UDPゴシック" w:eastAsia="BIZ UDPゴシック" w:hAnsi="BIZ UDPゴシック"/>
        </w:rPr>
      </w:pPr>
      <w:r>
        <w:rPr>
          <w:rFonts w:ascii="BIZ UDPゴシック" w:eastAsia="BIZ UDPゴシック" w:hAnsi="BIZ UDPゴシック"/>
          <w:b/>
          <w:bCs/>
        </w:rPr>
        <w:t xml:space="preserve">(3) 企業価値向上施策</w:t>
      </w:r>
    </w:p>
    <w:p w14:paraId="30313A8E" w14:textId="77777777" w:rsidR="001E3D11" w:rsidRDefault="00ED3457">
      <w:pPr>
        <w:spacing w:after="100" w:line="300" w:lineRule="auto"/>
        <w:rPr>
          <w:rFonts w:ascii="BIZ UDPゴシック" w:eastAsia="BIZ UDPゴシック" w:hAnsi="BIZ UDPゴシック"/>
        </w:rPr>
      </w:pPr>
      <w:r>
        <w:rPr>
          <w:rFonts w:ascii="BIZ UDPゴシック" w:eastAsia="BIZ UDPゴシック" w:hAnsi="BIZ UDPゴシック"/>
        </w:rPr>
        <w:t>いずれも、着手前に岸田様にご相談し、ご意見を伺ったうえで進めます。三つ星の維持と両立しない施</w:t>
        <w:lastRenderedPageBreak/>
        <w:t>策は行いません。</w:t>
      </w:r>
    </w:p>
    <w:p w14:paraId="6BA0208A" w14:textId="77777777" w:rsidR="001E3D11" w:rsidRDefault="00ED3457">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 xml:space="preserve">① 後継料理長の探索（最優先事項）：</w:t>
      </w:r>
    </w:p>
    <w:p w14:paraId="790D4EDB" w14:textId="77777777" w:rsidR="001E3D11" w:rsidRDefault="00ED3457">
      <w:pPr>
        <w:spacing w:after="80" w:line="300" w:lineRule="auto"/>
        <w:ind w:left="210" w:firstLine="210"/>
        <w:rPr>
          <w:rFonts w:ascii="BIZ UDPゴシック" w:eastAsia="BIZ UDPゴシック" w:hAnsi="BIZ UDPゴシック"/>
        </w:rPr>
      </w:pPr>
      <w:r>
        <w:rPr>
          <w:rFonts w:ascii="BIZ UDPゴシック" w:eastAsia="BIZ UDPゴシック" w:hAnsi="BIZ UDPゴシック"/>
        </w:rPr>
        <w:t>岸田様のご在任3年間のうちに、現ご在籍の方、卒業生の方、外部からの招聘という3つの選択肢を並行して検討し、最も適任の方を共同で選定いたします。当社は候補者の探索と交渉を実務として担当いたします。適否の評価にあたっては岸田様のご意見を最も重視いたしますが、選定の決定は岸田様と当社の意見を揃えて行うことを希望いたします。</w:t>
      </w:r>
    </w:p>
    <w:p w14:paraId="0E972A29" w14:textId="77777777" w:rsidR="001E3D11" w:rsidRDefault="00ED3457">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 xml:space="preserve">② 物販の拡大：</w:t>
      </w:r>
    </w:p>
    <w:p w14:paraId="58393172" w14:textId="77777777" w:rsidR="001E3D11" w:rsidRDefault="00ED3457">
      <w:pPr>
        <w:spacing w:after="80" w:line="300" w:lineRule="auto"/>
        <w:ind w:left="210" w:firstLine="210"/>
        <w:rPr>
          <w:rFonts w:ascii="BIZ UDPゴシック" w:eastAsia="BIZ UDPゴシック" w:hAnsi="BIZ UDPゴシック"/>
        </w:rPr>
      </w:pPr>
      <w:r>
        <w:rPr>
          <w:rFonts w:ascii="BIZ UDPゴシック" w:eastAsia="BIZ UDPゴシック" w:hAnsi="BIZ UDPゴシック"/>
        </w:rPr>
        <w:t>面談において、対象会社で製造されたものと工場で製造されたものが併存し、後者が劣化版として受け取られる事態を避けるべきというお考えを伺いました。当社も同意見です。したがって二系統の製造は行わず、レストランの厨房から切り離した専用の製造拠点を単一の供給源として設けることを想定しております。レストランの生産能力を物販に割いている現状を解消すること自体が、厨房の負担軽減にもつながるものと考えております。海外販売は、国内の製造体制が整い、かつ輸出先国ごとの規制対応が完了した段階で着手いたします。当社の越境ECおよび海外発送の運営基盤を用いますが、洋菓子の輸出に係る許認可は当社が現に有するものではなく、</w:t>
      </w:r>
      <w:del w:id="55" w:author="Claude" w:date="2026-09-28T12:00:00Z">
        <w:r>
          <w:rPr>
            <w:rFonts w:ascii="BIZ UDPゴシック" w:eastAsia="BIZ UDPゴシック" w:hAnsi="BIZ UDPゴシック"/>
          </w:rPr>
          <w:delText>その取得および整備は当社の負担で行います。</w:delText>
        </w:r>
      </w:del>
      <w:ins w:id="56" w:author="Claude" w:date="2026-09-28T12:00:00Z">
        <w:r>
          <w:rPr>
            <w:rFonts w:ascii="BIZ UDPゴシック" w:eastAsia="BIZ UDPゴシック" w:hAnsi="BIZ UDPゴシック"/>
          </w:rPr>
          <w:t>その取得および整備は当社が主体となって進めます。</w:t>
        </w:r>
      </w:ins>
    </w:p>
    <w:p w14:paraId="252AD85A" w14:textId="77777777" w:rsidR="001E3D11" w:rsidRDefault="00ED3457">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 xml:space="preserve">③ 顧客情報のデジタル化：</w:t>
      </w:r>
    </w:p>
    <w:p w14:paraId="77BACAC9" w14:textId="77777777" w:rsidR="001E3D11" w:rsidRDefault="00ED3457">
      <w:pPr>
        <w:spacing w:after="80" w:line="300" w:lineRule="auto"/>
        <w:ind w:left="210" w:firstLine="210"/>
        <w:rPr>
          <w:rFonts w:ascii="BIZ UDPゴシック" w:eastAsia="BIZ UDPゴシック" w:hAnsi="BIZ UDPゴシック"/>
        </w:rPr>
      </w:pPr>
      <w:r>
        <w:rPr>
          <w:rFonts w:ascii="BIZ UDPゴシック" w:eastAsia="BIZ UDPゴシック" w:hAnsi="BIZ UDPゴシック"/>
        </w:rPr>
        <w:t>ご来店履歴・ご注文履歴を参照可能な形に整備いたします。営業現場の運用は変更いたしません。ワイン愛好家のお客様のうちご希望される方には、ご本人の同意を得たうえで、当社グループのメンバーシップサービスをご案内したいと考えております。</w:t>
      </w:r>
    </w:p>
    <w:p w14:paraId="540275E8" w14:textId="77777777" w:rsidR="001E3D11" w:rsidRDefault="00ED3457">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 xml:space="preserve">④ ワインリストの拡充：</w:t>
      </w:r>
    </w:p>
    <w:p w14:paraId="7D722CE7" w14:textId="77777777" w:rsidR="001E3D11" w:rsidRDefault="00ED3457">
      <w:pPr>
        <w:spacing w:after="80" w:line="300" w:lineRule="auto"/>
        <w:ind w:left="210" w:firstLine="210"/>
        <w:rPr>
          <w:rFonts w:ascii="BIZ UDPゴシック" w:eastAsia="BIZ UDPゴシック" w:hAnsi="BIZ UDPゴシック"/>
        </w:rPr>
      </w:pPr>
      <w:r>
        <w:rPr>
          <w:rFonts w:ascii="BIZ UDPゴシック" w:eastAsia="BIZ UDPゴシック" w:hAnsi="BIZ UDPゴシック"/>
        </w:rPr>
        <w:t>当社の調達網を通じ、現行の仕入経路を補完する形でリストを厚くいたします。</w:t>
      </w:r>
    </w:p>
    <w:p w14:paraId="2031A224" w14:textId="77777777" w:rsidR="001E3D11" w:rsidRDefault="00ED3457">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 xml:space="preserve">⑤ 中長期のブランド展開：</w:t>
      </w:r>
    </w:p>
    <w:p w14:paraId="2B25FB3F" w14:textId="77777777" w:rsidR="001E3D11" w:rsidRDefault="00ED3457">
      <w:pPr>
        <w:spacing w:after="80" w:line="300" w:lineRule="auto"/>
        <w:ind w:left="210" w:firstLine="210"/>
        <w:rPr>
          <w:rFonts w:ascii="BIZ UDPゴシック" w:eastAsia="BIZ UDPゴシック" w:hAnsi="BIZ UDPゴシック"/>
        </w:rPr>
      </w:pPr>
      <w:r>
        <w:rPr>
          <w:rFonts w:ascii="BIZ UDPゴシック" w:eastAsia="BIZ UDPゴシック" w:hAnsi="BIZ UDPゴシック"/>
        </w:rPr>
        <w:t>カフェ・デザート業態等への展開は、人材育成が前提であると伺っております。後継料理長の確保が完了し、岸田様に時間的な余裕が生じた段階で、改めてご相談させていただきます。</w:t>
      </w:r>
    </w:p>
    <w:p w14:paraId="6B247441" w14:textId="77777777" w:rsidR="001E3D11" w:rsidRDefault="001E3D11">
      <w:pPr>
        <w:spacing w:after="60"/>
        <w:rPr>
          <w:rFonts w:ascii="BIZ UDPゴシック" w:eastAsia="BIZ UDPゴシック" w:hAnsi="BIZ UDPゴシック"/>
        </w:rPr>
      </w:pPr>
    </w:p>
    <w:p w14:paraId="708CCFAE" w14:textId="77777777" w:rsidR="001E3D11" w:rsidRDefault="00ED3457">
      <w:pPr>
        <w:spacing w:after="120" w:line="300" w:lineRule="auto"/>
        <w:rPr>
          <w:rFonts w:ascii="BIZ UDPゴシック" w:eastAsia="BIZ UDPゴシック" w:hAnsi="BIZ UDPゴシック"/>
        </w:rPr>
      </w:pPr>
      <w:r>
        <w:rPr>
          <w:rFonts w:ascii="BIZ UDPゴシック" w:eastAsia="BIZ UDPゴシック" w:hAnsi="BIZ UDPゴシック"/>
        </w:rPr>
        <w:t>面談において、岸田様が現場を離れることは望ましくなく、横展開の打合せはオンラインまたはご来店の形が望ましい旨のご示唆を賜りました。スタッフの皆様が混乱されないことを最優先とするそのお考えに、当社は全面的に賛同いたします。</w:t>
      </w:r>
    </w:p>
    <w:p w14:paraId="65083FF8" w14:textId="77777777" w:rsidR="001E3D11" w:rsidRDefault="00ED3457">
      <w:pPr>
        <w:spacing w:after="120" w:line="300" w:lineRule="auto"/>
        <w:rPr>
          <w:ins w:id="57" w:author="Claude" w:date="2026-09-28T12:00:00Z"/>
          <w:rFonts w:ascii="BIZ UDPゴシック" w:eastAsia="BIZ UDPゴシック" w:hAnsi="BIZ UDPゴシック"/>
        </w:rPr>
      </w:pPr>
      <w:ins w:id="58" w:author="Claude" w:date="2026-09-28T12:00:00Z">
        <w:r>
          <w:rPr>
            <w:rFonts w:ascii="BIZ UDPゴシック" w:eastAsia="BIZ UDPゴシック" w:hAnsi="BIZ UDPゴシック"/>
          </w:rPr>
          <w:t>成長施策の構想と進め方は、現時点で次のとおり考えております。</w:t>
        </w:r>
      </w:ins>
    </w:p>
    <w:tbl>
      <w:tblPr>
        <w:tblW w:w="9200" w:type="dxa"/>
        <w:tblLayout w:type="fixed"/>
        <w:tblCellMar>
          <w:top w:w="70" w:type="dxa"/>
          <w:left w:w="110" w:type="dxa"/>
          <w:bottom w:w="70" w:type="dxa"/>
          <w:right w:w="110" w:type="dxa"/>
        </w:tblCellMar>
        <w:tblLook w:val="0000" w:firstRow="0" w:lastRow="0" w:firstColumn="0" w:lastColumn="0" w:noHBand="0" w:noVBand="0"/>
      </w:tblPr>
      <w:tblGrid>
        <w:gridCol w:w="1657"/>
        <w:gridCol w:w="2473"/>
        <w:gridCol w:w="5070"/>
      </w:tblGrid>
      <w:tr w:rsidR="001E3D11" w14:paraId="2BEE67B5" w14:textId="77777777">
        <w:trPr>
          <w:cantSplit/>
          <w:ins w:id="59" w:author="Claude" w:date="2026-09-28T12:00:00Z"/>
        </w:trPr>
        <w:tc>
          <w:tcPr>
            <w:tcW w:w="1800" w:type="dxa"/>
            <w:tcBorders>
              <w:top w:val="single" w:sz="4" w:space="0" w:color="BFBFBF"/>
              <w:left w:val="single" w:sz="4" w:space="0" w:color="BFBFBF"/>
              <w:bottom w:val="single" w:sz="4" w:space="0" w:color="BFBFBF"/>
              <w:right w:val="single" w:sz="4" w:space="0" w:color="BFBFBF"/>
            </w:tcBorders>
            <w:shd w:val="clear" w:color="auto" w:fill="F2F2F2"/>
          </w:tcPr>
          <w:p w14:paraId="088AED61" w14:textId="77777777" w:rsidR="001E3D11" w:rsidRDefault="00ED3457">
            <w:pPr>
              <w:spacing w:line="278" w:lineRule="auto"/>
              <w:rPr>
                <w:ins w:id="60" w:author="Claude" w:date="2026-09-28T12:00:00Z"/>
                <w:rFonts w:ascii="BIZ UDPゴシック" w:eastAsia="BIZ UDPゴシック" w:hAnsi="BIZ UDPゴシック"/>
              </w:rPr>
            </w:pPr>
            <w:ins w:id="61" w:author="Claude" w:date="2026-09-28T12:00:00Z">
              <w:r>
                <w:rPr>
                  <w:rFonts w:ascii="BIZ UDPゴシック" w:eastAsia="BIZ UDPゴシック" w:hAnsi="BIZ UDPゴシック"/>
                  <w:b/>
                  <w:bCs/>
                  <w:sz w:val="19"/>
                  <w:szCs w:val="19"/>
                </w:rPr>
                <w:t>領域</w:t>
              </w:r>
            </w:ins>
          </w:p>
        </w:tc>
        <w:tc>
          <w:tcPr>
            <w:tcW w:w="2700" w:type="dxa"/>
            <w:tcBorders>
              <w:top w:val="single" w:sz="4" w:space="0" w:color="BFBFBF"/>
              <w:left w:val="single" w:sz="4" w:space="0" w:color="BFBFBF"/>
              <w:bottom w:val="single" w:sz="4" w:space="0" w:color="BFBFBF"/>
              <w:right w:val="single" w:sz="4" w:space="0" w:color="BFBFBF"/>
            </w:tcBorders>
            <w:shd w:val="clear" w:color="auto" w:fill="F2F2F2"/>
          </w:tcPr>
          <w:p w14:paraId="54C16560" w14:textId="77777777" w:rsidR="001E3D11" w:rsidRDefault="00ED3457">
            <w:pPr>
              <w:spacing w:line="278" w:lineRule="auto"/>
              <w:rPr>
                <w:ins w:id="62" w:author="Claude" w:date="2026-09-28T12:00:00Z"/>
                <w:rFonts w:ascii="BIZ UDPゴシック" w:eastAsia="BIZ UDPゴシック" w:hAnsi="BIZ UDPゴシック"/>
              </w:rPr>
            </w:pPr>
            <w:ins w:id="63" w:author="Claude" w:date="2026-09-28T12:00:00Z">
              <w:r>
                <w:rPr>
                  <w:rFonts w:ascii="BIZ UDPゴシック" w:eastAsia="BIZ UDPゴシック" w:hAnsi="BIZ UDPゴシック"/>
                  <w:b/>
                  <w:bCs/>
                  <w:sz w:val="19"/>
                  <w:szCs w:val="19"/>
                </w:rPr>
                <w:t>進め方</w:t>
              </w:r>
            </w:ins>
          </w:p>
        </w:tc>
        <w:tc>
          <w:tcPr>
            <w:tcW w:w="5560" w:type="dxa"/>
            <w:tcBorders>
              <w:top w:val="single" w:sz="4" w:space="0" w:color="BFBFBF"/>
              <w:left w:val="single" w:sz="4" w:space="0" w:color="BFBFBF"/>
              <w:bottom w:val="single" w:sz="4" w:space="0" w:color="BFBFBF"/>
              <w:right w:val="single" w:sz="4" w:space="0" w:color="BFBFBF"/>
            </w:tcBorders>
            <w:shd w:val="clear" w:color="auto" w:fill="F2F2F2"/>
          </w:tcPr>
          <w:p w14:paraId="1A5AE420" w14:textId="77777777" w:rsidR="001E3D11" w:rsidRDefault="00ED3457">
            <w:pPr>
              <w:spacing w:line="278" w:lineRule="auto"/>
              <w:rPr>
                <w:ins w:id="64" w:author="Claude" w:date="2026-09-28T12:00:00Z"/>
                <w:rFonts w:ascii="BIZ UDPゴシック" w:eastAsia="BIZ UDPゴシック" w:hAnsi="BIZ UDPゴシック"/>
              </w:rPr>
            </w:pPr>
            <w:ins w:id="65" w:author="Claude" w:date="2026-09-28T12:00:00Z">
              <w:r>
                <w:rPr>
                  <w:rFonts w:ascii="BIZ UDPゴシック" w:eastAsia="BIZ UDPゴシック" w:hAnsi="BIZ UDPゴシック"/>
                  <w:b/>
                  <w:bCs/>
                  <w:sz w:val="19"/>
                  <w:szCs w:val="19"/>
                </w:rPr>
                <w:t>構想</w:t>
              </w:r>
            </w:ins>
          </w:p>
        </w:tc>
      </w:tr>
      <w:tr w:rsidR="001E3D11" w14:paraId="605CF766" w14:textId="77777777">
        <w:trPr>
          <w:cantSplit/>
          <w:ins w:id="66" w:author="Claude" w:date="2026-09-28T12:00:00Z"/>
        </w:trPr>
        <w:tc>
          <w:tcPr>
            <w:tcW w:w="1800" w:type="dxa"/>
            <w:tcBorders>
              <w:top w:val="single" w:sz="4" w:space="0" w:color="BFBFBF"/>
              <w:left w:val="single" w:sz="4" w:space="0" w:color="BFBFBF"/>
              <w:bottom w:val="single" w:sz="4" w:space="0" w:color="BFBFBF"/>
              <w:right w:val="single" w:sz="4" w:space="0" w:color="BFBFBF"/>
            </w:tcBorders>
          </w:tcPr>
          <w:p w14:paraId="740D5A8D" w14:textId="77777777" w:rsidR="001E3D11" w:rsidRDefault="00ED3457">
            <w:pPr>
              <w:spacing w:line="278" w:lineRule="auto"/>
              <w:rPr>
                <w:ins w:id="67" w:author="Claude" w:date="2026-09-28T12:00:00Z"/>
                <w:rFonts w:ascii="BIZ UDPゴシック" w:eastAsia="BIZ UDPゴシック" w:hAnsi="BIZ UDPゴシック"/>
              </w:rPr>
            </w:pPr>
            <w:ins w:id="68" w:author="Claude" w:date="2026-09-28T12:00:00Z">
              <w:r>
                <w:rPr>
                  <w:rFonts w:ascii="BIZ UDPゴシック" w:eastAsia="BIZ UDPゴシック" w:hAnsi="BIZ UDPゴシック"/>
                  <w:b/>
                  <w:bCs/>
                  <w:sz w:val="19"/>
                  <w:szCs w:val="19"/>
                </w:rPr>
                <w:t>新規店舗</w:t>
              </w:r>
            </w:ins>
          </w:p>
        </w:tc>
        <w:tc>
          <w:tcPr>
            <w:tcW w:w="2700" w:type="dxa"/>
            <w:tcBorders>
              <w:top w:val="single" w:sz="4" w:space="0" w:color="BFBFBF"/>
              <w:left w:val="single" w:sz="4" w:space="0" w:color="BFBFBF"/>
              <w:bottom w:val="single" w:sz="4" w:space="0" w:color="BFBFBF"/>
              <w:right w:val="single" w:sz="4" w:space="0" w:color="BFBFBF"/>
            </w:tcBorders>
          </w:tcPr>
          <w:p w14:paraId="3F57BE38" w14:textId="77777777" w:rsidR="001E3D11" w:rsidRDefault="00ED3457">
            <w:pPr>
              <w:spacing w:line="278" w:lineRule="auto"/>
              <w:rPr>
                <w:ins w:id="69" w:author="Claude" w:date="2026-09-28T12:00:00Z"/>
                <w:rFonts w:ascii="BIZ UDPゴシック" w:eastAsia="BIZ UDPゴシック" w:hAnsi="BIZ UDPゴシック"/>
              </w:rPr>
            </w:pPr>
            <w:ins w:id="70" w:author="Claude" w:date="2026-09-28T12:00:00Z">
              <w:r>
                <w:rPr>
                  <w:rFonts w:ascii="BIZ UDPゴシック" w:eastAsia="BIZ UDPゴシック" w:hAnsi="BIZ UDPゴシック"/>
                  <w:sz w:val="19"/>
                  <w:szCs w:val="19"/>
                </w:rPr>
                <w:t>後継料理長の確保後、物販と並行して検討</w:t>
              </w:r>
            </w:ins>
          </w:p>
        </w:tc>
        <w:tc>
          <w:tcPr>
            <w:tcW w:w="5560" w:type="dxa"/>
            <w:tcBorders>
              <w:top w:val="single" w:sz="4" w:space="0" w:color="BFBFBF"/>
              <w:left w:val="single" w:sz="4" w:space="0" w:color="BFBFBF"/>
              <w:bottom w:val="single" w:sz="4" w:space="0" w:color="BFBFBF"/>
              <w:right w:val="single" w:sz="4" w:space="0" w:color="BFBFBF"/>
            </w:tcBorders>
          </w:tcPr>
          <w:p w14:paraId="242952DF" w14:textId="77777777" w:rsidR="001E3D11" w:rsidRDefault="00ED3457">
            <w:pPr>
              <w:spacing w:line="278" w:lineRule="auto"/>
              <w:rPr>
                <w:ins w:id="71" w:author="Claude" w:date="2026-09-28T12:00:00Z"/>
                <w:rFonts w:ascii="BIZ UDPゴシック" w:eastAsia="BIZ UDPゴシック" w:hAnsi="BIZ UDPゴシック"/>
              </w:rPr>
            </w:pPr>
            <w:ins w:id="72" w:author="Claude" w:date="2026-09-28T12:00:00Z">
              <w:r>
                <w:rPr>
                  <w:rFonts w:ascii="BIZ UDPゴシック" w:eastAsia="BIZ UDPゴシック" w:hAnsi="BIZ UDPゴシック"/>
                  <w:sz w:val="19"/>
                  <w:szCs w:val="19"/>
                </w:rPr>
                <w:t>本店と同じレストランの多店舗化は行いません。構想としては、スイーツ等の物販と連動したブティック店舗を検討いたします。</w:t>
              </w:r>
            </w:ins>
          </w:p>
        </w:tc>
      </w:tr>
      <w:tr w:rsidR="001E3D11" w14:paraId="5ADFD22D" w14:textId="77777777">
        <w:trPr>
          <w:cantSplit/>
          <w:ins w:id="73" w:author="Claude" w:date="2026-09-28T12:00:00Z"/>
        </w:trPr>
        <w:tc>
          <w:tcPr>
            <w:tcW w:w="1800" w:type="dxa"/>
            <w:tcBorders>
              <w:top w:val="single" w:sz="4" w:space="0" w:color="BFBFBF"/>
              <w:left w:val="single" w:sz="4" w:space="0" w:color="BFBFBF"/>
              <w:bottom w:val="single" w:sz="4" w:space="0" w:color="BFBFBF"/>
              <w:right w:val="single" w:sz="4" w:space="0" w:color="BFBFBF"/>
            </w:tcBorders>
          </w:tcPr>
          <w:p w14:paraId="698BDB58" w14:textId="77777777" w:rsidR="001E3D11" w:rsidRDefault="00ED3457">
            <w:pPr>
              <w:spacing w:line="278" w:lineRule="auto"/>
              <w:rPr>
                <w:ins w:id="74" w:author="Claude" w:date="2026-09-28T12:00:00Z"/>
                <w:rFonts w:ascii="BIZ UDPゴシック" w:eastAsia="BIZ UDPゴシック" w:hAnsi="BIZ UDPゴシック"/>
              </w:rPr>
            </w:pPr>
            <w:ins w:id="75" w:author="Claude" w:date="2026-09-28T12:00:00Z">
              <w:r>
                <w:rPr>
                  <w:rFonts w:ascii="BIZ UDPゴシック" w:eastAsia="BIZ UDPゴシック" w:hAnsi="BIZ UDPゴシック"/>
                  <w:b/>
                  <w:bCs/>
                  <w:sz w:val="19"/>
                  <w:szCs w:val="19"/>
                </w:rPr>
                <w:t>新業態</w:t>
              </w:r>
            </w:ins>
          </w:p>
        </w:tc>
        <w:tc>
          <w:tcPr>
            <w:tcW w:w="2700" w:type="dxa"/>
            <w:tcBorders>
              <w:top w:val="single" w:sz="4" w:space="0" w:color="BFBFBF"/>
              <w:left w:val="single" w:sz="4" w:space="0" w:color="BFBFBF"/>
              <w:bottom w:val="single" w:sz="4" w:space="0" w:color="BFBFBF"/>
              <w:right w:val="single" w:sz="4" w:space="0" w:color="BFBFBF"/>
            </w:tcBorders>
          </w:tcPr>
          <w:p w14:paraId="356AB043" w14:textId="77777777" w:rsidR="001E3D11" w:rsidRDefault="00ED3457">
            <w:pPr>
              <w:spacing w:line="278" w:lineRule="auto"/>
              <w:rPr>
                <w:ins w:id="76" w:author="Claude" w:date="2026-09-28T12:00:00Z"/>
                <w:rFonts w:ascii="BIZ UDPゴシック" w:eastAsia="BIZ UDPゴシック" w:hAnsi="BIZ UDPゴシック"/>
              </w:rPr>
            </w:pPr>
            <w:ins w:id="77" w:author="Claude" w:date="2026-09-28T12:00:00Z">
              <w:r>
                <w:rPr>
                  <w:rFonts w:ascii="BIZ UDPゴシック" w:eastAsia="BIZ UDPゴシック" w:hAnsi="BIZ UDPゴシック"/>
                  <w:sz w:val="19"/>
                  <w:szCs w:val="19"/>
                </w:rPr>
                <w:t>後継料理長の確保後に検討</w:t>
              </w:r>
            </w:ins>
          </w:p>
        </w:tc>
        <w:tc>
          <w:tcPr>
            <w:tcW w:w="5560" w:type="dxa"/>
            <w:tcBorders>
              <w:top w:val="single" w:sz="4" w:space="0" w:color="BFBFBF"/>
              <w:left w:val="single" w:sz="4" w:space="0" w:color="BFBFBF"/>
              <w:bottom w:val="single" w:sz="4" w:space="0" w:color="BFBFBF"/>
              <w:right w:val="single" w:sz="4" w:space="0" w:color="BFBFBF"/>
            </w:tcBorders>
          </w:tcPr>
          <w:p w14:paraId="58F8C664" w14:textId="77777777" w:rsidR="001E3D11" w:rsidRDefault="00ED3457">
            <w:pPr>
              <w:spacing w:line="278" w:lineRule="auto"/>
              <w:rPr>
                <w:ins w:id="78" w:author="Claude" w:date="2026-09-28T12:00:00Z"/>
                <w:rFonts w:ascii="BIZ UDPゴシック" w:eastAsia="BIZ UDPゴシック" w:hAnsi="BIZ UDPゴシック"/>
              </w:rPr>
            </w:pPr>
            <w:ins w:id="79" w:author="Claude" w:date="2026-09-28T12:00:00Z">
              <w:r>
                <w:rPr>
                  <w:rFonts w:ascii="BIZ UDPゴシック" w:eastAsia="BIZ UDPゴシック" w:hAnsi="BIZ UDPゴシック"/>
                  <w:sz w:val="19"/>
                  <w:szCs w:val="19"/>
                </w:rPr>
                <w:t>カフェ・デザート等の一品特化業態を、本店とは切り離して段階的に検証いたします。</w:t>
              </w:r>
            </w:ins>
          </w:p>
        </w:tc>
      </w:tr>
      <w:tr w:rsidR="001E3D11" w14:paraId="534E14CE" w14:textId="77777777">
        <w:trPr>
          <w:cantSplit/>
          <w:ins w:id="80" w:author="Claude" w:date="2026-09-28T12:00:00Z"/>
        </w:trPr>
        <w:tc>
          <w:tcPr>
            <w:tcW w:w="1800" w:type="dxa"/>
            <w:tcBorders>
              <w:top w:val="single" w:sz="4" w:space="0" w:color="BFBFBF"/>
              <w:left w:val="single" w:sz="4" w:space="0" w:color="BFBFBF"/>
              <w:bottom w:val="single" w:sz="4" w:space="0" w:color="BFBFBF"/>
              <w:right w:val="single" w:sz="4" w:space="0" w:color="BFBFBF"/>
            </w:tcBorders>
          </w:tcPr>
          <w:p w14:paraId="578EFF1C" w14:textId="77777777" w:rsidR="001E3D11" w:rsidRDefault="00ED3457">
            <w:pPr>
              <w:spacing w:line="278" w:lineRule="auto"/>
              <w:rPr>
                <w:ins w:id="81" w:author="Claude" w:date="2026-09-28T12:00:00Z"/>
                <w:rFonts w:ascii="BIZ UDPゴシック" w:eastAsia="BIZ UDPゴシック" w:hAnsi="BIZ UDPゴシック"/>
              </w:rPr>
            </w:pPr>
            <w:ins w:id="82" w:author="Claude" w:date="2026-09-28T12:00:00Z">
              <w:r>
                <w:rPr>
                  <w:rFonts w:ascii="BIZ UDPゴシック" w:eastAsia="BIZ UDPゴシック" w:hAnsi="BIZ UDPゴシック"/>
                  <w:b/>
                  <w:bCs/>
                  <w:sz w:val="19"/>
                  <w:szCs w:val="19"/>
                </w:rPr>
                <w:lastRenderedPageBreak/>
                <w:t>物販</w:t>
              </w:r>
            </w:ins>
          </w:p>
        </w:tc>
        <w:tc>
          <w:tcPr>
            <w:tcW w:w="2700" w:type="dxa"/>
            <w:tcBorders>
              <w:top w:val="single" w:sz="4" w:space="0" w:color="BFBFBF"/>
              <w:left w:val="single" w:sz="4" w:space="0" w:color="BFBFBF"/>
              <w:bottom w:val="single" w:sz="4" w:space="0" w:color="BFBFBF"/>
              <w:right w:val="single" w:sz="4" w:space="0" w:color="BFBFBF"/>
            </w:tcBorders>
          </w:tcPr>
          <w:p w14:paraId="23DDAB31" w14:textId="77777777" w:rsidR="001E3D11" w:rsidRDefault="00ED3457">
            <w:pPr>
              <w:spacing w:line="278" w:lineRule="auto"/>
              <w:rPr>
                <w:ins w:id="83" w:author="Claude" w:date="2026-09-28T12:00:00Z"/>
                <w:rFonts w:ascii="BIZ UDPゴシック" w:eastAsia="BIZ UDPゴシック" w:hAnsi="BIZ UDPゴシック"/>
              </w:rPr>
            </w:pPr>
            <w:ins w:id="84" w:author="Claude" w:date="2026-09-28T12:00:00Z">
              <w:r>
                <w:rPr>
                  <w:rFonts w:ascii="BIZ UDPゴシック" w:eastAsia="BIZ UDPゴシック" w:hAnsi="BIZ UDPゴシック"/>
                  <w:sz w:val="19"/>
                  <w:szCs w:val="19"/>
                </w:rPr>
                <w:t>体制が整い次第、岸田様と協議のうえ着手</w:t>
              </w:r>
            </w:ins>
          </w:p>
        </w:tc>
        <w:tc>
          <w:tcPr>
            <w:tcW w:w="5560" w:type="dxa"/>
            <w:tcBorders>
              <w:top w:val="single" w:sz="4" w:space="0" w:color="BFBFBF"/>
              <w:left w:val="single" w:sz="4" w:space="0" w:color="BFBFBF"/>
              <w:bottom w:val="single" w:sz="4" w:space="0" w:color="BFBFBF"/>
              <w:right w:val="single" w:sz="4" w:space="0" w:color="BFBFBF"/>
            </w:tcBorders>
          </w:tcPr>
          <w:p w14:paraId="09FD3E5C" w14:textId="77777777" w:rsidR="001E3D11" w:rsidRDefault="00ED3457">
            <w:pPr>
              <w:spacing w:line="278" w:lineRule="auto"/>
              <w:rPr>
                <w:ins w:id="85" w:author="Claude" w:date="2026-09-28T12:00:00Z"/>
                <w:rFonts w:ascii="BIZ UDPゴシック" w:eastAsia="BIZ UDPゴシック" w:hAnsi="BIZ UDPゴシック"/>
              </w:rPr>
            </w:pPr>
            <w:ins w:id="86" w:author="Claude" w:date="2026-09-28T12:00:00Z">
              <w:r>
                <w:rPr>
                  <w:rFonts w:ascii="BIZ UDPゴシック" w:eastAsia="BIZ UDPゴシック" w:hAnsi="BIZ UDPゴシック"/>
                  <w:sz w:val="19"/>
                  <w:szCs w:val="19"/>
                </w:rPr>
                <w:t>レストラン外に専用の製造拠点を設け、単一の供給源として品質を統一いたします。商品は岸田様のご承認を得たもののみといたします。</w:t>
              </w:r>
            </w:ins>
          </w:p>
        </w:tc>
      </w:tr>
      <w:tr w:rsidR="001E3D11" w14:paraId="161847BD" w14:textId="77777777">
        <w:trPr>
          <w:cantSplit/>
          <w:ins w:id="87" w:author="Claude" w:date="2026-09-28T12:00:00Z"/>
        </w:trPr>
        <w:tc>
          <w:tcPr>
            <w:tcW w:w="1800" w:type="dxa"/>
            <w:tcBorders>
              <w:top w:val="single" w:sz="4" w:space="0" w:color="BFBFBF"/>
              <w:left w:val="single" w:sz="4" w:space="0" w:color="BFBFBF"/>
              <w:bottom w:val="single" w:sz="4" w:space="0" w:color="BFBFBF"/>
              <w:right w:val="single" w:sz="4" w:space="0" w:color="BFBFBF"/>
            </w:tcBorders>
          </w:tcPr>
          <w:p w14:paraId="75810451" w14:textId="77777777" w:rsidR="001E3D11" w:rsidRDefault="00ED3457">
            <w:pPr>
              <w:spacing w:line="278" w:lineRule="auto"/>
              <w:rPr>
                <w:ins w:id="88" w:author="Claude" w:date="2026-09-28T12:00:00Z"/>
                <w:rFonts w:ascii="BIZ UDPゴシック" w:eastAsia="BIZ UDPゴシック" w:hAnsi="BIZ UDPゴシック"/>
              </w:rPr>
            </w:pPr>
            <w:ins w:id="89" w:author="Claude" w:date="2026-09-28T12:00:00Z">
              <w:r>
                <w:rPr>
                  <w:rFonts w:ascii="BIZ UDPゴシック" w:eastAsia="BIZ UDPゴシック" w:hAnsi="BIZ UDPゴシック"/>
                  <w:b/>
                  <w:bCs/>
                  <w:sz w:val="19"/>
                  <w:szCs w:val="19"/>
                </w:rPr>
                <w:t>EC</w:t>
              </w:r>
            </w:ins>
          </w:p>
        </w:tc>
        <w:tc>
          <w:tcPr>
            <w:tcW w:w="2700" w:type="dxa"/>
            <w:tcBorders>
              <w:top w:val="single" w:sz="4" w:space="0" w:color="BFBFBF"/>
              <w:left w:val="single" w:sz="4" w:space="0" w:color="BFBFBF"/>
              <w:bottom w:val="single" w:sz="4" w:space="0" w:color="BFBFBF"/>
              <w:right w:val="single" w:sz="4" w:space="0" w:color="BFBFBF"/>
            </w:tcBorders>
          </w:tcPr>
          <w:p w14:paraId="718F7D53" w14:textId="77777777" w:rsidR="001E3D11" w:rsidRDefault="00ED3457">
            <w:pPr>
              <w:spacing w:line="278" w:lineRule="auto"/>
              <w:rPr>
                <w:ins w:id="90" w:author="Claude" w:date="2026-09-28T12:00:00Z"/>
                <w:rFonts w:ascii="BIZ UDPゴシック" w:eastAsia="BIZ UDPゴシック" w:hAnsi="BIZ UDPゴシック"/>
              </w:rPr>
            </w:pPr>
            <w:ins w:id="91" w:author="Claude" w:date="2026-09-28T12:00:00Z">
              <w:r>
                <w:rPr>
                  <w:rFonts w:ascii="BIZ UDPゴシック" w:eastAsia="BIZ UDPゴシック" w:hAnsi="BIZ UDPゴシック"/>
                  <w:sz w:val="19"/>
                  <w:szCs w:val="19"/>
                </w:rPr>
                <w:t>物販の製造体制の整備後</w:t>
              </w:r>
            </w:ins>
          </w:p>
        </w:tc>
        <w:tc>
          <w:tcPr>
            <w:tcW w:w="5560" w:type="dxa"/>
            <w:tcBorders>
              <w:top w:val="single" w:sz="4" w:space="0" w:color="BFBFBF"/>
              <w:left w:val="single" w:sz="4" w:space="0" w:color="BFBFBF"/>
              <w:bottom w:val="single" w:sz="4" w:space="0" w:color="BFBFBF"/>
              <w:right w:val="single" w:sz="4" w:space="0" w:color="BFBFBF"/>
            </w:tcBorders>
          </w:tcPr>
          <w:p w14:paraId="28C7DA8E" w14:textId="77777777" w:rsidR="001E3D11" w:rsidRDefault="00ED3457">
            <w:pPr>
              <w:spacing w:line="278" w:lineRule="auto"/>
              <w:rPr>
                <w:ins w:id="92" w:author="Claude" w:date="2026-09-28T12:00:00Z"/>
                <w:rFonts w:ascii="BIZ UDPゴシック" w:eastAsia="BIZ UDPゴシック" w:hAnsi="BIZ UDPゴシック"/>
              </w:rPr>
            </w:pPr>
            <w:ins w:id="93" w:author="Claude" w:date="2026-09-28T12:00:00Z">
              <w:r>
                <w:rPr>
                  <w:rFonts w:ascii="BIZ UDPゴシック" w:eastAsia="BIZ UDPゴシック" w:hAnsi="BIZ UDPゴシック"/>
                  <w:sz w:val="19"/>
                  <w:szCs w:val="19"/>
                </w:rPr>
                <w:t>既存の抽選販売を基礎に、当社のEC運営基盤を用いて段階的に拡大いたします。</w:t>
              </w:r>
            </w:ins>
          </w:p>
        </w:tc>
      </w:tr>
      <w:tr w:rsidR="001E3D11" w14:paraId="45DE081F" w14:textId="77777777">
        <w:trPr>
          <w:cantSplit/>
          <w:ins w:id="94" w:author="Claude" w:date="2026-09-28T12:00:00Z"/>
        </w:trPr>
        <w:tc>
          <w:tcPr>
            <w:tcW w:w="1800" w:type="dxa"/>
            <w:tcBorders>
              <w:top w:val="single" w:sz="4" w:space="0" w:color="BFBFBF"/>
              <w:left w:val="single" w:sz="4" w:space="0" w:color="BFBFBF"/>
              <w:bottom w:val="single" w:sz="4" w:space="0" w:color="BFBFBF"/>
              <w:right w:val="single" w:sz="4" w:space="0" w:color="BFBFBF"/>
            </w:tcBorders>
          </w:tcPr>
          <w:p w14:paraId="3C84E272" w14:textId="77777777" w:rsidR="001E3D11" w:rsidRDefault="00ED3457">
            <w:pPr>
              <w:spacing w:line="278" w:lineRule="auto"/>
              <w:rPr>
                <w:ins w:id="95" w:author="Claude" w:date="2026-09-28T12:00:00Z"/>
                <w:rFonts w:ascii="BIZ UDPゴシック" w:eastAsia="BIZ UDPゴシック" w:hAnsi="BIZ UDPゴシック"/>
              </w:rPr>
            </w:pPr>
            <w:ins w:id="96" w:author="Claude" w:date="2026-09-28T12:00:00Z">
              <w:r>
                <w:rPr>
                  <w:rFonts w:ascii="BIZ UDPゴシック" w:eastAsia="BIZ UDPゴシック" w:hAnsi="BIZ UDPゴシック"/>
                  <w:b/>
                  <w:bCs/>
                  <w:sz w:val="19"/>
                  <w:szCs w:val="19"/>
                </w:rPr>
                <w:t>海外展開</w:t>
              </w:r>
            </w:ins>
          </w:p>
        </w:tc>
        <w:tc>
          <w:tcPr>
            <w:tcW w:w="2700" w:type="dxa"/>
            <w:tcBorders>
              <w:top w:val="single" w:sz="4" w:space="0" w:color="BFBFBF"/>
              <w:left w:val="single" w:sz="4" w:space="0" w:color="BFBFBF"/>
              <w:bottom w:val="single" w:sz="4" w:space="0" w:color="BFBFBF"/>
              <w:right w:val="single" w:sz="4" w:space="0" w:color="BFBFBF"/>
            </w:tcBorders>
          </w:tcPr>
          <w:p w14:paraId="50EFFF83" w14:textId="77777777" w:rsidR="001E3D11" w:rsidRDefault="00ED3457">
            <w:pPr>
              <w:spacing w:line="278" w:lineRule="auto"/>
              <w:rPr>
                <w:ins w:id="97" w:author="Claude" w:date="2026-09-28T12:00:00Z"/>
                <w:rFonts w:ascii="BIZ UDPゴシック" w:eastAsia="BIZ UDPゴシック" w:hAnsi="BIZ UDPゴシック"/>
              </w:rPr>
            </w:pPr>
            <w:ins w:id="98" w:author="Claude" w:date="2026-09-28T12:00:00Z">
              <w:r>
                <w:rPr>
                  <w:rFonts w:ascii="BIZ UDPゴシック" w:eastAsia="BIZ UDPゴシック" w:hAnsi="BIZ UDPゴシック"/>
                  <w:sz w:val="19"/>
                  <w:szCs w:val="19"/>
                </w:rPr>
                <w:t>国内体制と規制対応の整備後</w:t>
              </w:r>
            </w:ins>
          </w:p>
        </w:tc>
        <w:tc>
          <w:tcPr>
            <w:tcW w:w="5560" w:type="dxa"/>
            <w:tcBorders>
              <w:top w:val="single" w:sz="4" w:space="0" w:color="BFBFBF"/>
              <w:left w:val="single" w:sz="4" w:space="0" w:color="BFBFBF"/>
              <w:bottom w:val="single" w:sz="4" w:space="0" w:color="BFBFBF"/>
              <w:right w:val="single" w:sz="4" w:space="0" w:color="BFBFBF"/>
            </w:tcBorders>
          </w:tcPr>
          <w:p w14:paraId="222A251A" w14:textId="77777777" w:rsidR="001E3D11" w:rsidRDefault="00ED3457">
            <w:pPr>
              <w:spacing w:line="278" w:lineRule="auto"/>
              <w:rPr>
                <w:ins w:id="99" w:author="Claude" w:date="2026-09-28T12:00:00Z"/>
                <w:rFonts w:ascii="BIZ UDPゴシック" w:eastAsia="BIZ UDPゴシック" w:hAnsi="BIZ UDPゴシック"/>
              </w:rPr>
            </w:pPr>
            <w:ins w:id="100" w:author="Claude" w:date="2026-09-28T12:00:00Z">
              <w:r>
                <w:rPr>
                  <w:rFonts w:ascii="BIZ UDPゴシック" w:eastAsia="BIZ UDPゴシック" w:hAnsi="BIZ UDPゴシック"/>
                  <w:sz w:val="19"/>
                  <w:szCs w:val="19"/>
                </w:rPr>
                <w:t>物販の海外販売を想定しております。レストランの海外出店は想定しておりません。</w:t>
              </w:r>
            </w:ins>
          </w:p>
        </w:tc>
      </w:tr>
    </w:tbl>
    <w:p w14:paraId="71EA7782" w14:textId="77777777" w:rsidR="001E3D11" w:rsidRDefault="00ED3457">
      <w:pPr>
        <w:spacing w:after="120" w:line="300" w:lineRule="auto"/>
        <w:rPr>
          <w:ins w:id="101" w:author="Claude" w:date="2026-09-28T12:00:00Z"/>
          <w:rFonts w:ascii="BIZ UDPゴシック" w:eastAsia="BIZ UDPゴシック" w:hAnsi="BIZ UDPゴシック"/>
        </w:rPr>
      </w:pPr>
      <w:ins w:id="102" w:author="Claude" w:date="2026-09-28T12:00:00Z">
        <w:r>
          <w:rPr>
            <w:rFonts w:ascii="BIZ UDPゴシック" w:eastAsia="BIZ UDPゴシック" w:hAnsi="BIZ UDPゴシック"/>
          </w:rPr>
          <w:t>ただし、最優先事項はあくまで三つ星の維持と後継料理長候補の確保です。各施策の具体的な時期と内容は、状況を見ながら岸田様と協議のうえ決定いたします。</w:t>
        </w:r>
      </w:ins>
    </w:p>
    <w:p w14:paraId="4AF7A5CB" w14:textId="77777777" w:rsidR="001E3D11" w:rsidRDefault="00ED3457">
      <w:pPr>
        <w:spacing w:before="200" w:after="100" w:line="300" w:lineRule="auto"/>
        <w:rPr>
          <w:rFonts w:ascii="BIZ UDPゴシック" w:eastAsia="BIZ UDPゴシック" w:hAnsi="BIZ UDPゴシック"/>
        </w:rPr>
      </w:pPr>
      <w:r>
        <w:rPr>
          <w:rFonts w:ascii="BIZ UDPゴシック" w:eastAsia="BIZ UDPゴシック" w:hAnsi="BIZ UDPゴシック"/>
          <w:b/>
          <w:bCs/>
        </w:rPr>
        <w:t xml:space="preserve">(4) 店舗に関する方針（設備更新および移転・誘致のお話について）</w:t>
      </w:r>
    </w:p>
    <w:p w14:paraId="19A0486C" w14:textId="77777777" w:rsidR="001E3D11" w:rsidRDefault="00ED3457">
      <w:pPr>
        <w:spacing w:after="120" w:line="300" w:lineRule="auto"/>
        <w:rPr>
          <w:rFonts w:ascii="BIZ UDPゴシック" w:eastAsia="BIZ UDPゴシック" w:hAnsi="BIZ UDPゴシック"/>
        </w:rPr>
      </w:pPr>
      <w:r>
        <w:rPr>
          <w:rFonts w:ascii="BIZ UDPゴシック" w:eastAsia="BIZ UDPゴシック" w:hAnsi="BIZ UDPゴシック"/>
        </w:rPr>
        <w:t>面談において、現店舗が十数年を経過し設備の更新時期を迎えていること、および複数の商業施設から誘致のお話が来ていることを伺いました。この点について、当社の考えを申し上げます。</w:t>
      </w:r>
    </w:p>
    <w:p w14:paraId="35070B63" w14:textId="77777777" w:rsidR="001E3D11" w:rsidRDefault="00ED3457">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 xml:space="preserve">① 設備の更新・修繕：</w:t>
      </w:r>
    </w:p>
    <w:p w14:paraId="6A4C989F" w14:textId="77777777" w:rsidR="001E3D11" w:rsidRDefault="00ED3457">
      <w:pPr>
        <w:spacing w:after="80" w:line="300" w:lineRule="auto"/>
        <w:ind w:left="210" w:firstLine="210"/>
        <w:rPr>
          <w:rFonts w:ascii="BIZ UDPゴシック" w:eastAsia="BIZ UDPゴシック" w:hAnsi="BIZ UDPゴシック"/>
        </w:rPr>
      </w:pPr>
      <w:r>
        <w:rPr>
          <w:rFonts w:ascii="BIZ UDPゴシック" w:eastAsia="BIZ UDPゴシック" w:hAnsi="BIZ UDPゴシック"/>
        </w:rPr>
        <w:t>当社は、必要な修繕および設備更新について対応する用意がございます。株式会社アピシウスにおいても、店内の傷んでいた部分について改装・修繕を実施しており、同様の対応が可能です。譲受後、優先順位を岸田様とご相談のうえ、速やかに着手できるよう準備いたします。</w:t>
      </w:r>
    </w:p>
    <w:p w14:paraId="17880CCB" w14:textId="77777777" w:rsidR="001E3D11" w:rsidRDefault="00ED3457">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 xml:space="preserve">② 移転・誘致：</w:t>
      </w:r>
    </w:p>
    <w:p w14:paraId="595F72FA" w14:textId="77777777" w:rsidR="001E3D11" w:rsidRDefault="00ED3457">
      <w:pPr>
        <w:spacing w:after="80" w:line="300" w:lineRule="auto"/>
        <w:ind w:left="210" w:firstLine="210"/>
        <w:rPr>
          <w:rFonts w:ascii="BIZ UDPゴシック" w:eastAsia="BIZ UDPゴシック" w:hAnsi="BIZ UDPゴシック"/>
        </w:rPr>
      </w:pPr>
      <w:r>
        <w:rPr>
          <w:rFonts w:ascii="BIZ UDPゴシック" w:eastAsia="BIZ UDPゴシック" w:hAnsi="BIZ UDPゴシック"/>
        </w:rPr>
        <w:t>移転は賃料水準を通じて対象会社の収益構造に直接影響するものであり、本件の価額算定の前提にも関わります。他方、有利な条件での移転が実現すれば、設備の刷新と収益性の向上が同時に達成される可能性もございます。当社は、移転の是非について反対も賛成も予断しておらず、岸田様とご一緒に検討させていただきたいと考えております。</w:t>
      </w:r>
    </w:p>
    <w:p w14:paraId="3DCAD99B" w14:textId="77777777" w:rsidR="001E3D11" w:rsidRDefault="001E3D11">
      <w:pPr>
        <w:spacing w:after="60"/>
        <w:rPr>
          <w:rFonts w:ascii="BIZ UDPゴシック" w:eastAsia="BIZ UDPゴシック" w:hAnsi="BIZ UDPゴシック"/>
        </w:rPr>
      </w:pPr>
    </w:p>
    <w:p w14:paraId="2A0AE1A8" w14:textId="77777777" w:rsidR="001E3D11" w:rsidRDefault="00ED3457">
      <w:pPr>
        <w:spacing w:after="100" w:line="300" w:lineRule="auto"/>
        <w:rPr>
          <w:rFonts w:ascii="BIZ UDPゴシック" w:eastAsia="BIZ UDPゴシック" w:hAnsi="BIZ UDPゴシック"/>
        </w:rPr>
      </w:pPr>
      <w:r>
        <w:rPr>
          <w:rFonts w:ascii="BIZ UDPゴシック" w:eastAsia="BIZ UDPゴシック" w:hAnsi="BIZ UDPゴシック"/>
        </w:rPr>
        <w:t>つきましては、本書提出日からクロージングまでの間、次の各事項につきましては、事前にご協議の機会を賜りたくお願い申し上げます。対象会社の通常の事業運営を制約する趣旨ではございません。</w:t>
      </w:r>
    </w:p>
    <w:p w14:paraId="7E7FB568" w14:textId="77777777" w:rsidR="001E3D11" w:rsidRDefault="00ED3457">
      <w:pPr>
        <w:spacing w:after="80" w:line="300" w:lineRule="auto"/>
        <w:ind w:left="440" w:hanging="220"/>
        <w:rPr>
          <w:rFonts w:ascii="BIZ UDPゴシック" w:eastAsia="BIZ UDPゴシック" w:hAnsi="BIZ UDPゴシック"/>
        </w:rPr>
      </w:pPr>
      <w:r>
        <w:rPr>
          <w:rFonts w:ascii="BIZ UDPゴシック" w:eastAsia="BIZ UDPゴシック" w:hAnsi="BIZ UDPゴシック"/>
        </w:rPr>
        <w:t>・移転・誘致に関する意向表明、覚書の締結その他の実質的な意思決定</w:t>
      </w:r>
    </w:p>
    <w:p w14:paraId="045F4CA6" w14:textId="77777777" w:rsidR="001E3D11" w:rsidRDefault="00ED3457">
      <w:pPr>
        <w:spacing w:after="80" w:line="300" w:lineRule="auto"/>
        <w:ind w:left="440" w:hanging="220"/>
        <w:rPr>
          <w:rFonts w:ascii="BIZ UDPゴシック" w:eastAsia="BIZ UDPゴシック" w:hAnsi="BIZ UDPゴシック"/>
        </w:rPr>
      </w:pPr>
      <w:r>
        <w:rPr>
          <w:rFonts w:ascii="BIZ UDPゴシック" w:eastAsia="BIZ UDPゴシック" w:hAnsi="BIZ UDPゴシック"/>
        </w:rPr>
        <w:t>・店舗賃貸借契約の変更、更新または解約</w:t>
      </w:r>
    </w:p>
    <w:p w14:paraId="570C2524" w14:textId="77777777" w:rsidR="001E3D11" w:rsidRDefault="00ED3457">
      <w:pPr>
        <w:spacing w:after="80" w:line="300" w:lineRule="auto"/>
        <w:ind w:left="440" w:hanging="220"/>
        <w:rPr>
          <w:rFonts w:ascii="BIZ UDPゴシック" w:eastAsia="BIZ UDPゴシック" w:hAnsi="BIZ UDPゴシック"/>
        </w:rPr>
      </w:pPr>
      <w:r>
        <w:rPr>
          <w:rFonts w:ascii="BIZ UDPゴシック" w:eastAsia="BIZ UDPゴシック" w:hAnsi="BIZ UDPゴシック"/>
        </w:rPr>
        <w:t>・1件あたり1,000万円を超える設備投資の意思決定</w:t>
      </w:r>
    </w:p>
    <w:p w14:paraId="07F9AFB2" w14:textId="77777777" w:rsidR="001E3D11" w:rsidRDefault="00ED3457">
      <w:pPr>
        <w:spacing w:after="80" w:line="300" w:lineRule="auto"/>
        <w:ind w:left="440" w:hanging="220"/>
        <w:rPr>
          <w:rFonts w:ascii="BIZ UDPゴシック" w:eastAsia="BIZ UDPゴシック" w:hAnsi="BIZ UDPゴシック"/>
        </w:rPr>
      </w:pPr>
      <w:r>
        <w:rPr>
          <w:rFonts w:ascii="BIZ UDPゴシック" w:eastAsia="BIZ UDPゴシック" w:hAnsi="BIZ UDPゴシック"/>
        </w:rPr>
        <w:t>・その他、対象会社通常運営以外の資金拠出や意思決定事項等</w:t>
      </w:r>
    </w:p>
    <w:p w14:paraId="10D5FC6F" w14:textId="77777777" w:rsidR="001E3D11" w:rsidRDefault="001E3D11">
      <w:pPr>
        <w:spacing w:after="60"/>
        <w:rPr>
          <w:rFonts w:ascii="BIZ UDPゴシック" w:eastAsia="BIZ UDPゴシック" w:hAnsi="BIZ UDPゴシック"/>
        </w:rPr>
      </w:pPr>
    </w:p>
    <w:p w14:paraId="7C41EDB6" w14:textId="77777777" w:rsidR="001E3D11" w:rsidRDefault="00ED3457">
      <w:pPr>
        <w:spacing w:after="120" w:line="300" w:lineRule="auto"/>
        <w:rPr>
          <w:rFonts w:ascii="BIZ UDPゴシック" w:eastAsia="BIZ UDPゴシック" w:hAnsi="BIZ UDPゴシック"/>
        </w:rPr>
      </w:pPr>
      <w:r>
        <w:rPr>
          <w:rFonts w:ascii="BIZ UDPゴシック" w:eastAsia="BIZ UDPゴシック" w:hAnsi="BIZ UDPゴシック"/>
        </w:rPr>
        <w:t>なお、これらの事項について、クロージングまでにご決定が必要となるやむを得ない事情がある場合には、当社は速やかに検討のうえ回答いたします。本件のプロセスを理由として、対象会社の事業機会が失われることがあってはならないと考えております。</w:t>
      </w:r>
    </w:p>
    <w:p w14:paraId="08495296" w14:textId="77777777" w:rsidR="001E3D11" w:rsidRDefault="00ED3457">
      <w:pPr>
        <w:spacing w:before="200" w:after="100" w:line="300" w:lineRule="auto"/>
        <w:rPr>
          <w:rFonts w:ascii="BIZ UDPゴシック" w:eastAsia="BIZ UDPゴシック" w:hAnsi="BIZ UDPゴシック"/>
        </w:rPr>
      </w:pPr>
      <w:r>
        <w:rPr>
          <w:rFonts w:ascii="BIZ UDPゴシック" w:eastAsia="BIZ UDPゴシック" w:hAnsi="BIZ UDPゴシック"/>
          <w:b/>
          <w:bCs/>
        </w:rPr>
        <w:t xml:space="preserve">(5) 資本戦略の方向性</w:t>
      </w:r>
    </w:p>
    <w:p w14:paraId="7FF1F485" w14:textId="77777777" w:rsidR="001E3D11" w:rsidRDefault="00ED3457">
      <w:pPr>
        <w:spacing w:after="120" w:line="300" w:lineRule="auto"/>
        <w:rPr>
          <w:rFonts w:ascii="BIZ UDPゴシック" w:eastAsia="BIZ UDPゴシック" w:hAnsi="BIZ UDPゴシック"/>
        </w:rPr>
      </w:pPr>
      <w:commentRangeStart w:id="103"/>
      <w:r>
        <w:rPr>
          <w:rFonts w:ascii="BIZ UDPゴシック" w:eastAsia="BIZ UDPゴシック" w:hAnsi="BIZ UDPゴシック"/>
        </w:rPr>
        <w:t>対象会社は当社グループにおいて保有し、第三者への再売却（いわゆる転売）は想定しておりません。</w:t>
      </w:r>
      <w:del w:id="104" w:author="Claude" w:date="2026-09-28T12:00:00Z">
        <w:r>
          <w:rPr>
            <w:rFonts w:ascii="BIZ UDPゴシック" w:eastAsia="BIZ UDPゴシック" w:hAnsi="BIZ UDPゴシック"/>
          </w:rPr>
          <w:delText>対象会社からの配当は、本件取得に係る借入の返済に必要な範囲に限定いたします。</w:delText>
        </w:r>
      </w:del>
      <w:r>
        <w:rPr>
          <w:rFonts w:ascii="BIZ UDPゴシック" w:eastAsia="BIZ UDPゴシック" w:hAnsi="BIZ UDPゴシック"/>
        </w:rPr>
        <w:t>対象会社には、運転資金および仕入先各位との信用維持に必要な水準の現預金を留保し、</w:t>
      </w:r>
      <w:del w:id="105" w:author="Claude" w:date="2026-09-28T12:00:00Z">
        <w:r>
          <w:rPr>
            <w:rFonts w:ascii="BIZ UDPゴシック" w:eastAsia="BIZ UDPゴシック" w:hAnsi="BIZ UDPゴシック"/>
          </w:rPr>
          <w:delText>万一不足が生じる場合には当社が補填いたします。</w:delText>
        </w:r>
      </w:del>
      <w:ins w:id="106" w:author="Claude" w:date="2026-09-28T12:00:00Z">
        <w:r>
          <w:rPr>
            <w:rFonts w:ascii="BIZ UDPゴシック" w:eastAsia="BIZ UDPゴシック" w:hAnsi="BIZ UDPゴシック"/>
          </w:rPr>
          <w:t>万一不足が生じる場合には当社グループとして必要な支援を行います。</w:t>
        </w:r>
      </w:ins>
      <w:r>
        <w:rPr>
          <w:rFonts w:ascii="BIZ UDPゴシック" w:eastAsia="BIZ UDPゴシック" w:hAnsi="BIZ UDPゴシック"/>
        </w:rPr>
        <w:t>仕入先各位との与信関係に影響を与えること</w:t>
        <w:lastRenderedPageBreak/>
        <w:t>のないよう配慮いたします。</w:t>
      </w:r>
      <w:commentRangeEnd w:id="103"/>
      <w:r>
        <w:rPr>
          <w:rStyle w:val="ac"/>
          <w:rFonts w:ascii="BIZ UDPゴシック" w:eastAsia="BIZ UDPゴシック" w:hAnsi="BIZ UDPゴシック"/>
          <w:sz w:val="21"/>
          <w:szCs w:val="21"/>
        </w:rPr>
        <w:commentReference w:id="103"/>
      </w:r>
    </w:p>
    <w:p w14:paraId="78434F9E" w14:textId="77777777" w:rsidR="001E3D11" w:rsidRDefault="00ED3457">
      <w:pPr>
        <w:spacing w:before="200" w:after="100" w:line="300" w:lineRule="auto"/>
        <w:rPr>
          <w:ins w:id="107" w:author="Claude" w:date="2026-09-28T12:00:00Z"/>
          <w:rFonts w:ascii="BIZ UDPゴシック" w:eastAsia="BIZ UDPゴシック" w:hAnsi="BIZ UDPゴシック"/>
        </w:rPr>
      </w:pPr>
      <w:ins w:id="108" w:author="Claude" w:date="2026-09-28T12:00:00Z">
        <w:r>
          <w:rPr>
            <w:rFonts w:ascii="BIZ UDPゴシック" w:eastAsia="BIZ UDPゴシック" w:hAnsi="BIZ UDPゴシック"/>
            <w:b/>
            <w:bCs/>
          </w:rPr>
          <w:t xml:space="preserve">(6) 中長期の運営体制と経営管理の方針</w:t>
        </w:r>
      </w:ins>
    </w:p>
    <w:p w14:paraId="49526A1E" w14:textId="77777777" w:rsidR="001E3D11" w:rsidRDefault="00ED3457">
      <w:pPr>
        <w:spacing w:after="120" w:line="300" w:lineRule="auto"/>
        <w:rPr>
          <w:ins w:id="109" w:author="Claude" w:date="2026-09-28T12:00:00Z"/>
          <w:rFonts w:ascii="BIZ UDPゴシック" w:eastAsia="BIZ UDPゴシック" w:hAnsi="BIZ UDPゴシック"/>
        </w:rPr>
      </w:pPr>
      <w:ins w:id="110" w:author="Claude" w:date="2026-09-28T12:00:00Z">
        <w:r>
          <w:rPr>
            <w:rFonts w:ascii="BIZ UDPゴシック" w:eastAsia="BIZ UDPゴシック" w:hAnsi="BIZ UDPゴシック"/>
          </w:rPr>
          <w:t>中長期の運営体制は、次の3段階で考えております。</w:t>
        </w:r>
      </w:ins>
    </w:p>
    <w:tbl>
      <w:tblPr>
        <w:tblW w:w="9200" w:type="dxa"/>
        <w:tblLayout w:type="fixed"/>
        <w:tblCellMar>
          <w:top w:w="70" w:type="dxa"/>
          <w:left w:w="110" w:type="dxa"/>
          <w:bottom w:w="70" w:type="dxa"/>
          <w:right w:w="110" w:type="dxa"/>
        </w:tblCellMar>
        <w:tblLook w:val="0000" w:firstRow="0" w:lastRow="0" w:firstColumn="0" w:lastColumn="0" w:noHBand="0" w:noVBand="0"/>
      </w:tblPr>
      <w:tblGrid>
        <w:gridCol w:w="2111"/>
        <w:gridCol w:w="4289"/>
        <w:gridCol w:w="2800"/>
      </w:tblGrid>
      <w:tr w:rsidR="001E3D11" w14:paraId="34BA2138" w14:textId="77777777">
        <w:trPr>
          <w:cantSplit/>
          <w:ins w:id="111" w:author="Claude" w:date="2026-09-28T12:00:00Z"/>
        </w:trPr>
        <w:tc>
          <w:tcPr>
            <w:tcW w:w="2300" w:type="dxa"/>
            <w:tcBorders>
              <w:top w:val="single" w:sz="4" w:space="0" w:color="BFBFBF"/>
              <w:left w:val="single" w:sz="4" w:space="0" w:color="BFBFBF"/>
              <w:bottom w:val="single" w:sz="4" w:space="0" w:color="BFBFBF"/>
              <w:right w:val="single" w:sz="4" w:space="0" w:color="BFBFBF"/>
            </w:tcBorders>
            <w:shd w:val="clear" w:color="auto" w:fill="F2F2F2"/>
          </w:tcPr>
          <w:p w14:paraId="79BDE393" w14:textId="77777777" w:rsidR="001E3D11" w:rsidRDefault="00ED3457">
            <w:pPr>
              <w:spacing w:line="278" w:lineRule="auto"/>
              <w:rPr>
                <w:ins w:id="112" w:author="Claude" w:date="2026-09-28T12:00:00Z"/>
                <w:rFonts w:ascii="BIZ UDPゴシック" w:eastAsia="BIZ UDPゴシック" w:hAnsi="BIZ UDPゴシック"/>
              </w:rPr>
            </w:pPr>
            <w:ins w:id="113" w:author="Claude" w:date="2026-09-28T12:00:00Z">
              <w:r>
                <w:rPr>
                  <w:rFonts w:ascii="BIZ UDPゴシック" w:eastAsia="BIZ UDPゴシック" w:hAnsi="BIZ UDPゴシック"/>
                  <w:b/>
                  <w:bCs/>
                  <w:sz w:val="19"/>
                  <w:szCs w:val="19"/>
                </w:rPr>
                <w:t>時期</w:t>
              </w:r>
            </w:ins>
          </w:p>
        </w:tc>
        <w:tc>
          <w:tcPr>
            <w:tcW w:w="4700" w:type="dxa"/>
            <w:tcBorders>
              <w:top w:val="single" w:sz="4" w:space="0" w:color="BFBFBF"/>
              <w:left w:val="single" w:sz="4" w:space="0" w:color="BFBFBF"/>
              <w:bottom w:val="single" w:sz="4" w:space="0" w:color="BFBFBF"/>
              <w:right w:val="single" w:sz="4" w:space="0" w:color="BFBFBF"/>
            </w:tcBorders>
            <w:shd w:val="clear" w:color="auto" w:fill="F2F2F2"/>
          </w:tcPr>
          <w:p w14:paraId="04D08713" w14:textId="77777777" w:rsidR="001E3D11" w:rsidRDefault="00ED3457">
            <w:pPr>
              <w:spacing w:line="278" w:lineRule="auto"/>
              <w:rPr>
                <w:ins w:id="114" w:author="Claude" w:date="2026-09-28T12:00:00Z"/>
                <w:rFonts w:ascii="BIZ UDPゴシック" w:eastAsia="BIZ UDPゴシック" w:hAnsi="BIZ UDPゴシック"/>
              </w:rPr>
            </w:pPr>
            <w:ins w:id="115" w:author="Claude" w:date="2026-09-28T12:00:00Z">
              <w:r>
                <w:rPr>
                  <w:rFonts w:ascii="BIZ UDPゴシック" w:eastAsia="BIZ UDPゴシック" w:hAnsi="BIZ UDPゴシック"/>
                  <w:b/>
                  <w:bCs/>
                  <w:sz w:val="19"/>
                  <w:szCs w:val="19"/>
                </w:rPr>
                <w:t>厨房・店舗</w:t>
              </w:r>
            </w:ins>
          </w:p>
        </w:tc>
        <w:tc>
          <w:tcPr>
            <w:tcW w:w="3060" w:type="dxa"/>
            <w:tcBorders>
              <w:top w:val="single" w:sz="4" w:space="0" w:color="BFBFBF"/>
              <w:left w:val="single" w:sz="4" w:space="0" w:color="BFBFBF"/>
              <w:bottom w:val="single" w:sz="4" w:space="0" w:color="BFBFBF"/>
              <w:right w:val="single" w:sz="4" w:space="0" w:color="BFBFBF"/>
            </w:tcBorders>
            <w:shd w:val="clear" w:color="auto" w:fill="F2F2F2"/>
          </w:tcPr>
          <w:p w14:paraId="4EDAA35E" w14:textId="77777777" w:rsidR="001E3D11" w:rsidRDefault="00ED3457">
            <w:pPr>
              <w:spacing w:line="278" w:lineRule="auto"/>
              <w:rPr>
                <w:ins w:id="116" w:author="Claude" w:date="2026-09-28T12:00:00Z"/>
                <w:rFonts w:ascii="BIZ UDPゴシック" w:eastAsia="BIZ UDPゴシック" w:hAnsi="BIZ UDPゴシック"/>
              </w:rPr>
            </w:pPr>
            <w:ins w:id="117" w:author="Claude" w:date="2026-09-28T12:00:00Z">
              <w:r>
                <w:rPr>
                  <w:rFonts w:ascii="BIZ UDPゴシック" w:eastAsia="BIZ UDPゴシック" w:hAnsi="BIZ UDPゴシック"/>
                  <w:b/>
                  <w:bCs/>
                  <w:sz w:val="19"/>
                  <w:szCs w:val="19"/>
                </w:rPr>
                <w:t>経営管理</w:t>
              </w:r>
            </w:ins>
          </w:p>
        </w:tc>
      </w:tr>
      <w:tr w:rsidR="001E3D11" w14:paraId="29BD26D6" w14:textId="77777777">
        <w:trPr>
          <w:cantSplit/>
          <w:ins w:id="118" w:author="Claude" w:date="2026-09-28T12:00:00Z"/>
        </w:trPr>
        <w:tc>
          <w:tcPr>
            <w:tcW w:w="2300" w:type="dxa"/>
            <w:tcBorders>
              <w:top w:val="single" w:sz="4" w:space="0" w:color="BFBFBF"/>
              <w:left w:val="single" w:sz="4" w:space="0" w:color="BFBFBF"/>
              <w:bottom w:val="single" w:sz="4" w:space="0" w:color="BFBFBF"/>
              <w:right w:val="single" w:sz="4" w:space="0" w:color="BFBFBF"/>
            </w:tcBorders>
          </w:tcPr>
          <w:p w14:paraId="6399338A" w14:textId="77777777" w:rsidR="001E3D11" w:rsidRDefault="00ED3457">
            <w:pPr>
              <w:spacing w:line="278" w:lineRule="auto"/>
              <w:rPr>
                <w:ins w:id="119" w:author="Claude" w:date="2026-09-28T12:00:00Z"/>
                <w:rFonts w:ascii="BIZ UDPゴシック" w:eastAsia="BIZ UDPゴシック" w:hAnsi="BIZ UDPゴシック"/>
              </w:rPr>
            </w:pPr>
            <w:ins w:id="120" w:author="Claude" w:date="2026-09-28T12:00:00Z">
              <w:r>
                <w:rPr>
                  <w:rFonts w:ascii="BIZ UDPゴシック" w:eastAsia="BIZ UDPゴシック" w:hAnsi="BIZ UDPゴシック"/>
                  <w:b/>
                  <w:bCs/>
                  <w:sz w:val="19"/>
                  <w:szCs w:val="19"/>
                </w:rPr>
                <w:t>岸田様のご在任中</w:t>
              </w:r>
            </w:ins>
          </w:p>
        </w:tc>
        <w:tc>
          <w:tcPr>
            <w:tcW w:w="4700" w:type="dxa"/>
            <w:tcBorders>
              <w:top w:val="single" w:sz="4" w:space="0" w:color="BFBFBF"/>
              <w:left w:val="single" w:sz="4" w:space="0" w:color="BFBFBF"/>
              <w:bottom w:val="single" w:sz="4" w:space="0" w:color="BFBFBF"/>
              <w:right w:val="single" w:sz="4" w:space="0" w:color="BFBFBF"/>
            </w:tcBorders>
          </w:tcPr>
          <w:p w14:paraId="075B18F1" w14:textId="77777777" w:rsidR="001E3D11" w:rsidRDefault="00ED3457">
            <w:pPr>
              <w:spacing w:line="278" w:lineRule="auto"/>
              <w:rPr>
                <w:ins w:id="121" w:author="Claude" w:date="2026-09-28T12:00:00Z"/>
                <w:rFonts w:ascii="BIZ UDPゴシック" w:eastAsia="BIZ UDPゴシック" w:hAnsi="BIZ UDPゴシック"/>
              </w:rPr>
            </w:pPr>
            <w:ins w:id="122" w:author="Claude" w:date="2026-09-28T12:00:00Z">
              <w:r>
                <w:rPr>
                  <w:rFonts w:ascii="BIZ UDPゴシック" w:eastAsia="BIZ UDPゴシック" w:hAnsi="BIZ UDPゴシック"/>
                  <w:sz w:val="19"/>
                  <w:szCs w:val="19"/>
                </w:rPr>
                <w:t>岸田様が料理とブランドの責任者を務め、後継料理長候補を育成。店舗運営は支配人を中心とする現体制を維持</w:t>
              </w:r>
            </w:ins>
          </w:p>
        </w:tc>
        <w:tc>
          <w:tcPr>
            <w:tcW w:w="3060" w:type="dxa"/>
            <w:tcBorders>
              <w:top w:val="single" w:sz="4" w:space="0" w:color="BFBFBF"/>
              <w:left w:val="single" w:sz="4" w:space="0" w:color="BFBFBF"/>
              <w:bottom w:val="single" w:sz="4" w:space="0" w:color="BFBFBF"/>
              <w:right w:val="single" w:sz="4" w:space="0" w:color="BFBFBF"/>
            </w:tcBorders>
          </w:tcPr>
          <w:p w14:paraId="4CD886EE" w14:textId="4D6C4FBB" w:rsidR="001E3D11" w:rsidRDefault="00ED3457">
            <w:pPr>
              <w:spacing w:line="278" w:lineRule="auto"/>
              <w:rPr>
                <w:ins w:id="123" w:author="Claude" w:date="2026-09-28T12:00:00Z"/>
                <w:rFonts w:ascii="BIZ UDPゴシック" w:eastAsia="BIZ UDPゴシック" w:hAnsi="BIZ UDPゴシック" w:hint="eastAsia"/>
              </w:rPr>
            </w:pPr>
            <w:ins w:id="124" w:author="Claude" w:date="2026-09-28T12:00:00Z">
              <w:del w:id="30019" w:author="Claude" w:date="2026-09-29T09:00:00Z">
                <w:r>
                  <w:rPr>
                    <w:rFonts w:ascii="BIZ UDPゴシック" w:eastAsia="BIZ UDPゴシック" w:hAnsi="BIZ UDPゴシック"/>
                    <w:sz w:val="19"/>
                    <w:szCs w:val="19"/>
                  </w:rPr>
                  <w:delText xml:space="preserve">当社代表 中野が代表取締役として経営</w:delText>
                </w:r>
              </w:del>
              <w:del w:id="125" w:author="Kunihito Nakano" w:date="2026-09-29T10:55:00Z" w16du:dateUtc="2026-09-29T01:55:00Z">
                <w:r>
                  <w:rPr>
                    <w:rFonts w:ascii="BIZ UDPゴシック" w:eastAsia="BIZ UDPゴシック" w:hAnsi="BIZ UDPゴシック"/>
                    <w:sz w:val="19"/>
                    <w:szCs w:val="19"/>
                  </w:rPr>
                  <w:delText>管理</w:delText>
                </w:r>
              </w:del>
              <w:del w:id="30020" w:author="Claude" w:date="2026-09-29T09:00:00Z">
                <w:r>
                  <w:rPr>
                    <w:rFonts w:ascii="BIZ UDPゴシック" w:eastAsia="BIZ UDPゴシック" w:hAnsi="BIZ UDPゴシック"/>
                    <w:sz w:val="19"/>
                    <w:szCs w:val="19"/>
                  </w:rPr>
                  <w:delText xml:space="preserve">を担当</w:delText>
                </w:r>
              </w:del>
            </w:ins>
            <w:ins w:id="126" w:author="Kunihito Nakano" w:date="2026-09-29T10:55:00Z" w16du:dateUtc="2026-09-29T01:55:00Z">
              <w:del w:id="30021" w:author="Claude" w:date="2026-09-29T09:00:00Z">
                <w:r>
                  <w:rPr>
                    <w:rFonts w:ascii="BIZ UDPゴシック" w:eastAsia="BIZ UDPゴシック" w:hAnsi="BIZ UDPゴシック" w:hint="eastAsia"/>
                    <w:sz w:val="19"/>
                    <w:szCs w:val="19"/>
                  </w:rPr>
                  <w:delText xml:space="preserve">、アピシウス管掌役員が運営をサポート</w:delText>
                </w:r>
              </w:del>
            </w:ins>
            <w:ins w:id="30022" w:author="Claude" w:date="2026-09-29T09:00:00Z">
              <w:r>
                <w:rPr>
                  <w:rFonts w:ascii="BIZ UDPゴシック" w:eastAsia="BIZ UDPゴシック" w:hAnsi="BIZ UDPゴシック"/>
                  <w:sz w:val="19"/>
                  <w:szCs w:val="19"/>
                </w:rPr>
                <w:t xml:space="preserve">当社代表の中野が代表取締役として経営を担い、株式会社アピシウスを管掌する役員が運営を支援</w:t>
              </w:r>
            </w:ins>
          </w:p>
        </w:tc>
      </w:tr>
      <w:tr w:rsidR="001E3D11" w14:paraId="0506A31C" w14:textId="77777777">
        <w:trPr>
          <w:cantSplit/>
          <w:ins w:id="127" w:author="Claude" w:date="2026-09-28T12:00:00Z"/>
        </w:trPr>
        <w:tc>
          <w:tcPr>
            <w:tcW w:w="2300" w:type="dxa"/>
            <w:tcBorders>
              <w:top w:val="single" w:sz="4" w:space="0" w:color="BFBFBF"/>
              <w:left w:val="single" w:sz="4" w:space="0" w:color="BFBFBF"/>
              <w:bottom w:val="single" w:sz="4" w:space="0" w:color="BFBFBF"/>
              <w:right w:val="single" w:sz="4" w:space="0" w:color="BFBFBF"/>
            </w:tcBorders>
          </w:tcPr>
          <w:p w14:paraId="5887B96E" w14:textId="77777777" w:rsidR="001E3D11" w:rsidRDefault="00ED3457">
            <w:pPr>
              <w:spacing w:line="278" w:lineRule="auto"/>
              <w:rPr>
                <w:ins w:id="128" w:author="Claude" w:date="2026-09-28T12:00:00Z"/>
                <w:rFonts w:ascii="BIZ UDPゴシック" w:eastAsia="BIZ UDPゴシック" w:hAnsi="BIZ UDPゴシック"/>
              </w:rPr>
            </w:pPr>
            <w:ins w:id="129" w:author="Claude" w:date="2026-09-28T12:00:00Z">
              <w:r>
                <w:rPr>
                  <w:rFonts w:ascii="BIZ UDPゴシック" w:eastAsia="BIZ UDPゴシック" w:hAnsi="BIZ UDPゴシック"/>
                  <w:b/>
                  <w:bCs/>
                  <w:sz w:val="19"/>
                  <w:szCs w:val="19"/>
                </w:rPr>
                <w:t>後継料理長の就任後</w:t>
              </w:r>
            </w:ins>
          </w:p>
        </w:tc>
        <w:tc>
          <w:tcPr>
            <w:tcW w:w="4700" w:type="dxa"/>
            <w:tcBorders>
              <w:top w:val="single" w:sz="4" w:space="0" w:color="BFBFBF"/>
              <w:left w:val="single" w:sz="4" w:space="0" w:color="BFBFBF"/>
              <w:bottom w:val="single" w:sz="4" w:space="0" w:color="BFBFBF"/>
              <w:right w:val="single" w:sz="4" w:space="0" w:color="BFBFBF"/>
            </w:tcBorders>
          </w:tcPr>
          <w:p w14:paraId="69E19B0F" w14:textId="77777777" w:rsidR="001E3D11" w:rsidRDefault="00ED3457">
            <w:pPr>
              <w:spacing w:line="278" w:lineRule="auto"/>
              <w:rPr>
                <w:ins w:id="130" w:author="Claude" w:date="2026-09-28T12:00:00Z"/>
                <w:rFonts w:ascii="BIZ UDPゴシック" w:eastAsia="BIZ UDPゴシック" w:hAnsi="BIZ UDPゴシック"/>
              </w:rPr>
            </w:pPr>
            <w:ins w:id="131" w:author="Claude" w:date="2026-09-28T12:00:00Z">
              <w:r>
                <w:rPr>
                  <w:rFonts w:ascii="BIZ UDPゴシック" w:eastAsia="BIZ UDPゴシック" w:hAnsi="BIZ UDPゴシック"/>
                  <w:sz w:val="19"/>
                  <w:szCs w:val="19"/>
                </w:rPr>
                <w:t>後継料理長が厨房を率い、岸田様が監修として品質を確認</w:t>
              </w:r>
            </w:ins>
          </w:p>
        </w:tc>
        <w:tc>
          <w:tcPr>
            <w:tcW w:w="3060" w:type="dxa"/>
            <w:tcBorders>
              <w:top w:val="single" w:sz="4" w:space="0" w:color="BFBFBF"/>
              <w:left w:val="single" w:sz="4" w:space="0" w:color="BFBFBF"/>
              <w:bottom w:val="single" w:sz="4" w:space="0" w:color="BFBFBF"/>
              <w:right w:val="single" w:sz="4" w:space="0" w:color="BFBFBF"/>
            </w:tcBorders>
          </w:tcPr>
          <w:p w14:paraId="0F067016" w14:textId="77777777" w:rsidR="001E3D11" w:rsidRDefault="00ED3457">
            <w:pPr>
              <w:spacing w:line="278" w:lineRule="auto"/>
              <w:rPr>
                <w:ins w:id="132" w:author="Claude" w:date="2026-09-28T12:00:00Z"/>
                <w:rFonts w:ascii="BIZ UDPゴシック" w:eastAsia="BIZ UDPゴシック" w:hAnsi="BIZ UDPゴシック"/>
              </w:rPr>
            </w:pPr>
            <w:ins w:id="133" w:author="Claude" w:date="2026-09-28T12:00:00Z">
              <w:r>
                <w:rPr>
                  <w:rFonts w:ascii="BIZ UDPゴシック" w:eastAsia="BIZ UDPゴシック" w:hAnsi="BIZ UDPゴシック"/>
                  <w:sz w:val="19"/>
                  <w:szCs w:val="19"/>
                </w:rPr>
                <w:t>同上</w:t>
              </w:r>
            </w:ins>
          </w:p>
        </w:tc>
      </w:tr>
      <w:tr w:rsidR="001E3D11" w14:paraId="10B807C9" w14:textId="77777777">
        <w:trPr>
          <w:cantSplit/>
          <w:ins w:id="134" w:author="Claude" w:date="2026-09-28T12:00:00Z"/>
        </w:trPr>
        <w:tc>
          <w:tcPr>
            <w:tcW w:w="2300" w:type="dxa"/>
            <w:tcBorders>
              <w:top w:val="single" w:sz="4" w:space="0" w:color="BFBFBF"/>
              <w:left w:val="single" w:sz="4" w:space="0" w:color="BFBFBF"/>
              <w:bottom w:val="single" w:sz="4" w:space="0" w:color="BFBFBF"/>
              <w:right w:val="single" w:sz="4" w:space="0" w:color="BFBFBF"/>
            </w:tcBorders>
          </w:tcPr>
          <w:p w14:paraId="6AAC159A" w14:textId="77777777" w:rsidR="001E3D11" w:rsidRDefault="00ED3457">
            <w:pPr>
              <w:spacing w:line="278" w:lineRule="auto"/>
              <w:rPr>
                <w:ins w:id="135" w:author="Claude" w:date="2026-09-28T12:00:00Z"/>
                <w:rFonts w:ascii="BIZ UDPゴシック" w:eastAsia="BIZ UDPゴシック" w:hAnsi="BIZ UDPゴシック"/>
              </w:rPr>
            </w:pPr>
            <w:ins w:id="136" w:author="Claude" w:date="2026-09-28T12:00:00Z">
              <w:r>
                <w:rPr>
                  <w:rFonts w:ascii="BIZ UDPゴシック" w:eastAsia="BIZ UDPゴシック" w:hAnsi="BIZ UDPゴシック"/>
                  <w:b/>
                  <w:bCs/>
                  <w:sz w:val="19"/>
                  <w:szCs w:val="19"/>
                </w:rPr>
                <w:t>後継体制の確立後</w:t>
              </w:r>
            </w:ins>
          </w:p>
        </w:tc>
        <w:tc>
          <w:tcPr>
            <w:tcW w:w="4700" w:type="dxa"/>
            <w:tcBorders>
              <w:top w:val="single" w:sz="4" w:space="0" w:color="BFBFBF"/>
              <w:left w:val="single" w:sz="4" w:space="0" w:color="BFBFBF"/>
              <w:bottom w:val="single" w:sz="4" w:space="0" w:color="BFBFBF"/>
              <w:right w:val="single" w:sz="4" w:space="0" w:color="BFBFBF"/>
            </w:tcBorders>
          </w:tcPr>
          <w:p w14:paraId="66C5AA22" w14:textId="77777777" w:rsidR="001E3D11" w:rsidRDefault="00ED3457">
            <w:pPr>
              <w:spacing w:line="278" w:lineRule="auto"/>
              <w:rPr>
                <w:ins w:id="137" w:author="Claude" w:date="2026-09-28T12:00:00Z"/>
                <w:rFonts w:ascii="BIZ UDPゴシック" w:eastAsia="BIZ UDPゴシック" w:hAnsi="BIZ UDPゴシック"/>
              </w:rPr>
            </w:pPr>
            <w:ins w:id="138" w:author="Claude" w:date="2026-09-28T12:00:00Z">
              <w:r>
                <w:rPr>
                  <w:rFonts w:ascii="BIZ UDPゴシック" w:eastAsia="BIZ UDPゴシック" w:hAnsi="BIZ UDPゴシック"/>
                  <w:sz w:val="19"/>
                  <w:szCs w:val="19"/>
                </w:rPr>
                <w:t>後継料理長と支配人を中心とする体制</w:t>
              </w:r>
            </w:ins>
          </w:p>
        </w:tc>
        <w:tc>
          <w:tcPr>
            <w:tcW w:w="3060" w:type="dxa"/>
            <w:tcBorders>
              <w:top w:val="single" w:sz="4" w:space="0" w:color="BFBFBF"/>
              <w:left w:val="single" w:sz="4" w:space="0" w:color="BFBFBF"/>
              <w:bottom w:val="single" w:sz="4" w:space="0" w:color="BFBFBF"/>
              <w:right w:val="single" w:sz="4" w:space="0" w:color="BFBFBF"/>
            </w:tcBorders>
          </w:tcPr>
          <w:p w14:paraId="481CB77D" w14:textId="77777777" w:rsidR="001E3D11" w:rsidRDefault="00ED3457">
            <w:pPr>
              <w:spacing w:line="278" w:lineRule="auto"/>
              <w:rPr>
                <w:ins w:id="139" w:author="Claude" w:date="2026-09-28T12:00:00Z"/>
                <w:rFonts w:ascii="BIZ UDPゴシック" w:eastAsia="BIZ UDPゴシック" w:hAnsi="BIZ UDPゴシック"/>
              </w:rPr>
            </w:pPr>
            <w:ins w:id="140" w:author="Claude" w:date="2026-09-28T12:00:00Z">
              <w:r>
                <w:rPr>
                  <w:rFonts w:ascii="BIZ UDPゴシック" w:eastAsia="BIZ UDPゴシック" w:hAnsi="BIZ UDPゴシック"/>
                  <w:sz w:val="19"/>
                  <w:szCs w:val="19"/>
                </w:rPr>
                <w:t>当社グループが経営管理・資金・人材確保を支援</w:t>
              </w:r>
            </w:ins>
          </w:p>
        </w:tc>
      </w:tr>
    </w:tbl>
    <w:p w14:paraId="7F0F6788" w14:textId="77777777" w:rsidR="001E3D11" w:rsidRDefault="00ED3457">
      <w:pPr>
        <w:spacing w:after="120" w:line="300" w:lineRule="auto"/>
        <w:rPr>
          <w:ins w:id="141" w:author="Claude" w:date="2026-09-28T12:00:00Z"/>
          <w:rFonts w:ascii="BIZ UDPゴシック" w:eastAsia="BIZ UDPゴシック" w:hAnsi="BIZ UDPゴシック"/>
        </w:rPr>
      </w:pPr>
      <w:ins w:id="142" w:author="Claude" w:date="2026-09-28T12:00:00Z">
        <w:r>
          <w:rPr>
            <w:rFonts w:ascii="BIZ UDPゴシック" w:eastAsia="BIZ UDPゴシック" w:hAnsi="BIZ UDPゴシック"/>
          </w:rPr>
          <w:t>経営管理は、「現場の裁量は尊重し、数字は共有する」ことを基本といたします。</w:t>
        </w:r>
      </w:ins>
    </w:p>
    <w:p w14:paraId="0D03D17B" w14:textId="77777777" w:rsidR="001E3D11" w:rsidRDefault="00ED3457">
      <w:pPr>
        <w:spacing w:after="80" w:line="300" w:lineRule="auto"/>
        <w:ind w:left="440" w:hanging="280"/>
        <w:rPr>
          <w:ins w:id="143" w:author="Claude" w:date="2026-09-28T12:00:00Z"/>
          <w:rFonts w:ascii="BIZ UDPゴシック" w:eastAsia="BIZ UDPゴシック" w:hAnsi="BIZ UDPゴシック"/>
        </w:rPr>
      </w:pPr>
      <w:ins w:id="144" w:author="Claude" w:date="2026-09-28T12:00:00Z">
        <w:r>
          <w:rPr>
            <w:rFonts w:ascii="BIZ UDPゴシック" w:eastAsia="BIZ UDPゴシック" w:hAnsi="BIZ UDPゴシック"/>
          </w:rPr>
          <w:t xml:space="preserve">① 料理、メニュー、食材・ワインの選定、サービス、予約の運用、スタッフの日々の指導は、岸田様と現場の裁量に委ねます。</w:t>
        </w:r>
      </w:ins>
    </w:p>
    <w:p w14:paraId="668825EF" w14:textId="77777777" w:rsidR="001E3D11" w:rsidRDefault="00ED3457">
      <w:pPr>
        <w:spacing w:after="80" w:line="300" w:lineRule="auto"/>
        <w:ind w:left="440" w:hanging="280"/>
        <w:rPr>
          <w:ins w:id="145" w:author="Claude" w:date="2026-09-28T12:00:00Z"/>
          <w:rFonts w:ascii="BIZ UDPゴシック" w:eastAsia="BIZ UDPゴシック" w:hAnsi="BIZ UDPゴシック"/>
        </w:rPr>
      </w:pPr>
      <w:ins w:id="146" w:author="Claude" w:date="2026-09-28T12:00:00Z">
        <w:r>
          <w:rPr>
            <w:rFonts w:ascii="BIZ UDPゴシック" w:eastAsia="BIZ UDPゴシック" w:hAnsi="BIZ UDPゴシック"/>
          </w:rPr>
          <w:t xml:space="preserve">② 当社は、年次の予算と月次の損益を共有いただき、岸田様にご出席いただく定期的な経営会議で確認いたします。数値目標を理由に現場の運営を変更することはいたしません。</w:t>
        </w:r>
      </w:ins>
    </w:p>
    <w:p w14:paraId="10244241" w14:textId="77777777" w:rsidR="001E3D11" w:rsidRDefault="00ED3457">
      <w:pPr>
        <w:spacing w:after="80" w:line="300" w:lineRule="auto"/>
        <w:ind w:left="440" w:hanging="280"/>
        <w:rPr>
          <w:ins w:id="147" w:author="Claude" w:date="2026-09-28T12:00:00Z"/>
          <w:rFonts w:ascii="BIZ UDPゴシック" w:eastAsia="BIZ UDPゴシック" w:hAnsi="BIZ UDPゴシック"/>
        </w:rPr>
      </w:pPr>
      <w:ins w:id="148" w:author="Claude" w:date="2026-09-28T12:00:00Z">
        <w:r>
          <w:rPr>
            <w:rFonts w:ascii="BIZ UDPゴシック" w:eastAsia="BIZ UDPゴシック" w:hAnsi="BIZ UDPゴシック"/>
          </w:rPr>
          <w:t xml:space="preserve">③ 譲受当初は、新しい体制に慣れていただく期間として、会議へのご出席をやや多めにお願いしたいと考えております。その後は、状況を拝見し岸田様のご意見を伺いながら、段階的に頻度を減らしてまいります。具体的な頻度は協議のうえ決定いたします。なお、重要な事案が生じた場合には、別途会議を設定させていただくことがございます。</w:t>
        </w:r>
      </w:ins>
    </w:p>
    <w:p w14:paraId="5A0E77D3" w14:textId="77777777" w:rsidR="001E3D11" w:rsidRDefault="00ED3457">
      <w:pPr>
        <w:spacing w:after="80" w:line="300" w:lineRule="auto"/>
        <w:ind w:left="440" w:hanging="280"/>
        <w:rPr>
          <w:ins w:id="149" w:author="Claude" w:date="2026-09-28T12:00:00Z"/>
          <w:rFonts w:ascii="BIZ UDPゴシック" w:eastAsia="BIZ UDPゴシック" w:hAnsi="BIZ UDPゴシック"/>
        </w:rPr>
      </w:pPr>
      <w:ins w:id="150" w:author="Claude" w:date="2026-09-28T12:00:00Z">
        <w:r>
          <w:rPr>
            <w:rFonts w:ascii="BIZ UDPゴシック" w:eastAsia="BIZ UDPゴシック" w:hAnsi="BIZ UDPゴシック"/>
          </w:rPr>
          <w:t xml:space="preserve">④ 全従業員の皆様との個別面談、および進捗確認のための定例の会議は、当社が現場の皆様と行います。</w:t>
        </w:r>
      </w:ins>
    </w:p>
    <w:p w14:paraId="7817CD0A" w14:textId="77777777" w:rsidR="001E3D11" w:rsidRDefault="00ED3457">
      <w:pPr>
        <w:spacing w:after="80" w:line="300" w:lineRule="auto"/>
        <w:ind w:left="440" w:hanging="280"/>
        <w:rPr>
          <w:ins w:id="151" w:author="Claude" w:date="2026-09-28T12:00:00Z"/>
          <w:rFonts w:ascii="BIZ UDPゴシック" w:eastAsia="BIZ UDPゴシック" w:hAnsi="BIZ UDPゴシック"/>
        </w:rPr>
      </w:pPr>
      <w:ins w:id="152" w:author="Claude" w:date="2026-09-28T12:00:00Z">
        <w:r>
          <w:rPr>
            <w:rFonts w:ascii="BIZ UDPゴシック" w:eastAsia="BIZ UDPゴシック" w:hAnsi="BIZ UDPゴシック"/>
          </w:rPr>
          <w:t xml:space="preserve">⑤ 年次予算、一定額以上の設備投資、店舗の移転、幹部人事、借入および関連当事者取引等は重要事項とし、岸田様と事前に協議のうえ取締役会で決定いたします。本書3項(2)に記載のお約束は、この意思決定においても適用されます。</w:t>
        </w:r>
      </w:ins>
    </w:p>
    <w:p w14:paraId="4421EE58" w14:textId="77777777" w:rsidR="001E3D11" w:rsidRDefault="00ED3457">
      <w:pPr>
        <w:pBdr>
          <w:bottom w:val="single" w:sz="6" w:space="4" w:color="333333"/>
        </w:pBdr>
        <w:spacing w:before="320" w:after="160" w:line="300" w:lineRule="auto"/>
        <w:rPr>
          <w:rFonts w:ascii="BIZ UDPゴシック" w:eastAsia="BIZ UDPゴシック" w:hAnsi="BIZ UDPゴシック"/>
        </w:rPr>
      </w:pPr>
      <w:r>
        <w:rPr>
          <w:rFonts w:ascii="BIZ UDPゴシック" w:eastAsia="BIZ UDPゴシック" w:hAnsi="BIZ UDPゴシック"/>
          <w:b/>
          <w:bCs/>
          <w:sz w:val="22"/>
          <w:szCs w:val="22"/>
        </w:rPr>
        <w:t>4．役員及び従業員の処遇</w:t>
      </w:r>
    </w:p>
    <w:p w14:paraId="64C18D98" w14:textId="77777777" w:rsidR="001E3D11" w:rsidRDefault="00ED3457">
      <w:pPr>
        <w:spacing w:before="200" w:after="100" w:line="300" w:lineRule="auto"/>
        <w:rPr>
          <w:rFonts w:ascii="BIZ UDPゴシック" w:eastAsia="BIZ UDPゴシック" w:hAnsi="BIZ UDPゴシック"/>
        </w:rPr>
      </w:pPr>
      <w:r>
        <w:rPr>
          <w:rFonts w:ascii="BIZ UDPゴシック" w:eastAsia="BIZ UDPゴシック" w:hAnsi="BIZ UDPゴシック"/>
          <w:b/>
          <w:bCs/>
        </w:rPr>
        <w:t xml:space="preserve">(1) 岸田周三様の処遇</w:t>
      </w:r>
    </w:p>
    <w:p w14:paraId="7061E213" w14:textId="77777777" w:rsidR="001E3D11" w:rsidRDefault="00ED3457">
      <w:pPr>
        <w:spacing w:after="120" w:line="300" w:lineRule="auto"/>
        <w:rPr>
          <w:rFonts w:ascii="BIZ UDPゴシック" w:eastAsia="BIZ UDPゴシック" w:hAnsi="BIZ UDPゴシック"/>
        </w:rPr>
      </w:pPr>
      <w:r>
        <w:rPr>
          <w:rFonts w:ascii="BIZ UDPゴシック" w:eastAsia="BIZ UDPゴシック" w:hAnsi="BIZ UDPゴシック"/>
        </w:rPr>
        <w:t>譲受後3年間は、引き続き対象会社にご在任いただき、料理およびブランドの責任者としてお力添えを賜りたく存じます。役員報酬等につきましては、質疑応答においてご回答いただいたとおり、監修体制への移行前後を含む具体的な金額を現時点では設定しておらず、譲受価額、本件実施後の役割・業務範囲、稼働量等の取引条件全体とのバランスを踏まえ、協議のうえ決定したいと考えております。毎日厨房にお立ちいただくという現行の関与形態を、当社は最大限尊重いたします。</w:t>
      </w:r>
    </w:p>
    <w:p w14:paraId="762AD548" w14:textId="77777777" w:rsidR="001E3D11" w:rsidRDefault="00ED3457">
      <w:pPr>
        <w:spacing w:after="120" w:line="300" w:lineRule="auto"/>
        <w:rPr>
          <w:rFonts w:ascii="BIZ UDPゴシック" w:eastAsia="BIZ UDPゴシック" w:hAnsi="BIZ UDPゴシック"/>
        </w:rPr>
      </w:pPr>
      <w:r>
        <w:rPr>
          <w:rFonts w:ascii="BIZ UDPゴシック" w:eastAsia="BIZ UDPゴシック" w:hAnsi="BIZ UDPゴシック"/>
        </w:rPr>
        <w:t>3年経過後につきましては、引き続き対象会社と従業員の皆様のためにご関与いただくことを希望いたしますが、やむを得ないご事情もあろうかと存じますので、関与の度合いを含め協議事項とさせていただきたく存じます。</w:t>
      </w:r>
    </w:p>
    <w:p w14:paraId="64451806" w14:textId="77777777" w:rsidR="001E3D11" w:rsidRDefault="00ED3457">
      <w:pPr>
        <w:spacing w:after="120" w:line="300" w:lineRule="auto"/>
        <w:rPr>
          <w:ins w:id="153" w:author="Claude" w:date="2026-09-28T12:00:00Z"/>
          <w:rFonts w:ascii="BIZ UDPゴシック" w:eastAsia="BIZ UDPゴシック" w:hAnsi="BIZ UDPゴシック"/>
        </w:rPr>
      </w:pPr>
      <w:ins w:id="154" w:author="Claude" w:date="2026-09-28T12:00:00Z">
        <w:r>
          <w:rPr>
            <w:rFonts w:ascii="BIZ UDPゴシック" w:eastAsia="BIZ UDPゴシック" w:hAnsi="BIZ UDPゴシック"/>
          </w:rPr>
          <w:lastRenderedPageBreak/>
          <w:t>譲受後に岸田様にお願いしたい役割と関与の範囲は、現時点で次のとおり考えております。</w:t>
        </w:r>
      </w:ins>
    </w:p>
    <w:tbl>
      <w:tblPr>
        <w:tblW w:w="9200" w:type="dxa"/>
        <w:tblLayout w:type="fixed"/>
        <w:tblCellMar>
          <w:top w:w="70" w:type="dxa"/>
          <w:left w:w="110" w:type="dxa"/>
          <w:bottom w:w="70" w:type="dxa"/>
          <w:right w:w="110" w:type="dxa"/>
        </w:tblCellMar>
        <w:tblLook w:val="0000" w:firstRow="0" w:lastRow="0" w:firstColumn="0" w:lastColumn="0" w:noHBand="0" w:noVBand="0"/>
      </w:tblPr>
      <w:tblGrid>
        <w:gridCol w:w="1838"/>
        <w:gridCol w:w="3681"/>
        <w:gridCol w:w="3681"/>
      </w:tblGrid>
      <w:tr w:rsidR="001E3D11" w14:paraId="5FF1FBCF" w14:textId="77777777">
        <w:trPr>
          <w:cantSplit/>
          <w:ins w:id="155" w:author="Claude" w:date="2026-09-28T12:00:00Z"/>
        </w:trPr>
        <w:tc>
          <w:tcPr>
            <w:tcW w:w="2000" w:type="dxa"/>
            <w:tcBorders>
              <w:top w:val="single" w:sz="4" w:space="0" w:color="BFBFBF"/>
              <w:left w:val="single" w:sz="4" w:space="0" w:color="BFBFBF"/>
              <w:bottom w:val="single" w:sz="4" w:space="0" w:color="BFBFBF"/>
              <w:right w:val="single" w:sz="4" w:space="0" w:color="BFBFBF"/>
            </w:tcBorders>
            <w:shd w:val="clear" w:color="auto" w:fill="F2F2F2"/>
          </w:tcPr>
          <w:p w14:paraId="49B79B89" w14:textId="77777777" w:rsidR="001E3D11" w:rsidRDefault="00ED3457">
            <w:pPr>
              <w:spacing w:line="278" w:lineRule="auto"/>
              <w:rPr>
                <w:ins w:id="156" w:author="Claude" w:date="2026-09-28T12:00:00Z"/>
                <w:rFonts w:ascii="BIZ UDPゴシック" w:eastAsia="BIZ UDPゴシック" w:hAnsi="BIZ UDPゴシック"/>
              </w:rPr>
            </w:pPr>
            <w:ins w:id="157" w:author="Claude" w:date="2026-09-28T12:00:00Z">
              <w:r>
                <w:rPr>
                  <w:rFonts w:ascii="BIZ UDPゴシック" w:eastAsia="BIZ UDPゴシック" w:hAnsi="BIZ UDPゴシック"/>
                  <w:b/>
                  <w:bCs/>
                  <w:sz w:val="19"/>
                  <w:szCs w:val="19"/>
                </w:rPr>
                <w:t>領域</w:t>
              </w:r>
            </w:ins>
          </w:p>
        </w:tc>
        <w:tc>
          <w:tcPr>
            <w:tcW w:w="4030" w:type="dxa"/>
            <w:tcBorders>
              <w:top w:val="single" w:sz="4" w:space="0" w:color="BFBFBF"/>
              <w:left w:val="single" w:sz="4" w:space="0" w:color="BFBFBF"/>
              <w:bottom w:val="single" w:sz="4" w:space="0" w:color="BFBFBF"/>
              <w:right w:val="single" w:sz="4" w:space="0" w:color="BFBFBF"/>
            </w:tcBorders>
            <w:shd w:val="clear" w:color="auto" w:fill="F2F2F2"/>
          </w:tcPr>
          <w:p w14:paraId="23D6AC31" w14:textId="77777777" w:rsidR="001E3D11" w:rsidRDefault="00ED3457">
            <w:pPr>
              <w:spacing w:line="278" w:lineRule="auto"/>
              <w:rPr>
                <w:ins w:id="158" w:author="Claude" w:date="2026-09-28T12:00:00Z"/>
                <w:rFonts w:ascii="BIZ UDPゴシック" w:eastAsia="BIZ UDPゴシック" w:hAnsi="BIZ UDPゴシック"/>
              </w:rPr>
            </w:pPr>
            <w:ins w:id="159" w:author="Claude" w:date="2026-09-28T12:00:00Z">
              <w:r>
                <w:rPr>
                  <w:rFonts w:ascii="BIZ UDPゴシック" w:eastAsia="BIZ UDPゴシック" w:hAnsi="BIZ UDPゴシック"/>
                  <w:b/>
                  <w:bCs/>
                  <w:sz w:val="19"/>
                  <w:szCs w:val="19"/>
                </w:rPr>
                <w:t>譲受後3年間</w:t>
              </w:r>
            </w:ins>
          </w:p>
        </w:tc>
        <w:tc>
          <w:tcPr>
            <w:tcW w:w="4030" w:type="dxa"/>
            <w:tcBorders>
              <w:top w:val="single" w:sz="4" w:space="0" w:color="BFBFBF"/>
              <w:left w:val="single" w:sz="4" w:space="0" w:color="BFBFBF"/>
              <w:bottom w:val="single" w:sz="4" w:space="0" w:color="BFBFBF"/>
              <w:right w:val="single" w:sz="4" w:space="0" w:color="BFBFBF"/>
            </w:tcBorders>
            <w:shd w:val="clear" w:color="auto" w:fill="F2F2F2"/>
          </w:tcPr>
          <w:p w14:paraId="7D9889F8" w14:textId="77777777" w:rsidR="001E3D11" w:rsidRDefault="00ED3457">
            <w:pPr>
              <w:spacing w:line="278" w:lineRule="auto"/>
              <w:rPr>
                <w:ins w:id="160" w:author="Claude" w:date="2026-09-28T12:00:00Z"/>
                <w:rFonts w:ascii="BIZ UDPゴシック" w:eastAsia="BIZ UDPゴシック" w:hAnsi="BIZ UDPゴシック"/>
              </w:rPr>
            </w:pPr>
            <w:ins w:id="161" w:author="Claude" w:date="2026-09-28T12:00:00Z">
              <w:r>
                <w:rPr>
                  <w:rFonts w:ascii="BIZ UDPゴシック" w:eastAsia="BIZ UDPゴシック" w:hAnsi="BIZ UDPゴシック"/>
                  <w:b/>
                  <w:bCs/>
                  <w:sz w:val="19"/>
                  <w:szCs w:val="19"/>
                </w:rPr>
                <w:t xml:space="preserve">3年経過後</w:t>
              </w:r>
              <w:del w:id="30001" w:author="Claude" w:date="2026-09-29T09:00:00Z">
                <w:r>
                  <w:rPr>
                    <w:rFonts w:ascii="BIZ UDPゴシック" w:eastAsia="BIZ UDPゴシック" w:hAnsi="BIZ UDPゴシック"/>
                    <w:b/>
                    <w:bCs/>
                    <w:sz w:val="19"/>
                    <w:szCs w:val="19"/>
                  </w:rPr>
                  <w:delText xml:space="preserve">（ご意向に応じて）</w:delText>
                </w:r>
              </w:del>
            </w:ins>
            <w:ins w:id="30002" w:author="Claude" w:date="2026-09-29T09:00:00Z">
              <w:r>
                <w:rPr>
                  <w:rFonts w:ascii="BIZ UDPゴシック" w:eastAsia="BIZ UDPゴシック" w:hAnsi="BIZ UDPゴシック"/>
                  <w:b/>
                  <w:bCs/>
                  <w:sz w:val="19"/>
                  <w:szCs w:val="19"/>
                </w:rPr>
                <w:t xml:space="preserve">（ご意向に応じて・非常勤）</w:t>
              </w:r>
            </w:ins>
          </w:p>
        </w:tc>
      </w:tr>
      <w:tr w:rsidR="001E3D11" w14:paraId="55255EC6" w14:textId="77777777">
        <w:trPr>
          <w:cantSplit/>
          <w:ins w:id="162" w:author="Claude" w:date="2026-09-28T12:00:00Z"/>
        </w:trPr>
        <w:tc>
          <w:tcPr>
            <w:tcW w:w="2000" w:type="dxa"/>
            <w:tcBorders>
              <w:top w:val="single" w:sz="4" w:space="0" w:color="BFBFBF"/>
              <w:left w:val="single" w:sz="4" w:space="0" w:color="BFBFBF"/>
              <w:bottom w:val="single" w:sz="4" w:space="0" w:color="BFBFBF"/>
              <w:right w:val="single" w:sz="4" w:space="0" w:color="BFBFBF"/>
            </w:tcBorders>
          </w:tcPr>
          <w:p w14:paraId="615612D5" w14:textId="77777777" w:rsidR="001E3D11" w:rsidRDefault="00ED3457">
            <w:pPr>
              <w:spacing w:line="278" w:lineRule="auto"/>
              <w:rPr>
                <w:ins w:id="163" w:author="Claude" w:date="2026-09-28T12:00:00Z"/>
                <w:rFonts w:ascii="BIZ UDPゴシック" w:eastAsia="BIZ UDPゴシック" w:hAnsi="BIZ UDPゴシック"/>
              </w:rPr>
            </w:pPr>
            <w:ins w:id="164" w:author="Claude" w:date="2026-09-28T12:00:00Z">
              <w:r>
                <w:rPr>
                  <w:rFonts w:ascii="BIZ UDPゴシック" w:eastAsia="BIZ UDPゴシック" w:hAnsi="BIZ UDPゴシック"/>
                  <w:b/>
                  <w:bCs/>
                  <w:sz w:val="19"/>
                  <w:szCs w:val="19"/>
                </w:rPr>
                <w:t>本店の運営</w:t>
              </w:r>
            </w:ins>
          </w:p>
        </w:tc>
        <w:tc>
          <w:tcPr>
            <w:tcW w:w="4030" w:type="dxa"/>
            <w:tcBorders>
              <w:top w:val="single" w:sz="4" w:space="0" w:color="BFBFBF"/>
              <w:left w:val="single" w:sz="4" w:space="0" w:color="BFBFBF"/>
              <w:bottom w:val="single" w:sz="4" w:space="0" w:color="BFBFBF"/>
              <w:right w:val="single" w:sz="4" w:space="0" w:color="BFBFBF"/>
            </w:tcBorders>
          </w:tcPr>
          <w:p w14:paraId="3E1D5F07" w14:textId="77777777" w:rsidR="001E3D11" w:rsidRDefault="00ED3457">
            <w:pPr>
              <w:spacing w:line="278" w:lineRule="auto"/>
              <w:rPr>
                <w:ins w:id="165" w:author="Claude" w:date="2026-09-28T12:00:00Z"/>
                <w:rFonts w:ascii="BIZ UDPゴシック" w:eastAsia="BIZ UDPゴシック" w:hAnsi="BIZ UDPゴシック"/>
              </w:rPr>
            </w:pPr>
            <w:ins w:id="166" w:author="Claude" w:date="2026-09-28T12:00:00Z">
              <w:r>
                <w:rPr>
                  <w:rFonts w:ascii="BIZ UDPゴシック" w:eastAsia="BIZ UDPゴシック" w:hAnsi="BIZ UDPゴシック"/>
                  <w:sz w:val="19"/>
                  <w:szCs w:val="19"/>
                </w:rPr>
                <w:t>従前どおり料理と品質の中心をご担当</w:t>
              </w:r>
            </w:ins>
          </w:p>
        </w:tc>
        <w:tc>
          <w:tcPr>
            <w:tcW w:w="4030" w:type="dxa"/>
            <w:tcBorders>
              <w:top w:val="single" w:sz="4" w:space="0" w:color="BFBFBF"/>
              <w:left w:val="single" w:sz="4" w:space="0" w:color="BFBFBF"/>
              <w:bottom w:val="single" w:sz="4" w:space="0" w:color="BFBFBF"/>
              <w:right w:val="single" w:sz="4" w:space="0" w:color="BFBFBF"/>
            </w:tcBorders>
          </w:tcPr>
          <w:p w14:paraId="07D36DBB" w14:textId="2B2726FE" w:rsidR="001E3D11" w:rsidRDefault="00F66A22">
            <w:pPr>
              <w:spacing w:line="278" w:lineRule="auto"/>
              <w:rPr>
                <w:ins w:id="167" w:author="Claude" w:date="2026-09-28T12:00:00Z"/>
                <w:rFonts w:ascii="BIZ UDPゴシック" w:eastAsia="BIZ UDPゴシック" w:hAnsi="BIZ UDPゴシック"/>
              </w:rPr>
            </w:pPr>
            <w:ins w:id="168" w:author="Kunihito Nakano" w:date="2026-09-29T10:56:00Z" w16du:dateUtc="2026-09-29T01:56:00Z">
              <w:del w:id="30003" w:author="Claude" w:date="2026-09-29T09:00:00Z">
                <w:r>
                  <w:rPr>
                    <w:rFonts w:ascii="BIZ UDPゴシック" w:eastAsia="BIZ UDPゴシック" w:hAnsi="BIZ UDPゴシック" w:hint="eastAsia"/>
                    <w:sz w:val="19"/>
                    <w:szCs w:val="19"/>
                  </w:rPr>
                  <w:delText xml:space="preserve">頻度を落とした</w:delText>
                </w:r>
              </w:del>
            </w:ins>
            <w:ins w:id="169" w:author="Claude" w:date="2026-09-28T12:00:00Z">
              <w:del w:id="30004" w:author="Claude" w:date="2026-09-29T09:00:00Z">
                <w:r>
                  <w:rPr>
                    <w:rFonts w:ascii="BIZ UDPゴシック" w:eastAsia="BIZ UDPゴシック" w:hAnsi="BIZ UDPゴシック"/>
                    <w:sz w:val="19"/>
                    <w:szCs w:val="19"/>
                  </w:rPr>
                  <w:delText xml:space="preserve">監修（メニュー・品質の確認）</w:delText>
                </w:r>
              </w:del>
            </w:ins>
            <w:ins w:id="30005" w:author="Claude" w:date="2026-09-29T09:00:00Z">
              <w:r>
                <w:rPr>
                  <w:rFonts w:ascii="BIZ UDPゴシック" w:eastAsia="BIZ UDPゴシック" w:hAnsi="BIZ UDPゴシック" w:hint="eastAsia"/>
                  <w:sz w:val="19"/>
                  <w:szCs w:val="19"/>
                </w:rPr>
                <w:t xml:space="preserve">監修（メニュー・品質の確認）</w:t>
              </w:r>
            </w:ins>
          </w:p>
        </w:tc>
      </w:tr>
      <w:tr w:rsidR="001E3D11" w14:paraId="473FA54E" w14:textId="77777777">
        <w:trPr>
          <w:cantSplit/>
          <w:ins w:id="170" w:author="Claude" w:date="2026-09-28T12:00:00Z"/>
        </w:trPr>
        <w:tc>
          <w:tcPr>
            <w:tcW w:w="2000" w:type="dxa"/>
            <w:tcBorders>
              <w:top w:val="single" w:sz="4" w:space="0" w:color="BFBFBF"/>
              <w:left w:val="single" w:sz="4" w:space="0" w:color="BFBFBF"/>
              <w:bottom w:val="single" w:sz="4" w:space="0" w:color="BFBFBF"/>
              <w:right w:val="single" w:sz="4" w:space="0" w:color="BFBFBF"/>
            </w:tcBorders>
          </w:tcPr>
          <w:p w14:paraId="15B1A27B" w14:textId="77777777" w:rsidR="001E3D11" w:rsidRDefault="00ED3457">
            <w:pPr>
              <w:spacing w:line="278" w:lineRule="auto"/>
              <w:rPr>
                <w:ins w:id="171" w:author="Claude" w:date="2026-09-28T12:00:00Z"/>
                <w:rFonts w:ascii="BIZ UDPゴシック" w:eastAsia="BIZ UDPゴシック" w:hAnsi="BIZ UDPゴシック"/>
              </w:rPr>
            </w:pPr>
            <w:ins w:id="172" w:author="Claude" w:date="2026-09-28T12:00:00Z">
              <w:r>
                <w:rPr>
                  <w:rFonts w:ascii="BIZ UDPゴシック" w:eastAsia="BIZ UDPゴシック" w:hAnsi="BIZ UDPゴシック"/>
                  <w:b/>
                  <w:bCs/>
                  <w:sz w:val="19"/>
                  <w:szCs w:val="19"/>
                </w:rPr>
                <w:t>後継者の育成</w:t>
              </w:r>
            </w:ins>
          </w:p>
        </w:tc>
        <w:tc>
          <w:tcPr>
            <w:tcW w:w="4030" w:type="dxa"/>
            <w:tcBorders>
              <w:top w:val="single" w:sz="4" w:space="0" w:color="BFBFBF"/>
              <w:left w:val="single" w:sz="4" w:space="0" w:color="BFBFBF"/>
              <w:bottom w:val="single" w:sz="4" w:space="0" w:color="BFBFBF"/>
              <w:right w:val="single" w:sz="4" w:space="0" w:color="BFBFBF"/>
            </w:tcBorders>
          </w:tcPr>
          <w:p w14:paraId="5AB30646" w14:textId="77777777" w:rsidR="001E3D11" w:rsidRDefault="00ED3457">
            <w:pPr>
              <w:spacing w:line="278" w:lineRule="auto"/>
              <w:rPr>
                <w:ins w:id="173" w:author="Claude" w:date="2026-09-28T12:00:00Z"/>
                <w:rFonts w:ascii="BIZ UDPゴシック" w:eastAsia="BIZ UDPゴシック" w:hAnsi="BIZ UDPゴシック"/>
              </w:rPr>
            </w:pPr>
            <w:ins w:id="174" w:author="Claude" w:date="2026-09-28T12:00:00Z">
              <w:r>
                <w:rPr>
                  <w:rFonts w:ascii="BIZ UDPゴシック" w:eastAsia="BIZ UDPゴシック" w:hAnsi="BIZ UDPゴシック"/>
                  <w:sz w:val="19"/>
                  <w:szCs w:val="19"/>
                </w:rPr>
                <w:t>最も重要な役割として、候補者の選定と育成をご一緒に</w:t>
              </w:r>
            </w:ins>
          </w:p>
        </w:tc>
        <w:tc>
          <w:tcPr>
            <w:tcW w:w="4030" w:type="dxa"/>
            <w:tcBorders>
              <w:top w:val="single" w:sz="4" w:space="0" w:color="BFBFBF"/>
              <w:left w:val="single" w:sz="4" w:space="0" w:color="BFBFBF"/>
              <w:bottom w:val="single" w:sz="4" w:space="0" w:color="BFBFBF"/>
              <w:right w:val="single" w:sz="4" w:space="0" w:color="BFBFBF"/>
            </w:tcBorders>
          </w:tcPr>
          <w:p w14:paraId="2104911C" w14:textId="77777777" w:rsidR="001E3D11" w:rsidRDefault="00ED3457">
            <w:pPr>
              <w:spacing w:line="278" w:lineRule="auto"/>
              <w:rPr>
                <w:ins w:id="175" w:author="Claude" w:date="2026-09-28T12:00:00Z"/>
                <w:rFonts w:ascii="BIZ UDPゴシック" w:eastAsia="BIZ UDPゴシック" w:hAnsi="BIZ UDPゴシック"/>
              </w:rPr>
            </w:pPr>
            <w:ins w:id="176" w:author="Claude" w:date="2026-09-28T12:00:00Z">
              <w:r>
                <w:rPr>
                  <w:rFonts w:ascii="BIZ UDPゴシック" w:eastAsia="BIZ UDPゴシック" w:hAnsi="BIZ UDPゴシック"/>
                  <w:sz w:val="19"/>
                  <w:szCs w:val="19"/>
                </w:rPr>
                <w:t>後継料理長への助言</w:t>
              </w:r>
            </w:ins>
          </w:p>
        </w:tc>
      </w:tr>
      <w:tr w:rsidR="001E3D11" w14:paraId="09730CD9" w14:textId="77777777">
        <w:trPr>
          <w:cantSplit/>
          <w:ins w:id="177" w:author="Claude" w:date="2026-09-28T12:00:00Z"/>
        </w:trPr>
        <w:tc>
          <w:tcPr>
            <w:tcW w:w="2000" w:type="dxa"/>
            <w:tcBorders>
              <w:top w:val="single" w:sz="4" w:space="0" w:color="BFBFBF"/>
              <w:left w:val="single" w:sz="4" w:space="0" w:color="BFBFBF"/>
              <w:bottom w:val="single" w:sz="4" w:space="0" w:color="BFBFBF"/>
              <w:right w:val="single" w:sz="4" w:space="0" w:color="BFBFBF"/>
            </w:tcBorders>
          </w:tcPr>
          <w:p w14:paraId="6FB57BC6" w14:textId="77777777" w:rsidR="001E3D11" w:rsidRDefault="00ED3457">
            <w:pPr>
              <w:spacing w:line="278" w:lineRule="auto"/>
              <w:rPr>
                <w:ins w:id="178" w:author="Claude" w:date="2026-09-28T12:00:00Z"/>
                <w:rFonts w:ascii="BIZ UDPゴシック" w:eastAsia="BIZ UDPゴシック" w:hAnsi="BIZ UDPゴシック"/>
              </w:rPr>
            </w:pPr>
            <w:ins w:id="179" w:author="Claude" w:date="2026-09-28T12:00:00Z">
              <w:r>
                <w:rPr>
                  <w:rFonts w:ascii="BIZ UDPゴシック" w:eastAsia="BIZ UDPゴシック" w:hAnsi="BIZ UDPゴシック"/>
                  <w:b/>
                  <w:bCs/>
                  <w:sz w:val="19"/>
                  <w:szCs w:val="19"/>
                </w:rPr>
                <w:t>新規店舗</w:t>
              </w:r>
            </w:ins>
          </w:p>
        </w:tc>
        <w:tc>
          <w:tcPr>
            <w:tcW w:w="4030" w:type="dxa"/>
            <w:tcBorders>
              <w:top w:val="single" w:sz="4" w:space="0" w:color="BFBFBF"/>
              <w:left w:val="single" w:sz="4" w:space="0" w:color="BFBFBF"/>
              <w:bottom w:val="single" w:sz="4" w:space="0" w:color="BFBFBF"/>
              <w:right w:val="single" w:sz="4" w:space="0" w:color="BFBFBF"/>
            </w:tcBorders>
          </w:tcPr>
          <w:p w14:paraId="205A3DFD" w14:textId="77777777" w:rsidR="001E3D11" w:rsidRDefault="00ED3457">
            <w:pPr>
              <w:spacing w:line="278" w:lineRule="auto"/>
              <w:rPr>
                <w:ins w:id="180" w:author="Claude" w:date="2026-09-28T12:00:00Z"/>
                <w:rFonts w:ascii="BIZ UDPゴシック" w:eastAsia="BIZ UDPゴシック" w:hAnsi="BIZ UDPゴシック"/>
              </w:rPr>
            </w:pPr>
            <w:ins w:id="181" w:author="Claude" w:date="2026-09-28T12:00:00Z">
              <w:r>
                <w:rPr>
                  <w:rFonts w:ascii="BIZ UDPゴシック" w:eastAsia="BIZ UDPゴシック" w:hAnsi="BIZ UDPゴシック"/>
                  <w:sz w:val="19"/>
                  <w:szCs w:val="19"/>
                </w:rPr>
                <w:t>本店の多店舗化は行いません。構想としてのブティック店舗は、後継料理長の確保後に、物販（スイーツ）と並行して監修をお願いしたい</w:t>
              </w:r>
            </w:ins>
          </w:p>
        </w:tc>
        <w:tc>
          <w:tcPr>
            <w:tcW w:w="4030" w:type="dxa"/>
            <w:tcBorders>
              <w:top w:val="single" w:sz="4" w:space="0" w:color="BFBFBF"/>
              <w:left w:val="single" w:sz="4" w:space="0" w:color="BFBFBF"/>
              <w:bottom w:val="single" w:sz="4" w:space="0" w:color="BFBFBF"/>
              <w:right w:val="single" w:sz="4" w:space="0" w:color="BFBFBF"/>
            </w:tcBorders>
          </w:tcPr>
          <w:p w14:paraId="4108CB7B" w14:textId="10285926" w:rsidR="001E3D11" w:rsidRDefault="00F66A22">
            <w:pPr>
              <w:spacing w:line="278" w:lineRule="auto"/>
              <w:rPr>
                <w:ins w:id="182" w:author="Claude" w:date="2026-09-28T12:00:00Z"/>
                <w:rFonts w:ascii="BIZ UDPゴシック" w:eastAsia="BIZ UDPゴシック" w:hAnsi="BIZ UDPゴシック"/>
              </w:rPr>
            </w:pPr>
            <w:ins w:id="183" w:author="Kunihito Nakano" w:date="2026-09-29T10:57:00Z" w16du:dateUtc="2026-09-29T01:57:00Z">
              <w:del w:id="30006" w:author="Claude" w:date="2026-09-29T09:00:00Z">
                <w:r>
                  <w:rPr>
                    <w:rFonts w:ascii="BIZ UDPゴシック" w:eastAsia="BIZ UDPゴシック" w:hAnsi="BIZ UDPゴシック" w:hint="eastAsia"/>
                    <w:sz w:val="19"/>
                    <w:szCs w:val="19"/>
                  </w:rPr>
                  <w:delText xml:space="preserve">頻度を落とした</w:delText>
                </w:r>
              </w:del>
            </w:ins>
            <w:ins w:id="184" w:author="Claude" w:date="2026-09-28T12:00:00Z">
              <w:del w:id="30007" w:author="Claude" w:date="2026-09-29T09:00:00Z">
                <w:r>
                  <w:rPr>
                    <w:rFonts w:ascii="BIZ UDPゴシック" w:eastAsia="BIZ UDPゴシック" w:hAnsi="BIZ UDPゴシック"/>
                    <w:sz w:val="19"/>
                    <w:szCs w:val="19"/>
                  </w:rPr>
                  <w:delText xml:space="preserve">監修</w:delText>
                </w:r>
              </w:del>
            </w:ins>
            <w:ins w:id="30008" w:author="Claude" w:date="2026-09-29T09:00:00Z">
              <w:r>
                <w:rPr>
                  <w:rFonts w:ascii="BIZ UDPゴシック" w:eastAsia="BIZ UDPゴシック" w:hAnsi="BIZ UDPゴシック" w:hint="eastAsia"/>
                  <w:sz w:val="19"/>
                  <w:szCs w:val="19"/>
                </w:rPr>
                <w:t xml:space="preserve">監修</w:t>
              </w:r>
            </w:ins>
          </w:p>
        </w:tc>
      </w:tr>
      <w:tr w:rsidR="001E3D11" w14:paraId="39A0185F" w14:textId="77777777">
        <w:trPr>
          <w:cantSplit/>
          <w:ins w:id="185" w:author="Claude" w:date="2026-09-28T12:00:00Z"/>
        </w:trPr>
        <w:tc>
          <w:tcPr>
            <w:tcW w:w="2000" w:type="dxa"/>
            <w:tcBorders>
              <w:top w:val="single" w:sz="4" w:space="0" w:color="BFBFBF"/>
              <w:left w:val="single" w:sz="4" w:space="0" w:color="BFBFBF"/>
              <w:bottom w:val="single" w:sz="4" w:space="0" w:color="BFBFBF"/>
              <w:right w:val="single" w:sz="4" w:space="0" w:color="BFBFBF"/>
            </w:tcBorders>
          </w:tcPr>
          <w:p w14:paraId="1DC0882C" w14:textId="77777777" w:rsidR="001E3D11" w:rsidRDefault="00ED3457">
            <w:pPr>
              <w:spacing w:line="278" w:lineRule="auto"/>
              <w:rPr>
                <w:ins w:id="186" w:author="Claude" w:date="2026-09-28T12:00:00Z"/>
                <w:rFonts w:ascii="BIZ UDPゴシック" w:eastAsia="BIZ UDPゴシック" w:hAnsi="BIZ UDPゴシック"/>
              </w:rPr>
            </w:pPr>
            <w:ins w:id="187" w:author="Claude" w:date="2026-09-28T12:00:00Z">
              <w:r>
                <w:rPr>
                  <w:rFonts w:ascii="BIZ UDPゴシック" w:eastAsia="BIZ UDPゴシック" w:hAnsi="BIZ UDPゴシック"/>
                  <w:b/>
                  <w:bCs/>
                  <w:sz w:val="19"/>
                  <w:szCs w:val="19"/>
                </w:rPr>
                <w:t>新業態</w:t>
              </w:r>
            </w:ins>
          </w:p>
        </w:tc>
        <w:tc>
          <w:tcPr>
            <w:tcW w:w="4030" w:type="dxa"/>
            <w:tcBorders>
              <w:top w:val="single" w:sz="4" w:space="0" w:color="BFBFBF"/>
              <w:left w:val="single" w:sz="4" w:space="0" w:color="BFBFBF"/>
              <w:bottom w:val="single" w:sz="4" w:space="0" w:color="BFBFBF"/>
              <w:right w:val="single" w:sz="4" w:space="0" w:color="BFBFBF"/>
            </w:tcBorders>
          </w:tcPr>
          <w:p w14:paraId="7E34C152" w14:textId="77777777" w:rsidR="001E3D11" w:rsidRDefault="00ED3457">
            <w:pPr>
              <w:spacing w:line="278" w:lineRule="auto"/>
              <w:rPr>
                <w:ins w:id="188" w:author="Claude" w:date="2026-09-28T12:00:00Z"/>
                <w:rFonts w:ascii="BIZ UDPゴシック" w:eastAsia="BIZ UDPゴシック" w:hAnsi="BIZ UDPゴシック"/>
              </w:rPr>
            </w:pPr>
            <w:ins w:id="189" w:author="Claude" w:date="2026-09-28T12:00:00Z">
              <w:r>
                <w:rPr>
                  <w:rFonts w:ascii="BIZ UDPゴシック" w:eastAsia="BIZ UDPゴシック" w:hAnsi="BIZ UDPゴシック"/>
                  <w:sz w:val="19"/>
                  <w:szCs w:val="19"/>
                </w:rPr>
                <w:t>構想段階での味と方向性の監修（ご希望の範囲で）</w:t>
              </w:r>
            </w:ins>
          </w:p>
        </w:tc>
        <w:tc>
          <w:tcPr>
            <w:tcW w:w="4030" w:type="dxa"/>
            <w:tcBorders>
              <w:top w:val="single" w:sz="4" w:space="0" w:color="BFBFBF"/>
              <w:left w:val="single" w:sz="4" w:space="0" w:color="BFBFBF"/>
              <w:bottom w:val="single" w:sz="4" w:space="0" w:color="BFBFBF"/>
              <w:right w:val="single" w:sz="4" w:space="0" w:color="BFBFBF"/>
            </w:tcBorders>
          </w:tcPr>
          <w:p w14:paraId="48E94F9D" w14:textId="2238D052" w:rsidR="001E3D11" w:rsidRDefault="00F66A22">
            <w:pPr>
              <w:spacing w:line="278" w:lineRule="auto"/>
              <w:rPr>
                <w:ins w:id="190" w:author="Claude" w:date="2026-09-28T12:00:00Z"/>
                <w:rFonts w:ascii="BIZ UDPゴシック" w:eastAsia="BIZ UDPゴシック" w:hAnsi="BIZ UDPゴシック"/>
              </w:rPr>
            </w:pPr>
            <w:ins w:id="191" w:author="Kunihito Nakano" w:date="2026-09-29T10:57:00Z" w16du:dateUtc="2026-09-29T01:57:00Z">
              <w:del w:id="30009" w:author="Claude" w:date="2026-09-29T09:00:00Z">
                <w:r>
                  <w:rPr>
                    <w:rFonts w:ascii="BIZ UDPゴシック" w:eastAsia="BIZ UDPゴシック" w:hAnsi="BIZ UDPゴシック" w:hint="eastAsia"/>
                    <w:sz w:val="19"/>
                    <w:szCs w:val="19"/>
                  </w:rPr>
                  <w:delText xml:space="preserve">頻度を落とした</w:delText>
                </w:r>
              </w:del>
            </w:ins>
            <w:ins w:id="192" w:author="Claude" w:date="2026-09-28T12:00:00Z">
              <w:del w:id="30010" w:author="Claude" w:date="2026-09-29T09:00:00Z">
                <w:r>
                  <w:rPr>
                    <w:rFonts w:ascii="BIZ UDPゴシック" w:eastAsia="BIZ UDPゴシック" w:hAnsi="BIZ UDPゴシック"/>
                    <w:sz w:val="19"/>
                    <w:szCs w:val="19"/>
                  </w:rPr>
                  <w:delText xml:space="preserve">監修</w:delText>
                </w:r>
              </w:del>
            </w:ins>
            <w:ins w:id="30011" w:author="Claude" w:date="2026-09-29T09:00:00Z">
              <w:r>
                <w:rPr>
                  <w:rFonts w:ascii="BIZ UDPゴシック" w:eastAsia="BIZ UDPゴシック" w:hAnsi="BIZ UDPゴシック" w:hint="eastAsia"/>
                  <w:sz w:val="19"/>
                  <w:szCs w:val="19"/>
                </w:rPr>
                <w:t xml:space="preserve">監修</w:t>
              </w:r>
            </w:ins>
          </w:p>
        </w:tc>
      </w:tr>
      <w:tr w:rsidR="001E3D11" w14:paraId="0DB622B7" w14:textId="77777777">
        <w:trPr>
          <w:cantSplit/>
          <w:ins w:id="193" w:author="Claude" w:date="2026-09-28T12:00:00Z"/>
        </w:trPr>
        <w:tc>
          <w:tcPr>
            <w:tcW w:w="2000" w:type="dxa"/>
            <w:tcBorders>
              <w:top w:val="single" w:sz="4" w:space="0" w:color="BFBFBF"/>
              <w:left w:val="single" w:sz="4" w:space="0" w:color="BFBFBF"/>
              <w:bottom w:val="single" w:sz="4" w:space="0" w:color="BFBFBF"/>
              <w:right w:val="single" w:sz="4" w:space="0" w:color="BFBFBF"/>
            </w:tcBorders>
          </w:tcPr>
          <w:p w14:paraId="4DD3C249" w14:textId="77777777" w:rsidR="001E3D11" w:rsidRDefault="00ED3457">
            <w:pPr>
              <w:spacing w:line="278" w:lineRule="auto"/>
              <w:rPr>
                <w:ins w:id="194" w:author="Claude" w:date="2026-09-28T12:00:00Z"/>
                <w:rFonts w:ascii="BIZ UDPゴシック" w:eastAsia="BIZ UDPゴシック" w:hAnsi="BIZ UDPゴシック"/>
              </w:rPr>
            </w:pPr>
            <w:ins w:id="195" w:author="Claude" w:date="2026-09-28T12:00:00Z">
              <w:r>
                <w:rPr>
                  <w:rFonts w:ascii="BIZ UDPゴシック" w:eastAsia="BIZ UDPゴシック" w:hAnsi="BIZ UDPゴシック"/>
                  <w:b/>
                  <w:bCs/>
                  <w:sz w:val="19"/>
                  <w:szCs w:val="19"/>
                </w:rPr>
                <w:t>物販・EC</w:t>
              </w:r>
            </w:ins>
          </w:p>
        </w:tc>
        <w:tc>
          <w:tcPr>
            <w:tcW w:w="4030" w:type="dxa"/>
            <w:tcBorders>
              <w:top w:val="single" w:sz="4" w:space="0" w:color="BFBFBF"/>
              <w:left w:val="single" w:sz="4" w:space="0" w:color="BFBFBF"/>
              <w:bottom w:val="single" w:sz="4" w:space="0" w:color="BFBFBF"/>
              <w:right w:val="single" w:sz="4" w:space="0" w:color="BFBFBF"/>
            </w:tcBorders>
          </w:tcPr>
          <w:p w14:paraId="4FD15930" w14:textId="77777777" w:rsidR="001E3D11" w:rsidRDefault="00ED3457">
            <w:pPr>
              <w:spacing w:line="278" w:lineRule="auto"/>
              <w:rPr>
                <w:ins w:id="196" w:author="Claude" w:date="2026-09-28T12:00:00Z"/>
                <w:rFonts w:ascii="BIZ UDPゴシック" w:eastAsia="BIZ UDPゴシック" w:hAnsi="BIZ UDPゴシック"/>
              </w:rPr>
            </w:pPr>
            <w:ins w:id="197" w:author="Claude" w:date="2026-09-28T12:00:00Z">
              <w:r>
                <w:rPr>
                  <w:rFonts w:ascii="BIZ UDPゴシック" w:eastAsia="BIZ UDPゴシック" w:hAnsi="BIZ UDPゴシック"/>
                  <w:sz w:val="19"/>
                  <w:szCs w:val="19"/>
                </w:rPr>
                <w:t>商品の味と品質のご承認。製造・販売・物流は当社が担当</w:t>
              </w:r>
            </w:ins>
          </w:p>
        </w:tc>
        <w:tc>
          <w:tcPr>
            <w:tcW w:w="4030" w:type="dxa"/>
            <w:tcBorders>
              <w:top w:val="single" w:sz="4" w:space="0" w:color="BFBFBF"/>
              <w:left w:val="single" w:sz="4" w:space="0" w:color="BFBFBF"/>
              <w:bottom w:val="single" w:sz="4" w:space="0" w:color="BFBFBF"/>
              <w:right w:val="single" w:sz="4" w:space="0" w:color="BFBFBF"/>
            </w:tcBorders>
          </w:tcPr>
          <w:p w14:paraId="2D576B25" w14:textId="77777777" w:rsidR="001E3D11" w:rsidRDefault="00ED3457">
            <w:pPr>
              <w:spacing w:line="278" w:lineRule="auto"/>
              <w:rPr>
                <w:ins w:id="198" w:author="Claude" w:date="2026-09-28T12:00:00Z"/>
                <w:rFonts w:ascii="BIZ UDPゴシック" w:eastAsia="BIZ UDPゴシック" w:hAnsi="BIZ UDPゴシック"/>
              </w:rPr>
            </w:pPr>
            <w:ins w:id="199" w:author="Claude" w:date="2026-09-28T12:00:00Z">
              <w:r>
                <w:rPr>
                  <w:rFonts w:ascii="BIZ UDPゴシック" w:eastAsia="BIZ UDPゴシック" w:hAnsi="BIZ UDPゴシック"/>
                  <w:sz w:val="19"/>
                  <w:szCs w:val="19"/>
                </w:rPr>
                <w:t>品質のご承認</w:t>
              </w:r>
            </w:ins>
          </w:p>
        </w:tc>
      </w:tr>
      <w:tr w:rsidR="001E3D11" w14:paraId="7B22202A" w14:textId="77777777">
        <w:trPr>
          <w:cantSplit/>
          <w:ins w:id="200" w:author="Claude" w:date="2026-09-28T12:00:00Z"/>
        </w:trPr>
        <w:tc>
          <w:tcPr>
            <w:tcW w:w="2000" w:type="dxa"/>
            <w:tcBorders>
              <w:top w:val="single" w:sz="4" w:space="0" w:color="BFBFBF"/>
              <w:left w:val="single" w:sz="4" w:space="0" w:color="BFBFBF"/>
              <w:bottom w:val="single" w:sz="4" w:space="0" w:color="BFBFBF"/>
              <w:right w:val="single" w:sz="4" w:space="0" w:color="BFBFBF"/>
            </w:tcBorders>
          </w:tcPr>
          <w:p w14:paraId="1F5E89C5" w14:textId="77777777" w:rsidR="001E3D11" w:rsidRDefault="00ED3457">
            <w:pPr>
              <w:spacing w:line="278" w:lineRule="auto"/>
              <w:rPr>
                <w:ins w:id="201" w:author="Claude" w:date="2026-09-28T12:00:00Z"/>
                <w:rFonts w:ascii="BIZ UDPゴシック" w:eastAsia="BIZ UDPゴシック" w:hAnsi="BIZ UDPゴシック"/>
              </w:rPr>
            </w:pPr>
            <w:ins w:id="202" w:author="Claude" w:date="2026-09-28T12:00:00Z">
              <w:r>
                <w:rPr>
                  <w:rFonts w:ascii="BIZ UDPゴシック" w:eastAsia="BIZ UDPゴシック" w:hAnsi="BIZ UDPゴシック"/>
                  <w:b/>
                  <w:bCs/>
                  <w:sz w:val="19"/>
                  <w:szCs w:val="19"/>
                </w:rPr>
                <w:t>他店の監修</w:t>
              </w:r>
            </w:ins>
          </w:p>
        </w:tc>
        <w:tc>
          <w:tcPr>
            <w:tcW w:w="4030" w:type="dxa"/>
            <w:tcBorders>
              <w:top w:val="single" w:sz="4" w:space="0" w:color="BFBFBF"/>
              <w:left w:val="single" w:sz="4" w:space="0" w:color="BFBFBF"/>
              <w:bottom w:val="single" w:sz="4" w:space="0" w:color="BFBFBF"/>
              <w:right w:val="single" w:sz="4" w:space="0" w:color="BFBFBF"/>
            </w:tcBorders>
          </w:tcPr>
          <w:p w14:paraId="08D80264" w14:textId="77777777" w:rsidR="001E3D11" w:rsidRDefault="00ED3457">
            <w:pPr>
              <w:spacing w:line="278" w:lineRule="auto"/>
              <w:rPr>
                <w:ins w:id="203" w:author="Claude" w:date="2026-09-28T12:00:00Z"/>
                <w:rFonts w:ascii="BIZ UDPゴシック" w:eastAsia="BIZ UDPゴシック" w:hAnsi="BIZ UDPゴシック"/>
              </w:rPr>
            </w:pPr>
            <w:commentRangeStart w:id="258"/>
            <w:ins w:id="204" w:author="Claude" w:date="2026-09-28T12:00:00Z">
              <w:r>
                <w:rPr>
                  <w:rFonts w:ascii="BIZ UDPゴシック" w:eastAsia="BIZ UDPゴシック" w:hAnsi="BIZ UDPゴシック"/>
                  <w:sz w:val="19"/>
                  <w:szCs w:val="19"/>
                </w:rPr>
                <w:t>株式会社BISによる現在の監修業務は従前どおり継続</w:t>
              </w:r>
            </w:ins>
            <w:commentRangeEnd w:id="258"/>
            <w:r>
              <w:rPr>
                <w:rStyle w:val="CommentReference"/>
              </w:rPr>
              <w:commentReference w:id="258"/>
            </w:r>
          </w:p>
        </w:tc>
        <w:tc>
          <w:tcPr>
            <w:tcW w:w="4030" w:type="dxa"/>
            <w:tcBorders>
              <w:top w:val="single" w:sz="4" w:space="0" w:color="BFBFBF"/>
              <w:left w:val="single" w:sz="4" w:space="0" w:color="BFBFBF"/>
              <w:bottom w:val="single" w:sz="4" w:space="0" w:color="BFBFBF"/>
              <w:right w:val="single" w:sz="4" w:space="0" w:color="BFBFBF"/>
            </w:tcBorders>
          </w:tcPr>
          <w:p w14:paraId="61E0762A" w14:textId="584CEAAB" w:rsidR="001E3D11" w:rsidRDefault="00ED3457">
            <w:pPr>
              <w:spacing w:line="278" w:lineRule="auto"/>
              <w:rPr>
                <w:ins w:id="205" w:author="Claude" w:date="2026-09-28T12:00:00Z"/>
                <w:rFonts w:ascii="BIZ UDPゴシック" w:eastAsia="BIZ UDPゴシック" w:hAnsi="BIZ UDPゴシック"/>
              </w:rPr>
            </w:pPr>
            <w:ins w:id="206" w:author="Claude" w:date="2026-09-28T12:00:00Z">
              <w:del w:id="207" w:author="Kunihito Nakano" w:date="2026-09-29T10:59:00Z" w16du:dateUtc="2026-09-29T01:59:00Z">
                <w:r>
                  <w:rPr>
                    <w:rFonts w:ascii="BIZ UDPゴシック" w:eastAsia="BIZ UDPゴシック" w:hAnsi="BIZ UDPゴシック"/>
                    <w:sz w:val="19"/>
                    <w:szCs w:val="19"/>
                  </w:rPr>
                  <w:delText>同左</w:delText>
                </w:r>
              </w:del>
            </w:ins>
            <w:ins w:id="208" w:author="Kunihito Nakano" w:date="2026-09-29T10:59:00Z" w16du:dateUtc="2026-09-29T01:59:00Z">
              <w:del w:id="30012" w:author="Claude" w:date="2026-09-29T09:00:00Z">
                <w:r>
                  <w:rPr>
                    <w:rFonts w:ascii="BIZ UDPゴシック" w:eastAsia="BIZ UDPゴシック" w:hAnsi="BIZ UDPゴシック" w:hint="eastAsia"/>
                    <w:sz w:val="19"/>
                    <w:szCs w:val="19"/>
                  </w:rPr>
                  <w:delText xml:space="preserve">頻度を落とした監修</w:delText>
                </w:r>
              </w:del>
            </w:ins>
            <w:ins w:id="30013" w:author="Claude" w:date="2026-09-29T09:00:00Z">
              <w:r>
                <w:rPr>
                  <w:rFonts w:ascii="BIZ UDPゴシック" w:eastAsia="BIZ UDPゴシック" w:hAnsi="BIZ UDPゴシック" w:hint="eastAsia"/>
                  <w:sz w:val="19"/>
                  <w:szCs w:val="19"/>
                </w:rPr>
                <w:t xml:space="preserve">従前どおり継続</w:t>
              </w:r>
            </w:ins>
          </w:p>
        </w:tc>
      </w:tr>
    </w:tbl>
    <w:p w14:paraId="6738F593" w14:textId="77777777" w:rsidR="001E3D11" w:rsidRDefault="00ED3457">
      <w:pPr>
        <w:spacing w:after="120" w:line="300" w:lineRule="auto"/>
        <w:rPr>
          <w:ins w:id="209" w:author="Claude" w:date="2026-09-28T12:00:00Z"/>
          <w:rFonts w:ascii="BIZ UDPゴシック" w:eastAsia="BIZ UDPゴシック" w:hAnsi="BIZ UDPゴシック"/>
        </w:rPr>
      </w:pPr>
      <w:commentRangeStart w:id="257"/>
      <w:ins w:id="210" w:author="Claude" w:date="2026-09-28T12:00:00Z">
        <w:del w:id="30014" w:author="Claude" w:date="2026-09-29T09:00:00Z">
          <w:r>
            <w:rPr>
              <w:rFonts w:ascii="BIZ UDPゴシック" w:eastAsia="BIZ UDPゴシック" w:hAnsi="BIZ UDPゴシック"/>
            </w:rPr>
            <w:delText xml:space="preserve">上記は現時点の想定です。役職、報酬、勤務形態、および3年経過後の監修の内容・期間は、岸田様のご意向を最優先に協議のうえ定めさせていただきます。</w:delText>
          </w:r>
        </w:del>
      </w:ins>
      <w:ins w:id="30015" w:author="Claude" w:date="2026-09-29T09:00:00Z">
        <w:r>
          <w:rPr>
            <w:rFonts w:ascii="BIZ UDPゴシック" w:eastAsia="BIZ UDPゴシック" w:hAnsi="BIZ UDPゴシック"/>
          </w:rPr>
          <w:t xml:space="preserve">上記は現時点の想定です。3年経過後の監修は常勤を前提とするものではなく、週1〜2日程度を目安とした非常勤でのご関与を想定しております。役職、報酬、勤務形態、および3年経過後の監修の内容・頻度・期間は、岸田様のご意向を最優先に協議のうえ定めさせていただきます。</w:t>
        </w:r>
      </w:ins>
      <w:commentRangeEnd w:id="257"/>
      <w:r>
        <w:rPr>
          <w:rStyle w:val="CommentReference"/>
        </w:rPr>
        <w:commentReference w:id="257"/>
      </w:r>
    </w:p>
    <w:p w14:paraId="0F31EE3C" w14:textId="77777777" w:rsidR="001E3D11" w:rsidRDefault="00ED3457">
      <w:pPr>
        <w:spacing w:before="200" w:after="100" w:line="300" w:lineRule="auto"/>
        <w:rPr>
          <w:rFonts w:ascii="BIZ UDPゴシック" w:eastAsia="BIZ UDPゴシック" w:hAnsi="BIZ UDPゴシック"/>
        </w:rPr>
      </w:pPr>
      <w:r>
        <w:rPr>
          <w:rFonts w:ascii="BIZ UDPゴシック" w:eastAsia="BIZ UDPゴシック" w:hAnsi="BIZ UDPゴシック"/>
          <w:b/>
          <w:bCs/>
        </w:rPr>
        <w:t xml:space="preserve">(2) 従業員の処遇</w:t>
      </w:r>
    </w:p>
    <w:p w14:paraId="098D2182" w14:textId="77777777" w:rsidR="001E3D11" w:rsidRDefault="00ED3457">
      <w:pPr>
        <w:spacing w:after="120" w:line="300" w:lineRule="auto"/>
        <w:rPr>
          <w:rFonts w:ascii="BIZ UDPゴシック" w:eastAsia="BIZ UDPゴシック" w:hAnsi="BIZ UDPゴシック"/>
        </w:rPr>
      </w:pPr>
      <w:r>
        <w:rPr>
          <w:rFonts w:ascii="BIZ UDPゴシック" w:eastAsia="BIZ UDPゴシック" w:hAnsi="BIZ UDPゴシック"/>
        </w:rPr>
        <w:t>ご開示いただいた従業員名簿（基準日2026年9月17日）により、承継対象となるスタッフは、支配人1名・キッチン11名・サービス6名の計18名（岸田様を除く）と拝見しております。この皆様について、給与・賞与・役職・勤務条件のいずれについても、譲受を理由とする不利益な変更は行いません。雇用はそのまま承継いたします。</w:t>
      </w:r>
    </w:p>
    <w:p w14:paraId="064B2410" w14:textId="77777777" w:rsidR="001E3D11" w:rsidRDefault="00ED3457">
      <w:pPr>
        <w:spacing w:after="120" w:line="300" w:lineRule="auto"/>
        <w:rPr>
          <w:rFonts w:ascii="BIZ UDPゴシック" w:eastAsia="BIZ UDPゴシック" w:hAnsi="BIZ UDPゴシック"/>
        </w:rPr>
      </w:pPr>
      <w:r>
        <w:rPr>
          <w:rFonts w:ascii="BIZ UDPゴシック" w:eastAsia="BIZ UDPゴシック" w:hAnsi="BIZ UDPゴシック"/>
        </w:rPr>
        <w:t>これは方針の表明にとどまるものではございません。当社は、株式会社アピシウスの取得に際しても、幹部メンバーの全員に継続してご勤務いただいており、業績に応じた賞与を支給し、雇用条件は確実に改善されました。加えて、同社においてはサービス残業を撤廃し、12月の繁忙期を除き残業そのものが発生しない体制を実現いたしました。対象会社におきましても、同様の方針で臨む所存です。</w:t>
      </w:r>
    </w:p>
    <w:p w14:paraId="0BB33742" w14:textId="77777777" w:rsidR="001E3D11" w:rsidRDefault="00ED3457">
      <w:pPr>
        <w:spacing w:before="200" w:after="100" w:line="300" w:lineRule="auto"/>
        <w:rPr>
          <w:rFonts w:ascii="BIZ UDPゴシック" w:eastAsia="BIZ UDPゴシック" w:hAnsi="BIZ UDPゴシック"/>
        </w:rPr>
      </w:pPr>
      <w:r>
        <w:rPr>
          <w:rFonts w:ascii="BIZ UDPゴシック" w:eastAsia="BIZ UDPゴシック" w:hAnsi="BIZ UDPゴシック"/>
          <w:b/>
          <w:bCs/>
        </w:rPr>
        <w:t xml:space="preserve">(3) 経営体制および役員の派遣</w:t>
      </w:r>
    </w:p>
    <w:p w14:paraId="755B905A" w14:textId="77777777" w:rsidR="001E3D11" w:rsidRDefault="00ED3457">
      <w:pPr>
        <w:spacing w:after="120" w:line="300" w:lineRule="auto"/>
        <w:rPr>
          <w:rFonts w:ascii="BIZ UDPゴシック" w:eastAsia="BIZ UDPゴシック" w:hAnsi="BIZ UDPゴシック"/>
        </w:rPr>
      </w:pPr>
      <w:r>
        <w:rPr>
          <w:rFonts w:ascii="BIZ UDPゴシック" w:eastAsia="BIZ UDPゴシック" w:hAnsi="BIZ UDPゴシック"/>
        </w:rPr>
        <w:t>当社からは、中野邦人（当社代表取締役）を対象会社の代表取締役として派遣するほか、運営面で株式会社アピシウスを管掌する取締役1名、および必要に応じて経理・法務・資金管理の支援を目的として非常勤取締役1名の派遣を想定しております。厨房およびサービスの現場運営に当社から人員を派遣することは想定しておりません。</w:t>
      </w:r>
      <w:ins w:id="211" w:author="Claude" w:date="2026-09-28T12:00:00Z">
        <w:r>
          <w:rPr>
            <w:rFonts w:ascii="BIZ UDPゴシック" w:eastAsia="BIZ UDPゴシック" w:hAnsi="BIZ UDPゴシック"/>
          </w:rPr>
          <w:t>具体的な体制は、岸田様と協議のうえ決定いたします。</w:t>
        </w:r>
      </w:ins>
    </w:p>
    <w:p w14:paraId="54BDC16F" w14:textId="77777777" w:rsidR="001E3D11" w:rsidRDefault="00ED3457">
      <w:pPr>
        <w:spacing w:before="200" w:after="100" w:line="300" w:lineRule="auto"/>
        <w:rPr>
          <w:rFonts w:ascii="BIZ UDPゴシック" w:eastAsia="BIZ UDPゴシック" w:hAnsi="BIZ UDPゴシック"/>
        </w:rPr>
      </w:pPr>
      <w:r>
        <w:rPr>
          <w:rFonts w:ascii="BIZ UDPゴシック" w:eastAsia="BIZ UDPゴシック" w:hAnsi="BIZ UDPゴシック"/>
          <w:b/>
          <w:bCs/>
        </w:rPr>
        <w:t xml:space="preserve">(4) モチベーションの維持・向上に関する施策</w:t>
      </w:r>
    </w:p>
    <w:p w14:paraId="0EB2992B" w14:textId="77777777" w:rsidR="001E3D11" w:rsidRDefault="00ED3457">
      <w:pPr>
        <w:spacing w:after="80" w:line="300" w:lineRule="auto"/>
        <w:ind w:left="440" w:hanging="220"/>
        <w:rPr>
          <w:rFonts w:ascii="BIZ UDPゴシック" w:eastAsia="BIZ UDPゴシック" w:hAnsi="BIZ UDPゴシック"/>
        </w:rPr>
      </w:pPr>
      <w:r>
        <w:rPr>
          <w:rFonts w:ascii="BIZ UDPゴシック" w:eastAsia="BIZ UDPゴシック" w:hAnsi="BIZ UDPゴシック"/>
        </w:rPr>
        <w:t>・後継料理長の選定を見据えた、若手の皆様のキャリアパスの明示</w:t>
      </w:r>
    </w:p>
    <w:p w14:paraId="74AAB1ED" w14:textId="77777777" w:rsidR="001E3D11" w:rsidRDefault="00ED3457">
      <w:pPr>
        <w:spacing w:after="80" w:line="300" w:lineRule="auto"/>
        <w:ind w:left="440" w:hanging="220"/>
        <w:rPr>
          <w:rFonts w:ascii="BIZ UDPゴシック" w:eastAsia="BIZ UDPゴシック" w:hAnsi="BIZ UDPゴシック"/>
        </w:rPr>
      </w:pPr>
      <w:r>
        <w:rPr>
          <w:rFonts w:ascii="BIZ UDPゴシック" w:eastAsia="BIZ UDPゴシック" w:hAnsi="BIZ UDPゴシック"/>
        </w:rPr>
        <w:t>・独立を志す方に対する支援制度の整備（対象会社からは、二つ星3店舗を含め十数店舗の卒業生の方々が独立されていると承知しております。東京の他の三つ星3店舗の卒業生を合わせても及</w:t>
        <w:lastRenderedPageBreak/>
        <w:t>ばない規模であり、これは対象会社の育成力そのものです。この文化を損なうことなく、むしろ制度として支える形を検討いたします）</w:t>
      </w:r>
    </w:p>
    <w:p w14:paraId="5378D0D9" w14:textId="77777777" w:rsidR="001E3D11" w:rsidRDefault="00ED3457">
      <w:pPr>
        <w:spacing w:after="80" w:line="300" w:lineRule="auto"/>
        <w:ind w:left="440" w:hanging="220"/>
        <w:rPr>
          <w:rFonts w:ascii="BIZ UDPゴシック" w:eastAsia="BIZ UDPゴシック" w:hAnsi="BIZ UDPゴシック"/>
        </w:rPr>
      </w:pPr>
      <w:r>
        <w:rPr>
          <w:rFonts w:ascii="BIZ UDPゴシック" w:eastAsia="BIZ UDPゴシック" w:hAnsi="BIZ UDPゴシック"/>
        </w:rPr>
        <w:t>・当社グループのレストラン</w:t>
      </w:r>
      <w:del w:id="212" w:author="Claude" w:date="2026-09-28T12:00:00Z">
        <w:r>
          <w:rPr>
            <w:rFonts w:ascii="BIZ UDPゴシック" w:eastAsia="BIZ UDPゴシック" w:hAnsi="BIZ UDPゴシック"/>
          </w:rPr>
          <w:delText>社内割（50%）</w:delText>
        </w:r>
      </w:del>
      <w:ins w:id="213" w:author="Claude" w:date="2026-09-28T12:00:00Z">
        <w:r>
          <w:rPr>
            <w:rFonts w:ascii="BIZ UDPゴシック" w:eastAsia="BIZ UDPゴシック" w:hAnsi="BIZ UDPゴシック"/>
          </w:rPr>
          <w:t>社員割引</w:t>
        </w:r>
      </w:ins>
      <w:r>
        <w:rPr>
          <w:rFonts w:ascii="BIZ UDPゴシック" w:eastAsia="BIZ UDPゴシック" w:hAnsi="BIZ UDPゴシック"/>
        </w:rPr>
        <w:t>及びワインイベントの機会提供</w:t>
      </w:r>
    </w:p>
    <w:p w14:paraId="5CF1097E" w14:textId="77777777" w:rsidR="001E3D11" w:rsidRDefault="00ED3457">
      <w:pPr>
        <w:spacing w:after="80" w:line="300" w:lineRule="auto"/>
        <w:ind w:left="440" w:hanging="220"/>
        <w:rPr>
          <w:rFonts w:ascii="BIZ UDPゴシック" w:eastAsia="BIZ UDPゴシック" w:hAnsi="BIZ UDPゴシック"/>
        </w:rPr>
      </w:pPr>
      <w:r>
        <w:rPr>
          <w:rFonts w:ascii="BIZ UDPゴシック" w:eastAsia="BIZ UDPゴシック" w:hAnsi="BIZ UDPゴシック"/>
        </w:rPr>
        <w:t>・当社グループのレストラン事業との人事交流（ご本人の希望による場合に限ります）</w:t>
      </w:r>
    </w:p>
    <w:p w14:paraId="26061FDC" w14:textId="77777777" w:rsidR="001E3D11" w:rsidRDefault="00ED3457">
      <w:pPr>
        <w:pBdr>
          <w:bottom w:val="single" w:sz="6" w:space="4" w:color="333333"/>
        </w:pBdr>
        <w:spacing w:before="320" w:after="160" w:line="300" w:lineRule="auto"/>
        <w:rPr>
          <w:rFonts w:ascii="BIZ UDPゴシック" w:eastAsia="BIZ UDPゴシック" w:hAnsi="BIZ UDPゴシック"/>
        </w:rPr>
      </w:pPr>
      <w:r>
        <w:rPr>
          <w:rFonts w:ascii="BIZ UDPゴシック" w:eastAsia="BIZ UDPゴシック" w:hAnsi="BIZ UDPゴシック"/>
          <w:b/>
          <w:bCs/>
          <w:sz w:val="22"/>
          <w:szCs w:val="22"/>
        </w:rPr>
        <w:t>5．想定されている取引スキーム</w:t>
      </w:r>
    </w:p>
    <w:tbl>
      <w:tblPr>
        <w:tblW w:w="9200" w:type="dxa"/>
        <w:tblLayout w:type="fixed"/>
        <w:tblCellMar>
          <w:top w:w="70" w:type="dxa"/>
          <w:left w:w="110" w:type="dxa"/>
          <w:bottom w:w="70" w:type="dxa"/>
          <w:right w:w="110" w:type="dxa"/>
        </w:tblCellMar>
        <w:tblLook w:val="0000" w:firstRow="0" w:lastRow="0" w:firstColumn="0" w:lastColumn="0" w:noHBand="0" w:noVBand="0"/>
      </w:tblPr>
      <w:tblGrid>
        <w:gridCol w:w="1899"/>
        <w:gridCol w:w="7301"/>
      </w:tblGrid>
      <w:tr w:rsidR="001E3D11" w14:paraId="017B8B39" w14:textId="77777777">
        <w:trPr>
          <w:cantSplit/>
        </w:trPr>
        <w:tc>
          <w:tcPr>
            <w:tcW w:w="1899" w:type="dxa"/>
            <w:tcBorders>
              <w:top w:val="single" w:sz="4" w:space="0" w:color="BFBFBF"/>
              <w:left w:val="single" w:sz="4" w:space="0" w:color="BFBFBF"/>
              <w:bottom w:val="single" w:sz="4" w:space="0" w:color="BFBFBF"/>
              <w:right w:val="single" w:sz="4" w:space="0" w:color="BFBFBF"/>
            </w:tcBorders>
          </w:tcPr>
          <w:p w14:paraId="540102C7"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sz w:val="20"/>
                <w:szCs w:val="20"/>
              </w:rPr>
              <w:t>取得スキーム</w:t>
            </w:r>
          </w:p>
        </w:tc>
        <w:tc>
          <w:tcPr>
            <w:tcW w:w="7300" w:type="dxa"/>
            <w:tcBorders>
              <w:top w:val="single" w:sz="4" w:space="0" w:color="BFBFBF"/>
              <w:left w:val="single" w:sz="4" w:space="0" w:color="BFBFBF"/>
              <w:bottom w:val="single" w:sz="4" w:space="0" w:color="BFBFBF"/>
              <w:right w:val="single" w:sz="4" w:space="0" w:color="BFBFBF"/>
            </w:tcBorders>
          </w:tcPr>
          <w:p w14:paraId="45D46D8D"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sz w:val="20"/>
                <w:szCs w:val="20"/>
              </w:rPr>
              <w:t>現金対価による株式譲渡</w:t>
            </w:r>
          </w:p>
        </w:tc>
      </w:tr>
      <w:tr w:rsidR="001E3D11" w14:paraId="2D46B39A" w14:textId="77777777">
        <w:trPr>
          <w:cantSplit/>
        </w:trPr>
        <w:tc>
          <w:tcPr>
            <w:tcW w:w="1899" w:type="dxa"/>
            <w:tcBorders>
              <w:top w:val="single" w:sz="4" w:space="0" w:color="BFBFBF"/>
              <w:left w:val="single" w:sz="4" w:space="0" w:color="BFBFBF"/>
              <w:bottom w:val="single" w:sz="4" w:space="0" w:color="BFBFBF"/>
              <w:right w:val="single" w:sz="4" w:space="0" w:color="BFBFBF"/>
            </w:tcBorders>
          </w:tcPr>
          <w:p w14:paraId="7B98CABE"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sz w:val="20"/>
                <w:szCs w:val="20"/>
              </w:rPr>
              <w:t>取得希望割合</w:t>
            </w:r>
          </w:p>
        </w:tc>
        <w:tc>
          <w:tcPr>
            <w:tcW w:w="7300" w:type="dxa"/>
            <w:tcBorders>
              <w:top w:val="single" w:sz="4" w:space="0" w:color="BFBFBF"/>
              <w:left w:val="single" w:sz="4" w:space="0" w:color="BFBFBF"/>
              <w:bottom w:val="single" w:sz="4" w:space="0" w:color="BFBFBF"/>
              <w:right w:val="single" w:sz="4" w:space="0" w:color="BFBFBF"/>
            </w:tcBorders>
          </w:tcPr>
          <w:p w14:paraId="2FA6CE57"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sz w:val="20"/>
                <w:szCs w:val="20"/>
              </w:rPr>
              <w:t>発行済株式の100%</w:t>
            </w:r>
          </w:p>
        </w:tc>
      </w:tr>
      <w:tr w:rsidR="001E3D11" w14:paraId="29257B03" w14:textId="77777777">
        <w:trPr>
          <w:cantSplit/>
        </w:trPr>
        <w:tc>
          <w:tcPr>
            <w:tcW w:w="1899" w:type="dxa"/>
            <w:tcBorders>
              <w:top w:val="single" w:sz="4" w:space="0" w:color="BFBFBF"/>
              <w:left w:val="single" w:sz="4" w:space="0" w:color="BFBFBF"/>
              <w:bottom w:val="single" w:sz="4" w:space="0" w:color="BFBFBF"/>
              <w:right w:val="single" w:sz="4" w:space="0" w:color="BFBFBF"/>
            </w:tcBorders>
          </w:tcPr>
          <w:p w14:paraId="0C64E62D"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sz w:val="20"/>
                <w:szCs w:val="20"/>
              </w:rPr>
              <w:t>取得対象</w:t>
            </w:r>
          </w:p>
        </w:tc>
        <w:tc>
          <w:tcPr>
            <w:tcW w:w="7300" w:type="dxa"/>
            <w:tcBorders>
              <w:top w:val="single" w:sz="4" w:space="0" w:color="BFBFBF"/>
              <w:left w:val="single" w:sz="4" w:space="0" w:color="BFBFBF"/>
              <w:bottom w:val="single" w:sz="4" w:space="0" w:color="BFBFBF"/>
              <w:right w:val="single" w:sz="4" w:space="0" w:color="BFBFBF"/>
            </w:tcBorders>
          </w:tcPr>
          <w:p w14:paraId="15DF0DEA"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sz w:val="20"/>
                <w:szCs w:val="20"/>
              </w:rPr>
              <w:t>対象会社および同社の子会社であるカンテサンスプラス株式会社の2社。株式会社BISが本件の対象外であることは、ご共有いただいた質疑応答により確認いたしました。なお、カンテサンスプラス株式会社は監修・コンサルティングを営む会社であり、第10期（2026年6月期）の売上高は593万円、純資産は3,607万円、現預金は4,291万円と承知しております。物販（ガトー）の売上は対象会社本体に計上されていることも確認いたしました。</w:t>
            </w:r>
          </w:p>
        </w:tc>
      </w:tr>
      <w:tr w:rsidR="001E3D11" w14:paraId="3E4F3855" w14:textId="77777777">
        <w:trPr>
          <w:cantSplit/>
        </w:trPr>
        <w:tc>
          <w:tcPr>
            <w:tcW w:w="1899" w:type="dxa"/>
            <w:tcBorders>
              <w:top w:val="single" w:sz="4" w:space="0" w:color="BFBFBF"/>
              <w:left w:val="single" w:sz="4" w:space="0" w:color="BFBFBF"/>
              <w:bottom w:val="single" w:sz="4" w:space="0" w:color="BFBFBF"/>
              <w:right w:val="single" w:sz="4" w:space="0" w:color="BFBFBF"/>
            </w:tcBorders>
          </w:tcPr>
          <w:p w14:paraId="1DECF3FD"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sz w:val="20"/>
                <w:szCs w:val="20"/>
              </w:rPr>
              <w:t>取得主体</w:t>
            </w:r>
          </w:p>
        </w:tc>
        <w:tc>
          <w:tcPr>
            <w:tcW w:w="7300" w:type="dxa"/>
            <w:tcBorders>
              <w:top w:val="single" w:sz="4" w:space="0" w:color="BFBFBF"/>
              <w:left w:val="single" w:sz="4" w:space="0" w:color="BFBFBF"/>
              <w:bottom w:val="single" w:sz="4" w:space="0" w:color="BFBFBF"/>
              <w:right w:val="single" w:sz="4" w:space="0" w:color="BFBFBF"/>
            </w:tcBorders>
          </w:tcPr>
          <w:p w14:paraId="2658F8D8"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sz w:val="20"/>
                <w:szCs w:val="20"/>
              </w:rPr>
              <w:t>当社及び株式会社アピシウスが本件のために設立する買収目的会社（SPC）。SPCが対象会社の全株式を取得し、クロージング後にSPCと対象会社を合併することを想定しております。SPCの株主は、当社、株式会社アピシウスおよび本件の投資家となる予定です。実質的な取得主体および責任主体は当社です。</w:t>
            </w:r>
          </w:p>
        </w:tc>
      </w:tr>
      <w:tr w:rsidR="001E3D11" w14:paraId="4A304442" w14:textId="77777777">
        <w:trPr>
          <w:cantSplit/>
        </w:trPr>
        <w:tc>
          <w:tcPr>
            <w:tcW w:w="1899" w:type="dxa"/>
            <w:tcBorders>
              <w:top w:val="single" w:sz="4" w:space="0" w:color="BFBFBF"/>
              <w:left w:val="single" w:sz="4" w:space="0" w:color="BFBFBF"/>
              <w:bottom w:val="single" w:sz="4" w:space="0" w:color="BFBFBF"/>
              <w:right w:val="single" w:sz="4" w:space="0" w:color="BFBFBF"/>
            </w:tcBorders>
          </w:tcPr>
          <w:p w14:paraId="0030E1C2"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sz w:val="20"/>
                <w:szCs w:val="20"/>
              </w:rPr>
              <w:t>役員貸付金の取扱い</w:t>
            </w:r>
          </w:p>
        </w:tc>
        <w:tc>
          <w:tcPr>
            <w:tcW w:w="7300" w:type="dxa"/>
            <w:tcBorders>
              <w:top w:val="single" w:sz="4" w:space="0" w:color="BFBFBF"/>
              <w:left w:val="single" w:sz="4" w:space="0" w:color="BFBFBF"/>
              <w:bottom w:val="single" w:sz="4" w:space="0" w:color="BFBFBF"/>
              <w:right w:val="single" w:sz="4" w:space="0" w:color="BFBFBF"/>
            </w:tcBorders>
          </w:tcPr>
          <w:p w14:paraId="6E5190E3"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sz w:val="20"/>
                <w:szCs w:val="20"/>
              </w:rPr>
              <w:t>対象会社が計上する長期貸付金（役員貸付金）については、クロージング時に現金にて精算いただくことを前提としております。</w:t>
            </w:r>
          </w:p>
        </w:tc>
      </w:tr>
      <w:tr w:rsidR="001E3D11" w14:paraId="3ABC498B" w14:textId="77777777">
        <w:trPr>
          <w:cantSplit/>
        </w:trPr>
        <w:tc>
          <w:tcPr>
            <w:tcW w:w="1899" w:type="dxa"/>
            <w:tcBorders>
              <w:top w:val="single" w:sz="4" w:space="0" w:color="BFBFBF"/>
              <w:left w:val="single" w:sz="4" w:space="0" w:color="BFBFBF"/>
              <w:bottom w:val="single" w:sz="4" w:space="0" w:color="BFBFBF"/>
              <w:right w:val="single" w:sz="4" w:space="0" w:color="BFBFBF"/>
            </w:tcBorders>
          </w:tcPr>
          <w:p w14:paraId="38B78081"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sz w:val="20"/>
                <w:szCs w:val="20"/>
              </w:rPr>
              <w:t>クロージング</w:t>
            </w:r>
          </w:p>
        </w:tc>
        <w:tc>
          <w:tcPr>
            <w:tcW w:w="7300" w:type="dxa"/>
            <w:tcBorders>
              <w:top w:val="single" w:sz="4" w:space="0" w:color="BFBFBF"/>
              <w:left w:val="single" w:sz="4" w:space="0" w:color="BFBFBF"/>
              <w:bottom w:val="single" w:sz="4" w:space="0" w:color="BFBFBF"/>
              <w:right w:val="single" w:sz="4" w:space="0" w:color="BFBFBF"/>
            </w:tcBorders>
          </w:tcPr>
          <w:p w14:paraId="72C9973F"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sz w:val="20"/>
                <w:szCs w:val="20"/>
              </w:rPr>
              <w:t>2026年12月末（貴社と合意済み）</w:t>
            </w:r>
          </w:p>
        </w:tc>
      </w:tr>
    </w:tbl>
    <w:p w14:paraId="645E247F" w14:textId="77777777" w:rsidR="001E3D11" w:rsidRDefault="00ED3457">
      <w:pPr>
        <w:pBdr>
          <w:bottom w:val="single" w:sz="6" w:space="4" w:color="333333"/>
        </w:pBdr>
        <w:spacing w:before="320" w:after="160" w:line="300" w:lineRule="auto"/>
        <w:rPr>
          <w:rFonts w:ascii="BIZ UDPゴシック" w:eastAsia="BIZ UDPゴシック" w:hAnsi="BIZ UDPゴシック"/>
        </w:rPr>
      </w:pPr>
      <w:r>
        <w:rPr>
          <w:rFonts w:ascii="BIZ UDPゴシック" w:eastAsia="BIZ UDPゴシック" w:hAnsi="BIZ UDPゴシック"/>
          <w:b/>
          <w:bCs/>
          <w:sz w:val="22"/>
          <w:szCs w:val="22"/>
        </w:rPr>
        <w:t>6．対象会社の譲受希望価額</w:t>
      </w:r>
    </w:p>
    <w:p w14:paraId="0AAB1586" w14:textId="77777777" w:rsidR="001E3D11" w:rsidRDefault="00ED3457">
      <w:pPr>
        <w:spacing w:after="120" w:line="300" w:lineRule="auto"/>
        <w:rPr>
          <w:rFonts w:ascii="BIZ UDPゴシック" w:eastAsia="BIZ UDPゴシック" w:hAnsi="BIZ UDPゴシック"/>
        </w:rPr>
      </w:pPr>
      <w:r>
        <w:rPr>
          <w:rFonts w:ascii="BIZ UDPゴシック" w:eastAsia="BIZ UDPゴシック" w:hAnsi="BIZ UDPゴシック"/>
        </w:rPr>
        <w:t>株式価値（100%ベース）として、下記のレンジを提示いたします。</w:t>
      </w:r>
    </w:p>
    <w:tbl>
      <w:tblPr>
        <w:tblW w:w="9200" w:type="dxa"/>
        <w:tblLayout w:type="fixed"/>
        <w:tblCellMar>
          <w:top w:w="70" w:type="dxa"/>
          <w:left w:w="110" w:type="dxa"/>
          <w:bottom w:w="70" w:type="dxa"/>
          <w:right w:w="110" w:type="dxa"/>
        </w:tblCellMar>
        <w:tblLook w:val="0000" w:firstRow="0" w:lastRow="0" w:firstColumn="0" w:lastColumn="0" w:noHBand="0" w:noVBand="0"/>
      </w:tblPr>
      <w:tblGrid>
        <w:gridCol w:w="2599"/>
        <w:gridCol w:w="6601"/>
      </w:tblGrid>
      <w:tr w:rsidR="001E3D11" w14:paraId="7D3D3ED8" w14:textId="77777777">
        <w:trPr>
          <w:cantSplit/>
        </w:trPr>
        <w:tc>
          <w:tcPr>
            <w:tcW w:w="2599" w:type="dxa"/>
            <w:tcBorders>
              <w:top w:val="single" w:sz="4" w:space="0" w:color="BFBFBF"/>
              <w:left w:val="single" w:sz="4" w:space="0" w:color="BFBFBF"/>
              <w:bottom w:val="single" w:sz="4" w:space="0" w:color="BFBFBF"/>
              <w:right w:val="single" w:sz="4" w:space="0" w:color="BFBFBF"/>
            </w:tcBorders>
            <w:shd w:val="clear" w:color="auto" w:fill="F2F2F2"/>
          </w:tcPr>
          <w:p w14:paraId="6065730B"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b/>
                <w:bCs/>
                <w:sz w:val="20"/>
                <w:szCs w:val="20"/>
              </w:rPr>
              <w:t>下限価額</w:t>
            </w:r>
          </w:p>
        </w:tc>
        <w:tc>
          <w:tcPr>
            <w:tcW w:w="6600" w:type="dxa"/>
            <w:tcBorders>
              <w:top w:val="single" w:sz="4" w:space="0" w:color="BFBFBF"/>
              <w:left w:val="single" w:sz="4" w:space="0" w:color="BFBFBF"/>
              <w:bottom w:val="single" w:sz="4" w:space="0" w:color="BFBFBF"/>
              <w:right w:val="single" w:sz="4" w:space="0" w:color="BFBFBF"/>
            </w:tcBorders>
          </w:tcPr>
          <w:p w14:paraId="2EFB6422"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b/>
                <w:bCs/>
                <w:sz w:val="20"/>
                <w:szCs w:val="20"/>
              </w:rPr>
              <w:t>51億3,000万円</w:t>
            </w:r>
          </w:p>
        </w:tc>
      </w:tr>
      <w:tr w:rsidR="001E3D11" w14:paraId="0A622EB1" w14:textId="77777777">
        <w:trPr>
          <w:cantSplit/>
        </w:trPr>
        <w:tc>
          <w:tcPr>
            <w:tcW w:w="2599" w:type="dxa"/>
            <w:tcBorders>
              <w:top w:val="single" w:sz="4" w:space="0" w:color="BFBFBF"/>
              <w:left w:val="single" w:sz="4" w:space="0" w:color="BFBFBF"/>
              <w:bottom w:val="single" w:sz="4" w:space="0" w:color="BFBFBF"/>
              <w:right w:val="single" w:sz="4" w:space="0" w:color="BFBFBF"/>
            </w:tcBorders>
            <w:shd w:val="clear" w:color="auto" w:fill="F2F2F2"/>
          </w:tcPr>
          <w:p w14:paraId="31A0E426"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b/>
                <w:bCs/>
                <w:sz w:val="20"/>
                <w:szCs w:val="20"/>
              </w:rPr>
              <w:t>上限価額</w:t>
            </w:r>
          </w:p>
        </w:tc>
        <w:tc>
          <w:tcPr>
            <w:tcW w:w="6600" w:type="dxa"/>
            <w:tcBorders>
              <w:top w:val="single" w:sz="4" w:space="0" w:color="BFBFBF"/>
              <w:left w:val="single" w:sz="4" w:space="0" w:color="BFBFBF"/>
              <w:bottom w:val="single" w:sz="4" w:space="0" w:color="BFBFBF"/>
              <w:right w:val="single" w:sz="4" w:space="0" w:color="BFBFBF"/>
            </w:tcBorders>
          </w:tcPr>
          <w:p w14:paraId="045D4D11"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b/>
                <w:bCs/>
                <w:sz w:val="20"/>
                <w:szCs w:val="20"/>
              </w:rPr>
              <w:t>55億0,000万円</w:t>
            </w:r>
          </w:p>
        </w:tc>
      </w:tr>
    </w:tbl>
    <w:p w14:paraId="73A5E18A" w14:textId="77777777" w:rsidR="001E3D11" w:rsidRDefault="001E3D11">
      <w:pPr>
        <w:spacing w:after="120"/>
        <w:rPr>
          <w:rFonts w:ascii="BIZ UDPゴシック" w:eastAsia="BIZ UDPゴシック" w:hAnsi="BIZ UDPゴシック"/>
        </w:rPr>
      </w:pPr>
    </w:p>
    <w:p w14:paraId="3DCA4F8A" w14:textId="77777777" w:rsidR="001E3D11" w:rsidRDefault="00ED3457">
      <w:pPr>
        <w:spacing w:before="200" w:after="100" w:line="300" w:lineRule="auto"/>
        <w:rPr>
          <w:rFonts w:ascii="BIZ UDPゴシック" w:eastAsia="BIZ UDPゴシック" w:hAnsi="BIZ UDPゴシック"/>
        </w:rPr>
      </w:pPr>
      <w:r>
        <w:rPr>
          <w:rFonts w:ascii="BIZ UDPゴシック" w:eastAsia="BIZ UDPゴシック" w:hAnsi="BIZ UDPゴシック"/>
          <w:b/>
          <w:bCs/>
        </w:rPr>
        <w:t xml:space="preserve">(1) 算定方式のご提案</w:t>
      </w:r>
    </w:p>
    <w:p w14:paraId="155A23E6" w14:textId="77777777" w:rsidR="001E3D11" w:rsidRDefault="00ED3457">
      <w:pPr>
        <w:spacing w:after="120" w:line="300" w:lineRule="auto"/>
        <w:rPr>
          <w:rFonts w:ascii="BIZ UDPゴシック" w:eastAsia="BIZ UDPゴシック" w:hAnsi="BIZ UDPゴシック"/>
        </w:rPr>
      </w:pPr>
      <w:r>
        <w:rPr>
          <w:rFonts w:ascii="BIZ UDPゴシック" w:eastAsia="BIZ UDPゴシック" w:hAnsi="BIZ UDPゴシック"/>
        </w:rPr>
        <w:t>対象会社は無借金かつ多額の現預金を保有されており、かつクロージング予定日（2026年12月末）は対象会社の決算期末と重なります。このため、固定額での提示は、クロージング日までに対象会社が稼得される利益の帰属について、売主・買主双方に不要な争点を生じさせるおそれがあると考えております。</w:t>
      </w:r>
    </w:p>
    <w:p w14:paraId="3E1FDBF6" w14:textId="77777777" w:rsidR="001E3D11" w:rsidRDefault="00ED3457">
      <w:pPr>
        <w:spacing w:after="100" w:line="300" w:lineRule="auto"/>
        <w:rPr>
          <w:rFonts w:ascii="BIZ UDPゴシック" w:eastAsia="BIZ UDPゴシック" w:hAnsi="BIZ UDPゴシック"/>
        </w:rPr>
      </w:pPr>
      <w:r>
        <w:rPr>
          <w:rFonts w:ascii="BIZ UDPゴシック" w:eastAsia="BIZ UDPゴシック" w:hAnsi="BIZ UDPゴシック"/>
        </w:rPr>
        <w:t>そこで当社は、次の算定方式を提案いたします。</w:t>
      </w:r>
    </w:p>
    <w:tbl>
      <w:tblPr>
        <w:tblW w:w="9200" w:type="dxa"/>
        <w:tblLayout w:type="fixed"/>
        <w:tblCellMar>
          <w:top w:w="70" w:type="dxa"/>
          <w:left w:w="110" w:type="dxa"/>
          <w:bottom w:w="70" w:type="dxa"/>
          <w:right w:w="110" w:type="dxa"/>
        </w:tblCellMar>
        <w:tblLook w:val="0000" w:firstRow="0" w:lastRow="0" w:firstColumn="0" w:lastColumn="0" w:noHBand="0" w:noVBand="0"/>
      </w:tblPr>
      <w:tblGrid>
        <w:gridCol w:w="9200"/>
      </w:tblGrid>
      <w:tr w:rsidR="001E3D11" w14:paraId="0E6D6C04" w14:textId="77777777">
        <w:trPr>
          <w:cantSplit/>
        </w:trPr>
        <w:tc>
          <w:tcPr>
            <w:tcW w:w="9200" w:type="dxa"/>
            <w:tcBorders>
              <w:top w:val="single" w:sz="4" w:space="0" w:color="BFBFBF"/>
              <w:left w:val="single" w:sz="4" w:space="0" w:color="BFBFBF"/>
              <w:bottom w:val="single" w:sz="4" w:space="0" w:color="BFBFBF"/>
              <w:right w:val="single" w:sz="4" w:space="0" w:color="BFBFBF"/>
            </w:tcBorders>
          </w:tcPr>
          <w:p w14:paraId="6746490D" w14:textId="77777777" w:rsidR="001E3D11" w:rsidRDefault="00ED3457">
            <w:pPr>
              <w:spacing w:line="278" w:lineRule="auto"/>
              <w:jc w:val="center"/>
              <w:rPr>
                <w:rFonts w:ascii="BIZ UDPゴシック" w:eastAsia="BIZ UDPゴシック" w:hAnsi="BIZ UDPゴシック"/>
              </w:rPr>
            </w:pPr>
            <w:r>
              <w:rPr>
                <w:rFonts w:ascii="BIZ UDPゴシック" w:eastAsia="BIZ UDPゴシック" w:hAnsi="BIZ UDPゴシック"/>
                <w:b/>
                <w:bCs/>
              </w:rPr>
              <w:t xml:space="preserve">株式価値 ＝ 事業価値 28億9,000万円 ＋ クロージング日時点のネットキャッシュ実額</w:t>
            </w:r>
          </w:p>
        </w:tc>
      </w:tr>
    </w:tbl>
    <w:p w14:paraId="16D58556" w14:textId="77777777" w:rsidR="001E3D11" w:rsidRDefault="001E3D11">
      <w:pPr>
        <w:spacing w:after="80"/>
        <w:rPr>
          <w:rFonts w:ascii="BIZ UDPゴシック" w:eastAsia="BIZ UDPゴシック" w:hAnsi="BIZ UDPゴシック"/>
        </w:rPr>
      </w:pPr>
    </w:p>
    <w:p w14:paraId="1868EA58" w14:textId="77777777" w:rsidR="001E3D11" w:rsidRDefault="00ED3457">
      <w:pPr>
        <w:spacing w:after="100" w:line="300" w:lineRule="auto"/>
        <w:rPr>
          <w:rFonts w:ascii="BIZ UDPゴシック" w:eastAsia="BIZ UDPゴシック" w:hAnsi="BIZ UDPゴシック"/>
        </w:rPr>
      </w:pPr>
      <w:r>
        <w:rPr>
          <w:rFonts w:ascii="BIZ UDPゴシック" w:eastAsia="BIZ UDPゴシック" w:hAnsi="BIZ UDPゴシック"/>
        </w:rPr>
        <w:lastRenderedPageBreak/>
        <w:t>ネットキャッシュは「現預金＋役員貸付金の精算額」とし、クロージング日を基準として実額で算定いたします。ただし、算定結果にかかわらず株式価値が51億3,000万円を下回ることはないものといたします。</w:t>
      </w:r>
    </w:p>
    <w:p w14:paraId="0BF2EAFE" w14:textId="77777777" w:rsidR="001E3D11" w:rsidRDefault="00ED3457">
      <w:pPr>
        <w:spacing w:after="120" w:line="300" w:lineRule="auto"/>
        <w:rPr>
          <w:rFonts w:ascii="BIZ UDPゴシック" w:eastAsia="BIZ UDPゴシック" w:hAnsi="BIZ UDPゴシック"/>
        </w:rPr>
      </w:pPr>
      <w:r>
        <w:rPr>
          <w:rFonts w:ascii="BIZ UDPゴシック" w:eastAsia="BIZ UDPゴシック" w:hAnsi="BIZ UDPゴシック"/>
        </w:rPr>
        <w:t>2026年12月末をクロージング日とした場合、同日時点の想定ネットキャッシュは約22億4,000万円であり、株式価値は約51億3,000万円となります。仮にクロージングが後ろ倒しとなる場合には、その間に対象会社が稼得された利益がそのまま株式価値に加算されます。すなわち本方式は、期日が動いた場合にも売主の皆様が不利益を被らない設計となっております。</w:t>
      </w:r>
    </w:p>
    <w:p w14:paraId="012DCE85" w14:textId="77777777" w:rsidR="001E3D11" w:rsidRDefault="00ED3457">
      <w:pPr>
        <w:spacing w:after="120" w:line="300" w:lineRule="auto"/>
        <w:rPr>
          <w:rFonts w:ascii="BIZ UDPゴシック" w:eastAsia="BIZ UDPゴシック" w:hAnsi="BIZ UDPゴシック"/>
        </w:rPr>
      </w:pPr>
      <w:r>
        <w:rPr>
          <w:rFonts w:ascii="BIZ UDPゴシック" w:eastAsia="BIZ UDPゴシック" w:hAnsi="BIZ UDPゴシック"/>
        </w:rPr>
        <w:t>なお、ご開示いただいた第16期（2026年1月〜7月）の月次試算表により、2026年7月末時点の現預金が16億858万円、長期貸付金が5億円、有利子負債がゼロであることを確認いたしました。8月以降の稼得利益から法人税の中間納付および7月の役員賞与に係る源泉預り金の支払を控除すると、12月末の現預金は17億4,000万円前後となる見込みであり、上記の想定ネットキャッシュは実績によって裏づけられているものと理解しております。</w:t>
      </w:r>
    </w:p>
    <w:p w14:paraId="5558794A" w14:textId="77777777" w:rsidR="001E3D11" w:rsidRDefault="00ED3457">
      <w:pPr>
        <w:spacing w:before="200" w:after="100" w:line="300" w:lineRule="auto"/>
        <w:rPr>
          <w:rFonts w:ascii="BIZ UDPゴシック" w:eastAsia="BIZ UDPゴシック" w:hAnsi="BIZ UDPゴシック"/>
        </w:rPr>
      </w:pPr>
      <w:r>
        <w:rPr>
          <w:rFonts w:ascii="BIZ UDPゴシック" w:eastAsia="BIZ UDPゴシック" w:hAnsi="BIZ UDPゴシック"/>
          <w:b/>
          <w:bCs/>
        </w:rPr>
        <w:t xml:space="preserve">(2) 上限価額（55億円）までの追加評価要素</w:t>
      </w:r>
    </w:p>
    <w:p w14:paraId="3E31F5D5" w14:textId="77777777" w:rsidR="001E3D11" w:rsidRDefault="00ED3457">
      <w:pPr>
        <w:spacing w:after="100" w:line="300" w:lineRule="auto"/>
        <w:rPr>
          <w:rFonts w:ascii="BIZ UDPゴシック" w:eastAsia="BIZ UDPゴシック" w:hAnsi="BIZ UDPゴシック"/>
        </w:rPr>
      </w:pPr>
      <w:r>
        <w:rPr>
          <w:rFonts w:ascii="BIZ UDPゴシック" w:eastAsia="BIZ UDPゴシック" w:hAnsi="BIZ UDPゴシック"/>
        </w:rPr>
        <w:t>下限価額51億3,000万円に対し、次の各事項がDDまたは最終契約交渉において確認された場合、当社は最大3億7,000万円の追加評価を行う用意がございます。</w:t>
      </w:r>
    </w:p>
    <w:p w14:paraId="1DB0CB8A" w14:textId="77777777" w:rsidR="001E3D11" w:rsidRDefault="00ED3457">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 xml:space="preserve">① 後継料理長について、岸田様が候補者（特に卒業生の方々）への働きかけにご協力いただけることが確約される場合。面談において、名古屋にてご活躍の卒業生の方をはじめ、複数の候補をお示しいただきました。この項目は、当社にとって最も評価の大きい項目です。</w:t>
      </w:r>
    </w:p>
    <w:p w14:paraId="227D3AD6" w14:textId="77777777" w:rsidR="001E3D11" w:rsidRDefault="00ED3457">
      <w:pPr>
        <w:spacing w:after="80" w:line="300" w:lineRule="auto"/>
        <w:ind w:left="160"/>
        <w:rPr>
          <w:rFonts w:ascii="BIZ UDPゴシック" w:eastAsia="BIZ UDPゴシック" w:hAnsi="BIZ UDPゴシック"/>
        </w:rPr>
      </w:pPr>
      <w:r>
        <w:rPr>
          <w:rFonts w:ascii="BIZ UDPゴシック" w:eastAsia="BIZ UDPゴシック" w:hAnsi="BIZ UDPゴシック"/>
        </w:rPr>
        <w:t xml:space="preserve">　② 店舗について、現店舗に残る場合は賃貸借契約の十分な残存期間と支配権異動による解除事由の不存在が確認され、移転を選択する場合は誘致条件（賃料、先方負担額、開業時期）が確定し、移転後の収益見通しについて合意に至る場合。</w:t>
      </w:r>
    </w:p>
    <w:p w14:paraId="3946E515" w14:textId="77777777" w:rsidR="001E3D11" w:rsidRDefault="00ED3457">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 xml:space="preserve">③ 物販事業について、商標およびレシピが対象会社に帰属し、レストラン外に製造拠点を設けることが確認される場合。なお、ワイン在庫につきましては第15期末の簿価1.19億円（2026年7月末は1.15億円）と承知しており、時価評価による含み益は生じうるものの、価額全体に与える影響は限定的であると理解しております。</w:t>
      </w:r>
    </w:p>
    <w:p w14:paraId="6FCF1916" w14:textId="77777777" w:rsidR="001E3D11" w:rsidRDefault="00ED3457">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 xml:space="preserve">④ 対象会社の2026年12月期の営業利益が会社計画を上回ることが確認される場合。</w:t>
      </w:r>
    </w:p>
    <w:p w14:paraId="7702659D" w14:textId="77777777" w:rsidR="001E3D11" w:rsidRDefault="00ED3457">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 xml:space="preserve">⑤ カンテサンスプラス株式会社の純資産3,607万円及び業績が前期を超えることが確認される場合。</w:t>
      </w:r>
    </w:p>
    <w:p w14:paraId="3201255B" w14:textId="77777777" w:rsidR="001E3D11" w:rsidRDefault="001E3D11">
      <w:pPr>
        <w:spacing w:after="60"/>
        <w:rPr>
          <w:rFonts w:ascii="BIZ UDPゴシック" w:eastAsia="BIZ UDPゴシック" w:hAnsi="BIZ UDPゴシック"/>
        </w:rPr>
      </w:pPr>
    </w:p>
    <w:p w14:paraId="7102EE7F" w14:textId="77777777" w:rsidR="001E3D11" w:rsidRDefault="00ED3457">
      <w:pPr>
        <w:spacing w:after="120" w:line="300" w:lineRule="auto"/>
        <w:rPr>
          <w:rFonts w:ascii="BIZ UDPゴシック" w:eastAsia="BIZ UDPゴシック" w:hAnsi="BIZ UDPゴシック"/>
        </w:rPr>
      </w:pPr>
      <w:r>
        <w:rPr>
          <w:rFonts w:ascii="BIZ UDPゴシック" w:eastAsia="BIZ UDPゴシック" w:hAnsi="BIZ UDPゴシック"/>
        </w:rPr>
        <w:t>なお、これらはいずれも対象会社の価値を毀損する事象ではなく、確認により当社のリスク評価が低下することに伴う上乗せです。確認できない場合であっても、下限価額を引き下げることは想定しておりません。</w:t>
      </w:r>
    </w:p>
    <w:p w14:paraId="18846132" w14:textId="77777777" w:rsidR="001E3D11" w:rsidRDefault="00ED3457">
      <w:pPr>
        <w:spacing w:before="200" w:after="100" w:line="300" w:lineRule="auto"/>
        <w:rPr>
          <w:ins w:id="214" w:author="Claude" w:date="2026-09-28T12:00:00Z"/>
          <w:rFonts w:ascii="BIZ UDPゴシック" w:eastAsia="BIZ UDPゴシック" w:hAnsi="BIZ UDPゴシック"/>
        </w:rPr>
      </w:pPr>
      <w:commentRangeStart w:id="215"/>
      <w:ins w:id="216" w:author="Claude" w:date="2026-09-28T12:00:00Z">
        <w:r>
          <w:rPr>
            <w:rFonts w:ascii="BIZ UDPゴシック" w:eastAsia="BIZ UDPゴシック" w:hAnsi="BIZ UDPゴシック"/>
            <w:b/>
            <w:bCs/>
          </w:rPr>
          <w:t xml:space="preserve">(3) その他の主要な経済条件</w:t>
        </w:r>
      </w:ins>
      <w:commentRangeEnd w:id="215"/>
      <w:r>
        <w:rPr>
          <w:rStyle w:val="ac"/>
          <w:rFonts w:ascii="BIZ UDPゴシック" w:eastAsia="BIZ UDPゴシック" w:hAnsi="BIZ UDPゴシック"/>
          <w:sz w:val="21"/>
          <w:szCs w:val="21"/>
        </w:rPr>
        <w:commentReference w:id="215"/>
      </w:r>
    </w:p>
    <w:p w14:paraId="4C11D275" w14:textId="77777777" w:rsidR="001E3D11" w:rsidRDefault="00ED3457">
      <w:pPr>
        <w:spacing w:after="80" w:line="300" w:lineRule="auto"/>
        <w:ind w:left="440" w:hanging="280"/>
        <w:rPr>
          <w:ins w:id="217" w:author="Claude" w:date="2026-09-28T12:00:00Z"/>
          <w:rFonts w:ascii="BIZ UDPゴシック" w:eastAsia="BIZ UDPゴシック" w:hAnsi="BIZ UDPゴシック"/>
        </w:rPr>
      </w:pPr>
      <w:ins w:id="218" w:author="Claude" w:date="2026-09-28T12:00:00Z">
        <w:r>
          <w:rPr>
            <w:rFonts w:ascii="BIZ UDPゴシック" w:eastAsia="BIZ UDPゴシック" w:hAnsi="BIZ UDPゴシック"/>
          </w:rPr>
          <w:t xml:space="preserve">① 対価は現金とし、クロージング時に全額を一括してお支払いいたします。</w:t>
        </w:r>
      </w:ins>
    </w:p>
    <w:p w14:paraId="62C3A034" w14:textId="77777777" w:rsidR="001E3D11" w:rsidRDefault="00ED3457">
      <w:pPr>
        <w:spacing w:after="80" w:line="300" w:lineRule="auto"/>
        <w:ind w:left="440" w:hanging="280"/>
        <w:rPr>
          <w:ins w:id="219" w:author="Claude" w:date="2026-09-28T12:00:00Z"/>
          <w:rFonts w:ascii="BIZ UDPゴシック" w:eastAsia="BIZ UDPゴシック" w:hAnsi="BIZ UDPゴシック"/>
        </w:rPr>
      </w:pPr>
      <w:ins w:id="220" w:author="Claude" w:date="2026-09-28T12:00:00Z">
        <w:r>
          <w:rPr>
            <w:rFonts w:ascii="BIZ UDPゴシック" w:eastAsia="BIZ UDPゴシック" w:hAnsi="BIZ UDPゴシック"/>
          </w:rPr>
          <w:t xml:space="preserve">② 株式価値は、上記(1)の算定式によりクロージング日時点のネットキャッシュ実額に連動させます（下限51億3,000万円）。</w:t>
        </w:r>
      </w:ins>
    </w:p>
    <w:p w14:paraId="05E5D298" w14:textId="77777777" w:rsidR="001E3D11" w:rsidRDefault="00ED3457">
      <w:pPr>
        <w:spacing w:after="80" w:line="300" w:lineRule="auto"/>
        <w:ind w:left="440" w:hanging="280"/>
        <w:rPr>
          <w:ins w:id="221" w:author="Claude" w:date="2026-09-28T12:00:00Z"/>
          <w:rFonts w:ascii="BIZ UDPゴシック" w:eastAsia="BIZ UDPゴシック" w:hAnsi="BIZ UDPゴシック"/>
        </w:rPr>
      </w:pPr>
      <w:ins w:id="222" w:author="Claude" w:date="2026-09-28T12:00:00Z">
        <w:r>
          <w:rPr>
            <w:rFonts w:ascii="BIZ UDPゴシック" w:eastAsia="BIZ UDPゴシック" w:hAnsi="BIZ UDPゴシック"/>
          </w:rPr>
          <w:lastRenderedPageBreak/>
          <w:t xml:space="preserve">③ 役員貸付金は、クロージング時に現金にて精算いただくことを前提といたします。</w:t>
        </w:r>
      </w:ins>
    </w:p>
    <w:p w14:paraId="5CCCD3AE" w14:textId="77777777" w:rsidR="001E3D11" w:rsidRDefault="00ED3457">
      <w:pPr>
        <w:spacing w:after="80" w:line="300" w:lineRule="auto"/>
        <w:ind w:left="440" w:hanging="280"/>
        <w:rPr>
          <w:ins w:id="223" w:author="Claude" w:date="2026-09-28T12:00:00Z"/>
          <w:rFonts w:ascii="BIZ UDPゴシック" w:eastAsia="BIZ UDPゴシック" w:hAnsi="BIZ UDPゴシック"/>
        </w:rPr>
      </w:pPr>
      <w:ins w:id="224" w:author="Claude" w:date="2026-09-28T12:00:00Z">
        <w:r>
          <w:rPr>
            <w:rFonts w:ascii="BIZ UDPゴシック" w:eastAsia="BIZ UDPゴシック" w:hAnsi="BIZ UDPゴシック"/>
          </w:rPr>
          <w:t xml:space="preserve">④ 岸田様には譲受後3年間ご在任いただくことを前提とし、役員報酬等は協議のうえ決定いたします（4項(1)）。</w:t>
        </w:r>
      </w:ins>
    </w:p>
    <w:p w14:paraId="38E19879" w14:textId="77777777" w:rsidR="001E3D11" w:rsidRDefault="00ED3457">
      <w:pPr>
        <w:spacing w:after="80" w:line="300" w:lineRule="auto"/>
        <w:ind w:left="440" w:hanging="280"/>
        <w:rPr>
          <w:ins w:id="225" w:author="Claude" w:date="2026-09-28T12:00:00Z"/>
          <w:rFonts w:ascii="BIZ UDPゴシック" w:eastAsia="BIZ UDPゴシック" w:hAnsi="BIZ UDPゴシック"/>
        </w:rPr>
      </w:pPr>
      <w:ins w:id="226" w:author="Claude" w:date="2026-09-28T12:00:00Z">
        <w:r>
          <w:rPr>
            <w:rFonts w:ascii="BIZ UDPゴシック" w:eastAsia="BIZ UDPゴシック" w:hAnsi="BIZ UDPゴシック"/>
          </w:rPr>
          <w:t xml:space="preserve">⑤ 譲受を理由として、従業員の皆様の雇用および給与水準を引き下げることはいたしません（4項(2)）。</w:t>
        </w:r>
      </w:ins>
    </w:p>
    <w:p w14:paraId="41A320C4" w14:textId="77777777" w:rsidR="001E3D11" w:rsidRDefault="00ED3457">
      <w:pPr>
        <w:spacing w:after="80" w:line="300" w:lineRule="auto"/>
        <w:ind w:left="440" w:hanging="280"/>
        <w:rPr>
          <w:ins w:id="227" w:author="Claude" w:date="2026-09-28T12:00:00Z"/>
          <w:rFonts w:ascii="BIZ UDPゴシック" w:eastAsia="BIZ UDPゴシック" w:hAnsi="BIZ UDPゴシック"/>
        </w:rPr>
      </w:pPr>
      <w:ins w:id="228" w:author="Claude" w:date="2026-09-28T12:00:00Z">
        <w:r>
          <w:rPr>
            <w:rFonts w:ascii="BIZ UDPゴシック" w:eastAsia="BIZ UDPゴシック" w:hAnsi="BIZ UDPゴシック"/>
          </w:rPr>
          <w:t xml:space="preserve">⑥ 競業避止は、同価格帯のガストロノミーの新規開業の制限に限ります（9項⑧）。</w:t>
        </w:r>
      </w:ins>
    </w:p>
    <w:p w14:paraId="2A2CCBA2" w14:textId="77777777" w:rsidR="001E3D11" w:rsidRDefault="00ED3457">
      <w:pPr>
        <w:pBdr>
          <w:bottom w:val="single" w:sz="6" w:space="4" w:color="333333"/>
        </w:pBdr>
        <w:spacing w:before="320" w:after="160" w:line="300" w:lineRule="auto"/>
        <w:rPr>
          <w:rFonts w:ascii="BIZ UDPゴシック" w:eastAsia="BIZ UDPゴシック" w:hAnsi="BIZ UDPゴシック"/>
        </w:rPr>
      </w:pPr>
      <w:r>
        <w:rPr>
          <w:rFonts w:ascii="BIZ UDPゴシック" w:eastAsia="BIZ UDPゴシック" w:hAnsi="BIZ UDPゴシック"/>
          <w:b/>
          <w:bCs/>
          <w:sz w:val="22"/>
          <w:szCs w:val="22"/>
        </w:rPr>
        <w:t>7．譲受価額の算出根拠</w:t>
      </w:r>
    </w:p>
    <w:p w14:paraId="138CC3D2" w14:textId="77777777" w:rsidR="001E3D11" w:rsidRDefault="00ED3457">
      <w:pPr>
        <w:spacing w:after="120" w:line="300" w:lineRule="auto"/>
        <w:rPr>
          <w:rFonts w:ascii="BIZ UDPゴシック" w:eastAsia="BIZ UDPゴシック" w:hAnsi="BIZ UDPゴシック"/>
        </w:rPr>
      </w:pPr>
      <w:r>
        <w:rPr>
          <w:rFonts w:ascii="BIZ UDPゴシック" w:eastAsia="BIZ UDPゴシック" w:hAnsi="BIZ UDPゴシック"/>
        </w:rPr>
        <w:t>本価額は、初期開示資料に記載された2026年12月期の会社計画を前提とし、倍率法、年買法、ディスカウント・キャッシュ・フロー法および類似取引事例との比較を総合的に勘案して決定したものです。算定にあたっては、値上げ、増席、営業日数の増加その他の施策による増収を一切織り込まず、現行の収益水準のみを前提としております。また、後継となる料理長が現時点で確定していないことを承知のうえで、本価額をご提示しております。</w:t>
      </w:r>
    </w:p>
    <w:p w14:paraId="1A410B16" w14:textId="77777777" w:rsidR="001E3D11" w:rsidRDefault="00ED3457">
      <w:pPr>
        <w:spacing w:before="200" w:after="100" w:line="300" w:lineRule="auto"/>
        <w:rPr>
          <w:rFonts w:ascii="BIZ UDPゴシック" w:eastAsia="BIZ UDPゴシック" w:hAnsi="BIZ UDPゴシック"/>
        </w:rPr>
      </w:pPr>
      <w:r>
        <w:rPr>
          <w:rFonts w:ascii="BIZ UDPゴシック" w:eastAsia="BIZ UDPゴシック" w:hAnsi="BIZ UDPゴシック"/>
          <w:b/>
          <w:bCs/>
        </w:rPr>
        <w:t xml:space="preserve">(1) 前提とした財務数値（2026年12月期）</w:t>
      </w:r>
    </w:p>
    <w:tbl>
      <w:tblPr>
        <w:tblW w:w="9200" w:type="dxa"/>
        <w:tblLayout w:type="fixed"/>
        <w:tblCellMar>
          <w:top w:w="70" w:type="dxa"/>
          <w:left w:w="110" w:type="dxa"/>
          <w:bottom w:w="70" w:type="dxa"/>
          <w:right w:w="110" w:type="dxa"/>
        </w:tblCellMar>
        <w:tblLook w:val="0000" w:firstRow="0" w:lastRow="0" w:firstColumn="0" w:lastColumn="0" w:noHBand="0" w:noVBand="0"/>
      </w:tblPr>
      <w:tblGrid>
        <w:gridCol w:w="2600"/>
        <w:gridCol w:w="1932"/>
        <w:gridCol w:w="2369"/>
        <w:gridCol w:w="2299"/>
      </w:tblGrid>
      <w:tr w:rsidR="001E3D11" w14:paraId="73227712" w14:textId="77777777">
        <w:trPr>
          <w:cantSplit/>
        </w:trPr>
        <w:tc>
          <w:tcPr>
            <w:tcW w:w="2599" w:type="dxa"/>
            <w:tcBorders>
              <w:top w:val="single" w:sz="4" w:space="0" w:color="BFBFBF"/>
              <w:left w:val="single" w:sz="4" w:space="0" w:color="BFBFBF"/>
              <w:bottom w:val="single" w:sz="4" w:space="0" w:color="BFBFBF"/>
              <w:right w:val="single" w:sz="4" w:space="0" w:color="BFBFBF"/>
            </w:tcBorders>
            <w:shd w:val="clear" w:color="auto" w:fill="F2F2F2"/>
          </w:tcPr>
          <w:p w14:paraId="4C52FC85"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b/>
                <w:bCs/>
                <w:sz w:val="20"/>
                <w:szCs w:val="20"/>
              </w:rPr>
              <w:t>売上高</w:t>
            </w:r>
          </w:p>
        </w:tc>
        <w:tc>
          <w:tcPr>
            <w:tcW w:w="1932" w:type="dxa"/>
            <w:tcBorders>
              <w:top w:val="single" w:sz="4" w:space="0" w:color="BFBFBF"/>
              <w:left w:val="single" w:sz="4" w:space="0" w:color="BFBFBF"/>
              <w:bottom w:val="single" w:sz="4" w:space="0" w:color="BFBFBF"/>
              <w:right w:val="single" w:sz="4" w:space="0" w:color="BFBFBF"/>
            </w:tcBorders>
          </w:tcPr>
          <w:p w14:paraId="26AE56A1" w14:textId="77777777" w:rsidR="001E3D11" w:rsidRDefault="00ED3457">
            <w:pPr>
              <w:spacing w:line="278" w:lineRule="auto"/>
              <w:jc w:val="right"/>
              <w:rPr>
                <w:rFonts w:ascii="BIZ UDPゴシック" w:eastAsia="BIZ UDPゴシック" w:hAnsi="BIZ UDPゴシック"/>
              </w:rPr>
            </w:pPr>
            <w:r>
              <w:rPr>
                <w:rFonts w:ascii="BIZ UDPゴシック" w:eastAsia="BIZ UDPゴシック" w:hAnsi="BIZ UDPゴシック"/>
                <w:sz w:val="20"/>
                <w:szCs w:val="20"/>
              </w:rPr>
              <w:t>10億1,500万円</w:t>
            </w:r>
          </w:p>
        </w:tc>
        <w:tc>
          <w:tcPr>
            <w:tcW w:w="2369" w:type="dxa"/>
            <w:tcBorders>
              <w:top w:val="single" w:sz="4" w:space="0" w:color="BFBFBF"/>
              <w:left w:val="single" w:sz="4" w:space="0" w:color="BFBFBF"/>
              <w:bottom w:val="single" w:sz="4" w:space="0" w:color="BFBFBF"/>
              <w:right w:val="single" w:sz="4" w:space="0" w:color="BFBFBF"/>
            </w:tcBorders>
            <w:shd w:val="clear" w:color="auto" w:fill="F2F2F2"/>
          </w:tcPr>
          <w:p w14:paraId="093E2FF0"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b/>
                <w:bCs/>
                <w:sz w:val="20"/>
                <w:szCs w:val="20"/>
              </w:rPr>
              <w:t>当期純利益</w:t>
            </w:r>
          </w:p>
        </w:tc>
        <w:tc>
          <w:tcPr>
            <w:tcW w:w="2299" w:type="dxa"/>
            <w:tcBorders>
              <w:top w:val="single" w:sz="4" w:space="0" w:color="BFBFBF"/>
              <w:left w:val="single" w:sz="4" w:space="0" w:color="BFBFBF"/>
              <w:bottom w:val="single" w:sz="4" w:space="0" w:color="BFBFBF"/>
              <w:right w:val="single" w:sz="4" w:space="0" w:color="BFBFBF"/>
            </w:tcBorders>
          </w:tcPr>
          <w:p w14:paraId="31C1CEAC" w14:textId="77777777" w:rsidR="001E3D11" w:rsidRDefault="00ED3457">
            <w:pPr>
              <w:spacing w:line="278" w:lineRule="auto"/>
              <w:jc w:val="right"/>
              <w:rPr>
                <w:rFonts w:ascii="BIZ UDPゴシック" w:eastAsia="BIZ UDPゴシック" w:hAnsi="BIZ UDPゴシック"/>
              </w:rPr>
            </w:pPr>
            <w:r>
              <w:rPr>
                <w:rFonts w:ascii="BIZ UDPゴシック" w:eastAsia="BIZ UDPゴシック" w:hAnsi="BIZ UDPゴシック"/>
                <w:sz w:val="20"/>
                <w:szCs w:val="20"/>
              </w:rPr>
              <w:t>3億5,000万円</w:t>
            </w:r>
          </w:p>
        </w:tc>
      </w:tr>
      <w:tr w:rsidR="001E3D11" w14:paraId="169110E9" w14:textId="77777777">
        <w:trPr>
          <w:cantSplit/>
        </w:trPr>
        <w:tc>
          <w:tcPr>
            <w:tcW w:w="2599" w:type="dxa"/>
            <w:tcBorders>
              <w:top w:val="single" w:sz="4" w:space="0" w:color="BFBFBF"/>
              <w:left w:val="single" w:sz="4" w:space="0" w:color="BFBFBF"/>
              <w:bottom w:val="single" w:sz="4" w:space="0" w:color="BFBFBF"/>
              <w:right w:val="single" w:sz="4" w:space="0" w:color="BFBFBF"/>
            </w:tcBorders>
            <w:shd w:val="clear" w:color="auto" w:fill="F2F2F2"/>
          </w:tcPr>
          <w:p w14:paraId="0C3EDE89"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b/>
                <w:bCs/>
                <w:sz w:val="20"/>
                <w:szCs w:val="20"/>
              </w:rPr>
              <w:t>営業利益</w:t>
            </w:r>
          </w:p>
        </w:tc>
        <w:tc>
          <w:tcPr>
            <w:tcW w:w="1932" w:type="dxa"/>
            <w:tcBorders>
              <w:top w:val="single" w:sz="4" w:space="0" w:color="BFBFBF"/>
              <w:left w:val="single" w:sz="4" w:space="0" w:color="BFBFBF"/>
              <w:bottom w:val="single" w:sz="4" w:space="0" w:color="BFBFBF"/>
              <w:right w:val="single" w:sz="4" w:space="0" w:color="BFBFBF"/>
            </w:tcBorders>
          </w:tcPr>
          <w:p w14:paraId="62EBDDF2" w14:textId="77777777" w:rsidR="001E3D11" w:rsidRDefault="00ED3457">
            <w:pPr>
              <w:spacing w:line="278" w:lineRule="auto"/>
              <w:jc w:val="right"/>
              <w:rPr>
                <w:rFonts w:ascii="BIZ UDPゴシック" w:eastAsia="BIZ UDPゴシック" w:hAnsi="BIZ UDPゴシック"/>
              </w:rPr>
            </w:pPr>
            <w:r>
              <w:rPr>
                <w:rFonts w:ascii="BIZ UDPゴシック" w:eastAsia="BIZ UDPゴシック" w:hAnsi="BIZ UDPゴシック"/>
                <w:sz w:val="20"/>
                <w:szCs w:val="20"/>
              </w:rPr>
              <w:t>5億2,800万円</w:t>
            </w:r>
          </w:p>
        </w:tc>
        <w:tc>
          <w:tcPr>
            <w:tcW w:w="2369" w:type="dxa"/>
            <w:tcBorders>
              <w:top w:val="single" w:sz="4" w:space="0" w:color="BFBFBF"/>
              <w:left w:val="single" w:sz="4" w:space="0" w:color="BFBFBF"/>
              <w:bottom w:val="single" w:sz="4" w:space="0" w:color="BFBFBF"/>
              <w:right w:val="single" w:sz="4" w:space="0" w:color="BFBFBF"/>
            </w:tcBorders>
            <w:shd w:val="clear" w:color="auto" w:fill="F2F2F2"/>
          </w:tcPr>
          <w:p w14:paraId="0DAE8541"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b/>
                <w:bCs/>
                <w:sz w:val="20"/>
                <w:szCs w:val="20"/>
              </w:rPr>
              <w:t>EBITDA</w:t>
            </w:r>
          </w:p>
        </w:tc>
        <w:tc>
          <w:tcPr>
            <w:tcW w:w="2299" w:type="dxa"/>
            <w:tcBorders>
              <w:top w:val="single" w:sz="4" w:space="0" w:color="BFBFBF"/>
              <w:left w:val="single" w:sz="4" w:space="0" w:color="BFBFBF"/>
              <w:bottom w:val="single" w:sz="4" w:space="0" w:color="BFBFBF"/>
              <w:right w:val="single" w:sz="4" w:space="0" w:color="BFBFBF"/>
            </w:tcBorders>
          </w:tcPr>
          <w:p w14:paraId="7B3AB725" w14:textId="77777777" w:rsidR="001E3D11" w:rsidRDefault="00ED3457">
            <w:pPr>
              <w:spacing w:line="278" w:lineRule="auto"/>
              <w:jc w:val="right"/>
              <w:rPr>
                <w:rFonts w:ascii="BIZ UDPゴシック" w:eastAsia="BIZ UDPゴシック" w:hAnsi="BIZ UDPゴシック"/>
              </w:rPr>
            </w:pPr>
            <w:r>
              <w:rPr>
                <w:rFonts w:ascii="BIZ UDPゴシック" w:eastAsia="BIZ UDPゴシック" w:hAnsi="BIZ UDPゴシック"/>
                <w:sz w:val="20"/>
                <w:szCs w:val="20"/>
              </w:rPr>
              <w:t>5億2,900万円</w:t>
            </w:r>
          </w:p>
        </w:tc>
      </w:tr>
      <w:tr w:rsidR="001E3D11" w14:paraId="6A6015F0" w14:textId="77777777">
        <w:trPr>
          <w:cantSplit/>
        </w:trPr>
        <w:tc>
          <w:tcPr>
            <w:tcW w:w="2599" w:type="dxa"/>
            <w:tcBorders>
              <w:top w:val="single" w:sz="4" w:space="0" w:color="BFBFBF"/>
              <w:left w:val="single" w:sz="4" w:space="0" w:color="BFBFBF"/>
              <w:bottom w:val="single" w:sz="4" w:space="0" w:color="BFBFBF"/>
              <w:right w:val="single" w:sz="4" w:space="0" w:color="BFBFBF"/>
            </w:tcBorders>
            <w:shd w:val="clear" w:color="auto" w:fill="F2F2F2"/>
          </w:tcPr>
          <w:p w14:paraId="564287E5"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b/>
                <w:bCs/>
                <w:sz w:val="20"/>
                <w:szCs w:val="20"/>
              </w:rPr>
              <w:t>営業利益率</w:t>
            </w:r>
          </w:p>
        </w:tc>
        <w:tc>
          <w:tcPr>
            <w:tcW w:w="1932" w:type="dxa"/>
            <w:tcBorders>
              <w:top w:val="single" w:sz="4" w:space="0" w:color="BFBFBF"/>
              <w:left w:val="single" w:sz="4" w:space="0" w:color="BFBFBF"/>
              <w:bottom w:val="single" w:sz="4" w:space="0" w:color="BFBFBF"/>
              <w:right w:val="single" w:sz="4" w:space="0" w:color="BFBFBF"/>
            </w:tcBorders>
          </w:tcPr>
          <w:p w14:paraId="51644072" w14:textId="77777777" w:rsidR="001E3D11" w:rsidRDefault="00ED3457">
            <w:pPr>
              <w:spacing w:line="278" w:lineRule="auto"/>
              <w:jc w:val="right"/>
              <w:rPr>
                <w:rFonts w:ascii="BIZ UDPゴシック" w:eastAsia="BIZ UDPゴシック" w:hAnsi="BIZ UDPゴシック"/>
              </w:rPr>
            </w:pPr>
            <w:r>
              <w:rPr>
                <w:rFonts w:ascii="BIZ UDPゴシック" w:eastAsia="BIZ UDPゴシック" w:hAnsi="BIZ UDPゴシック"/>
                <w:sz w:val="20"/>
                <w:szCs w:val="20"/>
              </w:rPr>
              <w:t>52.0%</w:t>
            </w:r>
          </w:p>
        </w:tc>
        <w:tc>
          <w:tcPr>
            <w:tcW w:w="2369" w:type="dxa"/>
            <w:tcBorders>
              <w:top w:val="single" w:sz="4" w:space="0" w:color="BFBFBF"/>
              <w:left w:val="single" w:sz="4" w:space="0" w:color="BFBFBF"/>
              <w:bottom w:val="single" w:sz="4" w:space="0" w:color="BFBFBF"/>
              <w:right w:val="single" w:sz="4" w:space="0" w:color="BFBFBF"/>
            </w:tcBorders>
            <w:shd w:val="clear" w:color="auto" w:fill="F2F2F2"/>
          </w:tcPr>
          <w:p w14:paraId="0E09309B"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b/>
                <w:bCs/>
                <w:sz w:val="20"/>
                <w:szCs w:val="20"/>
              </w:rPr>
              <w:t>期末純資産</w:t>
            </w:r>
          </w:p>
        </w:tc>
        <w:tc>
          <w:tcPr>
            <w:tcW w:w="2299" w:type="dxa"/>
            <w:tcBorders>
              <w:top w:val="single" w:sz="4" w:space="0" w:color="BFBFBF"/>
              <w:left w:val="single" w:sz="4" w:space="0" w:color="BFBFBF"/>
              <w:bottom w:val="single" w:sz="4" w:space="0" w:color="BFBFBF"/>
              <w:right w:val="single" w:sz="4" w:space="0" w:color="BFBFBF"/>
            </w:tcBorders>
          </w:tcPr>
          <w:p w14:paraId="119A5FF6" w14:textId="77777777" w:rsidR="001E3D11" w:rsidRDefault="00ED3457">
            <w:pPr>
              <w:spacing w:line="278" w:lineRule="auto"/>
              <w:jc w:val="right"/>
              <w:rPr>
                <w:rFonts w:ascii="BIZ UDPゴシック" w:eastAsia="BIZ UDPゴシック" w:hAnsi="BIZ UDPゴシック"/>
              </w:rPr>
            </w:pPr>
            <w:r>
              <w:rPr>
                <w:rFonts w:ascii="BIZ UDPゴシック" w:eastAsia="BIZ UDPゴシック" w:hAnsi="BIZ UDPゴシック"/>
                <w:sz w:val="20"/>
                <w:szCs w:val="20"/>
              </w:rPr>
              <w:t>23億1,500万円</w:t>
            </w:r>
          </w:p>
        </w:tc>
      </w:tr>
    </w:tbl>
    <w:p w14:paraId="03369386" w14:textId="77777777" w:rsidR="001E3D11" w:rsidRDefault="001E3D11">
      <w:pPr>
        <w:spacing w:after="80"/>
        <w:rPr>
          <w:rFonts w:ascii="BIZ UDPゴシック" w:eastAsia="BIZ UDPゴシック" w:hAnsi="BIZ UDPゴシック"/>
        </w:rPr>
      </w:pPr>
    </w:p>
    <w:p w14:paraId="5FC62E68" w14:textId="77777777" w:rsidR="001E3D11" w:rsidRDefault="001E3D11">
      <w:pPr>
        <w:spacing w:before="200" w:after="100" w:line="300" w:lineRule="auto"/>
        <w:rPr>
          <w:rFonts w:ascii="BIZ UDPゴシック" w:eastAsia="BIZ UDPゴシック" w:hAnsi="BIZ UDPゴシック"/>
        </w:rPr>
      </w:pPr>
    </w:p>
    <w:p w14:paraId="50EF247F" w14:textId="77777777" w:rsidR="001E3D11" w:rsidRDefault="00ED3457">
      <w:pPr>
        <w:spacing w:before="200" w:after="100" w:line="300" w:lineRule="auto"/>
        <w:rPr>
          <w:rFonts w:ascii="BIZ UDPゴシック" w:eastAsia="BIZ UDPゴシック" w:hAnsi="BIZ UDPゴシック"/>
        </w:rPr>
      </w:pPr>
      <w:r>
        <w:rPr>
          <w:rFonts w:ascii="BIZ UDPゴシック" w:eastAsia="BIZ UDPゴシック" w:hAnsi="BIZ UDPゴシック"/>
          <w:b/>
          <w:bCs/>
        </w:rPr>
        <w:t xml:space="preserve">(2) 前提条件</w:t>
      </w:r>
    </w:p>
    <w:p w14:paraId="01580F61" w14:textId="77777777" w:rsidR="001E3D11" w:rsidRDefault="00ED3457">
      <w:pPr>
        <w:spacing w:after="80" w:line="300" w:lineRule="auto"/>
        <w:ind w:left="440" w:hanging="220"/>
        <w:rPr>
          <w:rFonts w:ascii="BIZ UDPゴシック" w:eastAsia="BIZ UDPゴシック" w:hAnsi="BIZ UDPゴシック"/>
        </w:rPr>
      </w:pPr>
      <w:r>
        <w:rPr>
          <w:rFonts w:ascii="BIZ UDPゴシック" w:eastAsia="BIZ UDPゴシック" w:hAnsi="BIZ UDPゴシック"/>
        </w:rPr>
        <w:t>・初期開示資料に記載された計数に重大な誤りがないこと</w:t>
      </w:r>
    </w:p>
    <w:p w14:paraId="2A52BDA7" w14:textId="77777777" w:rsidR="001E3D11" w:rsidRDefault="00ED3457">
      <w:pPr>
        <w:spacing w:after="80" w:line="300" w:lineRule="auto"/>
        <w:ind w:left="440" w:hanging="220"/>
        <w:rPr>
          <w:rFonts w:ascii="BIZ UDPゴシック" w:eastAsia="BIZ UDPゴシック" w:hAnsi="BIZ UDPゴシック"/>
        </w:rPr>
      </w:pPr>
      <w:r>
        <w:rPr>
          <w:rFonts w:ascii="BIZ UDPゴシック" w:eastAsia="BIZ UDPゴシック" w:hAnsi="BIZ UDPゴシック"/>
        </w:rPr>
        <w:t>・役員貸付金がクロージング時に現金精算されること</w:t>
      </w:r>
    </w:p>
    <w:p w14:paraId="43427919" w14:textId="77777777" w:rsidR="001E3D11" w:rsidRDefault="00ED3457">
      <w:pPr>
        <w:spacing w:after="80" w:line="300" w:lineRule="auto"/>
        <w:ind w:left="440" w:hanging="220"/>
        <w:rPr>
          <w:rFonts w:ascii="BIZ UDPゴシック" w:eastAsia="BIZ UDPゴシック" w:hAnsi="BIZ UDPゴシック"/>
        </w:rPr>
      </w:pPr>
      <w:r>
        <w:rPr>
          <w:rFonts w:ascii="BIZ UDPゴシック" w:eastAsia="BIZ UDPゴシック" w:hAnsi="BIZ UDPゴシック"/>
        </w:rPr>
        <w:t>・簿外債務、偶発債務および未認識の係争が存在しないこと</w:t>
      </w:r>
    </w:p>
    <w:p w14:paraId="682C99B8" w14:textId="77777777" w:rsidR="001E3D11" w:rsidRDefault="00ED3457">
      <w:pPr>
        <w:spacing w:after="80" w:line="300" w:lineRule="auto"/>
        <w:ind w:left="440" w:hanging="220"/>
        <w:rPr>
          <w:rFonts w:ascii="BIZ UDPゴシック" w:eastAsia="BIZ UDPゴシック" w:hAnsi="BIZ UDPゴシック"/>
        </w:rPr>
      </w:pPr>
      <w:r>
        <w:rPr>
          <w:rFonts w:ascii="BIZ UDPゴシック" w:eastAsia="BIZ UDPゴシック" w:hAnsi="BIZ UDPゴシック"/>
        </w:rPr>
        <w:t>・役員報酬・役員賞与が販売費及び一般管理費に計上済みであるとの理解に相違がないこと</w:t>
      </w:r>
    </w:p>
    <w:p w14:paraId="12122414" w14:textId="77777777" w:rsidR="001E3D11" w:rsidRDefault="00ED3457">
      <w:pPr>
        <w:spacing w:after="80" w:line="300" w:lineRule="auto"/>
        <w:ind w:left="440" w:hanging="220"/>
        <w:rPr>
          <w:rFonts w:ascii="BIZ UDPゴシック" w:eastAsia="BIZ UDPゴシック" w:hAnsi="BIZ UDPゴシック"/>
        </w:rPr>
      </w:pPr>
      <w:r>
        <w:rPr>
          <w:rFonts w:ascii="BIZ UDPゴシック" w:eastAsia="BIZ UDPゴシック" w:hAnsi="BIZ UDPゴシック"/>
        </w:rPr>
        <w:t>・クロージングまでの間に、賃料水準その他の費用構造に重大な変更が生じないこと</w:t>
      </w:r>
    </w:p>
    <w:p w14:paraId="5CFECCE2" w14:textId="77777777" w:rsidR="001E3D11" w:rsidRDefault="00ED3457">
      <w:pPr>
        <w:pBdr>
          <w:bottom w:val="single" w:sz="6" w:space="4" w:color="333333"/>
        </w:pBdr>
        <w:spacing w:before="320" w:after="160" w:line="300" w:lineRule="auto"/>
        <w:rPr>
          <w:rFonts w:ascii="BIZ UDPゴシック" w:eastAsia="BIZ UDPゴシック" w:hAnsi="BIZ UDPゴシック"/>
        </w:rPr>
      </w:pPr>
      <w:r>
        <w:rPr>
          <w:rFonts w:ascii="BIZ UDPゴシック" w:eastAsia="BIZ UDPゴシック" w:hAnsi="BIZ UDPゴシック"/>
          <w:b/>
          <w:bCs/>
          <w:sz w:val="22"/>
          <w:szCs w:val="22"/>
        </w:rPr>
        <w:t>8．譲受代金の調達方法</w:t>
      </w:r>
    </w:p>
    <w:p w14:paraId="3606EE17" w14:textId="77777777" w:rsidR="001E3D11" w:rsidRDefault="00ED3457">
      <w:pPr>
        <w:spacing w:after="120" w:line="300" w:lineRule="auto"/>
        <w:rPr>
          <w:rFonts w:ascii="BIZ UDPゴシック" w:eastAsia="BIZ UDPゴシック" w:hAnsi="BIZ UDPゴシック"/>
        </w:rPr>
      </w:pPr>
      <w:r>
        <w:rPr>
          <w:rFonts w:ascii="BIZ UDPゴシック" w:eastAsia="BIZ UDPゴシック" w:hAnsi="BIZ UDPゴシック"/>
        </w:rPr>
        <w:t>譲受代金は、金融機関からの借入、本件の投資家からの出資、および当社の自己資金・増資により調達する予定です。現時点で想定している構成は次のとおりです（下限価額51億3,000万円に取得関連費用を加えた必要資金を前提としております）。</w:t>
      </w:r>
    </w:p>
    <w:tbl>
      <w:tblPr>
        <w:tblW w:w="9200" w:type="dxa"/>
        <w:tblLayout w:type="fixed"/>
        <w:tblCellMar>
          <w:top w:w="70" w:type="dxa"/>
          <w:left w:w="110" w:type="dxa"/>
          <w:bottom w:w="70" w:type="dxa"/>
          <w:right w:w="110" w:type="dxa"/>
        </w:tblCellMar>
        <w:tblLook w:val="0000" w:firstRow="0" w:lastRow="0" w:firstColumn="0" w:lastColumn="0" w:noHBand="0" w:noVBand="0"/>
      </w:tblPr>
      <w:tblGrid>
        <w:gridCol w:w="3000"/>
        <w:gridCol w:w="2199"/>
        <w:gridCol w:w="4001"/>
      </w:tblGrid>
      <w:tr w:rsidR="001E3D11" w14:paraId="1312E94F" w14:textId="77777777">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Pr>
          <w:p w14:paraId="42E8C917"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b/>
                <w:bCs/>
                <w:sz w:val="20"/>
                <w:szCs w:val="20"/>
              </w:rPr>
              <w:t>調達区分</w:t>
            </w:r>
          </w:p>
        </w:tc>
        <w:tc>
          <w:tcPr>
            <w:tcW w:w="2199" w:type="dxa"/>
            <w:tcBorders>
              <w:top w:val="single" w:sz="4" w:space="0" w:color="BFBFBF"/>
              <w:left w:val="single" w:sz="4" w:space="0" w:color="BFBFBF"/>
              <w:bottom w:val="single" w:sz="4" w:space="0" w:color="BFBFBF"/>
              <w:right w:val="single" w:sz="4" w:space="0" w:color="BFBFBF"/>
            </w:tcBorders>
            <w:shd w:val="clear" w:color="auto" w:fill="F2F2F2"/>
          </w:tcPr>
          <w:p w14:paraId="77773DEF"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b/>
                <w:bCs/>
                <w:sz w:val="20"/>
                <w:szCs w:val="20"/>
              </w:rPr>
              <w:t>想定金額</w:t>
            </w:r>
          </w:p>
        </w:tc>
        <w:tc>
          <w:tcPr>
            <w:tcW w:w="4001" w:type="dxa"/>
            <w:tcBorders>
              <w:top w:val="single" w:sz="4" w:space="0" w:color="BFBFBF"/>
              <w:left w:val="single" w:sz="4" w:space="0" w:color="BFBFBF"/>
              <w:bottom w:val="single" w:sz="4" w:space="0" w:color="BFBFBF"/>
              <w:right w:val="single" w:sz="4" w:space="0" w:color="BFBFBF"/>
            </w:tcBorders>
            <w:shd w:val="clear" w:color="auto" w:fill="F2F2F2"/>
          </w:tcPr>
          <w:p w14:paraId="348FFE13"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b/>
                <w:bCs/>
                <w:sz w:val="20"/>
                <w:szCs w:val="20"/>
              </w:rPr>
              <w:t>内容</w:t>
            </w:r>
          </w:p>
        </w:tc>
      </w:tr>
      <w:tr w:rsidR="001E3D11" w14:paraId="0171EE2E" w14:textId="77777777">
        <w:trPr>
          <w:cantSplit/>
        </w:trPr>
        <w:tc>
          <w:tcPr>
            <w:tcW w:w="3000" w:type="dxa"/>
            <w:tcBorders>
              <w:top w:val="single" w:sz="4" w:space="0" w:color="BFBFBF"/>
              <w:left w:val="single" w:sz="4" w:space="0" w:color="BFBFBF"/>
              <w:bottom w:val="single" w:sz="4" w:space="0" w:color="BFBFBF"/>
              <w:right w:val="single" w:sz="4" w:space="0" w:color="BFBFBF"/>
            </w:tcBorders>
          </w:tcPr>
          <w:p w14:paraId="578D3D56"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sz w:val="20"/>
                <w:szCs w:val="20"/>
              </w:rPr>
              <w:lastRenderedPageBreak/>
              <w:t>金融機関借入</w:t>
            </w:r>
          </w:p>
        </w:tc>
        <w:tc>
          <w:tcPr>
            <w:tcW w:w="2199" w:type="dxa"/>
            <w:tcBorders>
              <w:top w:val="single" w:sz="4" w:space="0" w:color="BFBFBF"/>
              <w:left w:val="single" w:sz="4" w:space="0" w:color="BFBFBF"/>
              <w:bottom w:val="single" w:sz="4" w:space="0" w:color="BFBFBF"/>
              <w:right w:val="single" w:sz="4" w:space="0" w:color="BFBFBF"/>
            </w:tcBorders>
          </w:tcPr>
          <w:p w14:paraId="6076EA93" w14:textId="77777777" w:rsidR="001E3D11" w:rsidRDefault="00ED3457">
            <w:pPr>
              <w:spacing w:line="278" w:lineRule="auto"/>
              <w:jc w:val="right"/>
              <w:rPr>
                <w:rFonts w:ascii="BIZ UDPゴシック" w:eastAsia="BIZ UDPゴシック" w:hAnsi="BIZ UDPゴシック"/>
                <w:sz w:val="20"/>
                <w:szCs w:val="20"/>
              </w:rPr>
            </w:pPr>
            <w:r>
              <w:rPr>
                <w:rFonts w:ascii="BIZ UDPゴシック" w:eastAsia="BIZ UDPゴシック" w:hAnsi="BIZ UDPゴシック"/>
                <w:sz w:val="20"/>
                <w:szCs w:val="20"/>
              </w:rPr>
              <w:t>41億5,000万円</w:t>
            </w:r>
          </w:p>
          <w:p w14:paraId="4D11FD8A" w14:textId="77777777" w:rsidR="001E3D11" w:rsidRDefault="00ED3457">
            <w:pPr>
              <w:spacing w:line="278" w:lineRule="auto"/>
              <w:jc w:val="right"/>
              <w:rPr>
                <w:rFonts w:ascii="BIZ UDPゴシック" w:eastAsia="BIZ UDPゴシック" w:hAnsi="BIZ UDPゴシック"/>
              </w:rPr>
            </w:pPr>
            <w:r>
              <w:rPr>
                <w:rFonts w:ascii="BIZ UDPゴシック" w:eastAsia="BIZ UDPゴシック" w:hAnsi="BIZ UDPゴシック"/>
              </w:rPr>
              <w:t>（ブリッジローン含む）</w:t>
            </w:r>
          </w:p>
        </w:tc>
        <w:tc>
          <w:tcPr>
            <w:tcW w:w="4001" w:type="dxa"/>
            <w:tcBorders>
              <w:top w:val="single" w:sz="4" w:space="0" w:color="BFBFBF"/>
              <w:left w:val="single" w:sz="4" w:space="0" w:color="BFBFBF"/>
              <w:bottom w:val="single" w:sz="4" w:space="0" w:color="BFBFBF"/>
              <w:right w:val="single" w:sz="4" w:space="0" w:color="BFBFBF"/>
            </w:tcBorders>
          </w:tcPr>
          <w:p w14:paraId="463885CD"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sz w:val="20"/>
                <w:szCs w:val="20"/>
              </w:rPr>
              <w:t>みずほ銀行からの借入を予定しております。不足が生じる場合には、当社および株式会社アピシウスの株主からの融資により補完いたします。</w:t>
            </w:r>
          </w:p>
        </w:tc>
      </w:tr>
      <w:tr w:rsidR="001E3D11" w14:paraId="75974BA9" w14:textId="77777777">
        <w:trPr>
          <w:cantSplit/>
        </w:trPr>
        <w:tc>
          <w:tcPr>
            <w:tcW w:w="3000" w:type="dxa"/>
            <w:tcBorders>
              <w:top w:val="single" w:sz="4" w:space="0" w:color="BFBFBF"/>
              <w:left w:val="single" w:sz="4" w:space="0" w:color="BFBFBF"/>
              <w:bottom w:val="single" w:sz="4" w:space="0" w:color="BFBFBF"/>
              <w:right w:val="single" w:sz="4" w:space="0" w:color="BFBFBF"/>
            </w:tcBorders>
          </w:tcPr>
          <w:p w14:paraId="0ACB12FC"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sz w:val="20"/>
                <w:szCs w:val="20"/>
              </w:rPr>
              <w:t>投資家の出資</w:t>
            </w:r>
          </w:p>
        </w:tc>
        <w:tc>
          <w:tcPr>
            <w:tcW w:w="2199" w:type="dxa"/>
            <w:tcBorders>
              <w:top w:val="single" w:sz="4" w:space="0" w:color="BFBFBF"/>
              <w:left w:val="single" w:sz="4" w:space="0" w:color="BFBFBF"/>
              <w:bottom w:val="single" w:sz="4" w:space="0" w:color="BFBFBF"/>
              <w:right w:val="single" w:sz="4" w:space="0" w:color="BFBFBF"/>
            </w:tcBorders>
          </w:tcPr>
          <w:p w14:paraId="2BA410D6" w14:textId="77777777" w:rsidR="001E3D11" w:rsidRDefault="00ED3457">
            <w:pPr>
              <w:spacing w:line="278" w:lineRule="auto"/>
              <w:jc w:val="right"/>
              <w:rPr>
                <w:rFonts w:ascii="BIZ UDPゴシック" w:eastAsia="BIZ UDPゴシック" w:hAnsi="BIZ UDPゴシック"/>
              </w:rPr>
            </w:pPr>
            <w:r>
              <w:rPr>
                <w:rFonts w:ascii="BIZ UDPゴシック" w:eastAsia="BIZ UDPゴシック" w:hAnsi="BIZ UDPゴシック"/>
                <w:sz w:val="20"/>
                <w:szCs w:val="20"/>
              </w:rPr>
              <w:t>10億円</w:t>
            </w:r>
          </w:p>
        </w:tc>
        <w:tc>
          <w:tcPr>
            <w:tcW w:w="4001" w:type="dxa"/>
            <w:tcBorders>
              <w:top w:val="single" w:sz="4" w:space="0" w:color="BFBFBF"/>
              <w:left w:val="single" w:sz="4" w:space="0" w:color="BFBFBF"/>
              <w:bottom w:val="single" w:sz="4" w:space="0" w:color="BFBFBF"/>
              <w:right w:val="single" w:sz="4" w:space="0" w:color="BFBFBF"/>
            </w:tcBorders>
          </w:tcPr>
          <w:p w14:paraId="5026A511"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sz w:val="20"/>
                <w:szCs w:val="20"/>
              </w:rPr>
              <w:t>本件のための出資についてご内諾をいただいている、株式会社アピシウスの株主（株式会社シスキー）からの払込みを想定しております。</w:t>
            </w:r>
          </w:p>
        </w:tc>
      </w:tr>
      <w:tr w:rsidR="001E3D11" w14:paraId="198F5876" w14:textId="77777777">
        <w:trPr>
          <w:cantSplit/>
        </w:trPr>
        <w:tc>
          <w:tcPr>
            <w:tcW w:w="3000" w:type="dxa"/>
            <w:tcBorders>
              <w:top w:val="single" w:sz="4" w:space="0" w:color="BFBFBF"/>
              <w:left w:val="single" w:sz="4" w:space="0" w:color="BFBFBF"/>
              <w:bottom w:val="single" w:sz="4" w:space="0" w:color="BFBFBF"/>
              <w:right w:val="single" w:sz="4" w:space="0" w:color="BFBFBF"/>
            </w:tcBorders>
          </w:tcPr>
          <w:p w14:paraId="483E89AE"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b/>
                <w:bCs/>
                <w:sz w:val="20"/>
                <w:szCs w:val="20"/>
              </w:rPr>
              <w:t>（上限価額の場合）追加投資家の出資</w:t>
            </w:r>
          </w:p>
        </w:tc>
        <w:tc>
          <w:tcPr>
            <w:tcW w:w="2199" w:type="dxa"/>
            <w:tcBorders>
              <w:top w:val="single" w:sz="4" w:space="0" w:color="BFBFBF"/>
              <w:left w:val="single" w:sz="4" w:space="0" w:color="BFBFBF"/>
              <w:bottom w:val="single" w:sz="4" w:space="0" w:color="BFBFBF"/>
              <w:right w:val="single" w:sz="4" w:space="0" w:color="BFBFBF"/>
            </w:tcBorders>
          </w:tcPr>
          <w:p w14:paraId="2234B8A5" w14:textId="77777777" w:rsidR="001E3D11" w:rsidRDefault="00ED3457">
            <w:pPr>
              <w:spacing w:line="278" w:lineRule="auto"/>
              <w:jc w:val="right"/>
              <w:rPr>
                <w:rFonts w:ascii="BIZ UDPゴシック" w:eastAsia="BIZ UDPゴシック" w:hAnsi="BIZ UDPゴシック"/>
              </w:rPr>
            </w:pPr>
            <w:r>
              <w:rPr>
                <w:rFonts w:ascii="BIZ UDPゴシック" w:eastAsia="BIZ UDPゴシック" w:hAnsi="BIZ UDPゴシック"/>
                <w:sz w:val="20"/>
                <w:szCs w:val="20"/>
              </w:rPr>
              <w:t>3億7,000万円</w:t>
            </w:r>
          </w:p>
        </w:tc>
        <w:tc>
          <w:tcPr>
            <w:tcW w:w="4001" w:type="dxa"/>
            <w:tcBorders>
              <w:top w:val="single" w:sz="4" w:space="0" w:color="BFBFBF"/>
              <w:left w:val="single" w:sz="4" w:space="0" w:color="BFBFBF"/>
              <w:bottom w:val="single" w:sz="4" w:space="0" w:color="BFBFBF"/>
              <w:right w:val="single" w:sz="4" w:space="0" w:color="BFBFBF"/>
            </w:tcBorders>
          </w:tcPr>
          <w:p w14:paraId="5B9C6303"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sz w:val="20"/>
                <w:szCs w:val="20"/>
              </w:rPr>
              <w:t>譲受価額が55億円となる場合、差額は第三者割当増資により、上記投資家と同一の条件で追加の投資家から調達いたします。借入額および取得後の財務は変わりません。</w:t>
            </w:r>
          </w:p>
        </w:tc>
      </w:tr>
    </w:tbl>
    <w:p w14:paraId="2B416FB3" w14:textId="77777777" w:rsidR="001E3D11" w:rsidRDefault="001E3D11">
      <w:pPr>
        <w:spacing w:after="80"/>
        <w:rPr>
          <w:rFonts w:ascii="BIZ UDPゴシック" w:eastAsia="BIZ UDPゴシック" w:hAnsi="BIZ UDPゴシック"/>
        </w:rPr>
      </w:pPr>
    </w:p>
    <w:p w14:paraId="0866EEC9" w14:textId="77777777" w:rsidR="001E3D11" w:rsidRDefault="00ED3457">
      <w:pPr>
        <w:spacing w:after="120" w:line="300" w:lineRule="auto"/>
        <w:rPr>
          <w:rFonts w:ascii="BIZ UDPゴシック" w:eastAsia="BIZ UDPゴシック" w:hAnsi="BIZ UDPゴシック"/>
        </w:rPr>
      </w:pPr>
      <w:r>
        <w:rPr>
          <w:rFonts w:ascii="BIZ UDPゴシック" w:eastAsia="BIZ UDPゴシック" w:hAnsi="BIZ UDPゴシック"/>
        </w:rPr>
        <w:t>ブリッジローンは、対象会社の保有する現預金および役員貸付金の精算額が、クロージングの完了後でなければ本件の決済に充当できないことによるものです。クロージング後にSPCと対象会社を合併したうえで、対象会社が保有する余剰現預金をもって速やかに全額を返済いたします。譲受代金は、クロージング時に全額を一括してお支払いいたします。</w:t>
      </w:r>
    </w:p>
    <w:p w14:paraId="6FE356CE" w14:textId="77777777" w:rsidR="001E3D11" w:rsidRDefault="00ED3457">
      <w:pPr>
        <w:spacing w:after="120" w:line="300" w:lineRule="auto"/>
        <w:rPr>
          <w:rFonts w:ascii="BIZ UDPゴシック" w:eastAsia="BIZ UDPゴシック" w:hAnsi="BIZ UDPゴシック"/>
        </w:rPr>
      </w:pPr>
      <w:r>
        <w:rPr>
          <w:rFonts w:ascii="BIZ UDPゴシック" w:eastAsia="BIZ UDPゴシック" w:hAnsi="BIZ UDPゴシック"/>
        </w:rPr>
        <w:t>金融機関借入の返済可能性については、当社のメインバンクであるみずほ銀行に対し、資金調達の一般的な可能性を確認しており、前向きな感触を得ております。具体的な協議は、下記【本ご案内Ⅳ-5に関するお願い】のとおり、貴社の書面によるご承諾を得たうえで開始いたします。なお、借入の返済は対象会社の事業から生じるキャッシュ・フローの範囲で行う設計としており、返済のために対象会社の事業運営を変更する必要は生じません。</w:t>
      </w:r>
    </w:p>
    <w:p w14:paraId="7F86091B" w14:textId="77777777" w:rsidR="001E3D11" w:rsidRDefault="00ED3457">
      <w:pPr>
        <w:spacing w:after="160" w:line="300" w:lineRule="auto"/>
        <w:rPr>
          <w:rFonts w:ascii="BIZ UDPゴシック" w:eastAsia="BIZ UDPゴシック" w:hAnsi="BIZ UDPゴシック"/>
        </w:rPr>
      </w:pPr>
      <w:r>
        <w:rPr>
          <w:rFonts w:ascii="BIZ UDPゴシック" w:eastAsia="BIZ UDPゴシック" w:hAnsi="BIZ UDPゴシック"/>
        </w:rPr>
        <w:t>なお、中野邦人（当社代表取締役）は2021年12月に、自らが創業した株式会社あどばるを東証プライム上場企業へ売却した実績及び過半数を出資する投資先3社を上場企業へ売却した実績を有しております。本件に必要な資金を確実に調達できる体制にあることを申し添えます。</w:t>
      </w:r>
    </w:p>
    <w:p w14:paraId="54183CC8" w14:textId="77777777" w:rsidR="001E3D11" w:rsidRDefault="00ED3457">
      <w:pPr>
        <w:spacing w:before="200" w:after="100" w:line="300" w:lineRule="auto"/>
        <w:rPr>
          <w:rFonts w:ascii="BIZ UDPゴシック" w:eastAsia="BIZ UDPゴシック" w:hAnsi="BIZ UDPゴシック"/>
        </w:rPr>
      </w:pPr>
      <w:r>
        <w:rPr>
          <w:rFonts w:ascii="BIZ UDPゴシック" w:eastAsia="BIZ UDPゴシック" w:hAnsi="BIZ UDPゴシック"/>
          <w:b/>
          <w:bCs/>
        </w:rPr>
        <w:t>【本ご案内Ⅳ-5に関するお願い】</w:t>
      </w:r>
    </w:p>
    <w:p w14:paraId="40E094C1" w14:textId="77777777" w:rsidR="001E3D11" w:rsidRDefault="00ED3457">
      <w:pPr>
        <w:spacing w:after="100" w:line="300" w:lineRule="auto"/>
        <w:rPr>
          <w:rFonts w:ascii="BIZ UDPゴシック" w:eastAsia="BIZ UDPゴシック" w:hAnsi="BIZ UDPゴシック"/>
        </w:rPr>
      </w:pPr>
      <w:r>
        <w:rPr>
          <w:rFonts w:ascii="BIZ UDPゴシック" w:eastAsia="BIZ UDPゴシック" w:hAnsi="BIZ UDPゴシック"/>
        </w:rPr>
        <w:t>本ご案内Ⅳ-5において、外部資金提供者との協議の開始および第三者との共同買収の検討には、売主の事前の書面によるご承諾を要する旨が定められていることを承知しております。</w:t>
      </w:r>
    </w:p>
    <w:p w14:paraId="02B790A0" w14:textId="77777777" w:rsidR="001E3D11" w:rsidRDefault="00ED3457">
      <w:pPr>
        <w:spacing w:after="100" w:line="300" w:lineRule="auto"/>
        <w:rPr>
          <w:rFonts w:ascii="BIZ UDPゴシック" w:eastAsia="BIZ UDPゴシック" w:hAnsi="BIZ UDPゴシック"/>
        </w:rPr>
      </w:pPr>
      <w:r>
        <w:rPr>
          <w:rFonts w:ascii="BIZ UDPゴシック" w:eastAsia="BIZ UDPゴシック" w:hAnsi="BIZ UDPゴシック"/>
        </w:rPr>
        <w:t>当社は、本件の検討にあたり、当社の既存取引金融機関および当社の既存株主に対して、資金調達の一般的な可能性について確認を行っております。これらはいずれも当社の従前からの取引関係および資本関係に基づくものですが、本ご案内Ⅳ-5の趣旨に照らし、ここに事実としてご報告申し上げます。当社は、いかなる資金提供者との間においても、当社に対する排他的な資金提供に係る協議または合意を一切行っておりません。</w:t>
      </w:r>
    </w:p>
    <w:p w14:paraId="5733FBCD" w14:textId="77777777" w:rsidR="001E3D11" w:rsidRDefault="00ED3457">
      <w:pPr>
        <w:spacing w:after="120" w:line="300" w:lineRule="auto"/>
        <w:rPr>
          <w:rFonts w:ascii="BIZ UDPゴシック" w:eastAsia="BIZ UDPゴシック" w:hAnsi="BIZ UDPゴシック"/>
        </w:rPr>
      </w:pPr>
      <w:r>
        <w:rPr>
          <w:rFonts w:ascii="BIZ UDPゴシック" w:eastAsia="BIZ UDPゴシック" w:hAnsi="BIZ UDPゴシック"/>
        </w:rPr>
        <w:t>つきましては、本件に係る具体的な資金調達の協議を進めるにあたり、貴社の書面によるご承諾を賜りたく、お願い申し上げます。ご承諾をいただけない場合には、当社は直ちに当該協議を停止し、貴社のご指示に従います。なお、これらの協議の存在を含む本件関連情報については、当社において厳格に秘密として管理しております。</w:t>
      </w:r>
    </w:p>
    <w:p w14:paraId="004FD1BA" w14:textId="77777777" w:rsidR="001E3D11" w:rsidRDefault="00ED3457">
      <w:pPr>
        <w:pBdr>
          <w:bottom w:val="single" w:sz="6" w:space="4" w:color="333333"/>
        </w:pBdr>
        <w:spacing w:before="320" w:after="160" w:line="300" w:lineRule="auto"/>
        <w:rPr>
          <w:rFonts w:ascii="BIZ UDPゴシック" w:eastAsia="BIZ UDPゴシック" w:hAnsi="BIZ UDPゴシック"/>
        </w:rPr>
      </w:pPr>
      <w:r>
        <w:rPr>
          <w:rFonts w:ascii="BIZ UDPゴシック" w:eastAsia="BIZ UDPゴシック" w:hAnsi="BIZ UDPゴシック"/>
          <w:b/>
          <w:bCs/>
          <w:sz w:val="22"/>
          <w:szCs w:val="22"/>
        </w:rPr>
        <w:lastRenderedPageBreak/>
        <w:t>9．対象会社の譲受に際しての前提条件</w:t>
      </w:r>
    </w:p>
    <w:p w14:paraId="112D866B" w14:textId="77777777" w:rsidR="001E3D11" w:rsidRDefault="00ED3457">
      <w:pPr>
        <w:spacing w:after="100" w:line="300" w:lineRule="auto"/>
        <w:rPr>
          <w:rFonts w:ascii="BIZ UDPゴシック" w:eastAsia="BIZ UDPゴシック" w:hAnsi="BIZ UDPゴシック"/>
        </w:rPr>
      </w:pPr>
      <w:r>
        <w:rPr>
          <w:rFonts w:ascii="BIZ UDPゴシック" w:eastAsia="BIZ UDPゴシック" w:hAnsi="BIZ UDPゴシック"/>
        </w:rPr>
        <w:t>当社が本件を実行するにあたっての前提条件は、次のとおりです。</w:t>
      </w:r>
    </w:p>
    <w:p w14:paraId="1A8A730B" w14:textId="77777777" w:rsidR="001E3D11" w:rsidRDefault="00ED3457">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① DDにおいて、対象会社の事業、財務、税務、法務に関する重大な不利益事実が発見されないこと。</w:t>
      </w:r>
    </w:p>
    <w:p w14:paraId="4C6C295E" w14:textId="77777777" w:rsidR="001E3D11" w:rsidRDefault="00ED3457">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 xml:space="preserve">② 岸田様が、クロージング後3年間にわたり、対象会社の業務に従事される旨の契約が締結されること（従事の具体的な形態は、本書4項(1)に記載のとおりご相談のうえ定めるものといたします）。</w:t>
      </w:r>
    </w:p>
    <w:p w14:paraId="6C7BEC45" w14:textId="77777777" w:rsidR="001E3D11" w:rsidRDefault="00ED3457">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 xml:space="preserve">③ 後継料理長の探索に関し、岸田様のご協力を得られることについて、契約上の手当てがなされること。</w:t>
      </w:r>
    </w:p>
    <w:p w14:paraId="6923FF69" w14:textId="77777777" w:rsidR="001E3D11" w:rsidRDefault="00ED3457">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 xml:space="preserve">④ 本書3項(4)に記載の各事項（移転・誘致、賃貸借契約の変更、一定額を超える設備投資）について、クロージングまでの間、事前協議の枠組みにつきご了解をいただけること。</w:t>
      </w:r>
    </w:p>
    <w:p w14:paraId="250A5229" w14:textId="77777777" w:rsidR="001E3D11" w:rsidRDefault="00ED3457">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 xml:space="preserve">⑤ 役員貸付金がクロージング時に全額現金にて精算されること。</w:t>
      </w:r>
    </w:p>
    <w:p w14:paraId="17FEC1C5" w14:textId="77777777" w:rsidR="001E3D11" w:rsidRDefault="00ED3457">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 xml:space="preserve">⑥ 店舗賃貸借契約が承継可能であり、支配権の異動が解除事由に該当しないこと。</w:t>
      </w:r>
    </w:p>
    <w:p w14:paraId="235C5200" w14:textId="77777777" w:rsidR="001E3D11" w:rsidRDefault="00ED3457">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 xml:space="preserve">⑦ 主要仕入先との取引関係がクロージング後も継続されること。</w:t>
      </w:r>
    </w:p>
    <w:p w14:paraId="27C27CA7" w14:textId="77777777" w:rsidR="001E3D11" w:rsidRDefault="00ED3457">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 xml:space="preserve">⑧ 岸田様との間で、合理的な範囲の競業避止に関する合意が成立すること。想定しているのは、対象会社と同価格帯のガストロノミーを新たに開業されることの制限のみです。株式会社BISが現に行っておられる名古屋「Brillance」の監修・プロデュース業務につきましては、本件後も従前どおり継続されることを当社は前提としております。同店は対象会社の卒業生が率いる店舗であり、その関係が維持されることは、後継料理長の選定という本件最大の論点においても有益であると考えております。</w:t>
      </w:r>
    </w:p>
    <w:p w14:paraId="6B34E46A" w14:textId="77777777" w:rsidR="001E3D11" w:rsidRDefault="00ED3457">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 xml:space="preserve">⑨ 当社の取締役会において、本件の実行に係る承認決議が得られること。</w:t>
      </w:r>
    </w:p>
    <w:p w14:paraId="672B96DD" w14:textId="77777777" w:rsidR="001E3D11" w:rsidRDefault="00ED3457">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 xml:space="preserve">⑩ 金融機関から、本件に係る融資の正式な承認が得られること。</w:t>
      </w:r>
    </w:p>
    <w:p w14:paraId="0E478CE8" w14:textId="77777777" w:rsidR="001E3D11" w:rsidRDefault="00ED3457">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 xml:space="preserve">⑪ 本件の投資家による出資が予定どおり実行されること。</w:t>
      </w:r>
    </w:p>
    <w:p w14:paraId="69F553FB" w14:textId="77777777" w:rsidR="001E3D11" w:rsidRDefault="00ED3457">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 xml:space="preserve">⑫ 法令上必要となる許認可の承継または再取得、および必要な届出が完了すること。</w:t>
      </w:r>
    </w:p>
    <w:p w14:paraId="03A3AAC4" w14:textId="77777777" w:rsidR="001E3D11" w:rsidRDefault="00ED3457">
      <w:pPr>
        <w:pBdr>
          <w:bottom w:val="single" w:sz="6" w:space="4" w:color="333333"/>
        </w:pBdr>
        <w:spacing w:before="320" w:after="160" w:line="300" w:lineRule="auto"/>
        <w:rPr>
          <w:rFonts w:ascii="BIZ UDPゴシック" w:eastAsia="BIZ UDPゴシック" w:hAnsi="BIZ UDPゴシック"/>
        </w:rPr>
      </w:pPr>
      <w:r>
        <w:rPr>
          <w:rFonts w:ascii="BIZ UDPゴシック" w:eastAsia="BIZ UDPゴシック" w:hAnsi="BIZ UDPゴシック"/>
          <w:b/>
          <w:bCs/>
          <w:sz w:val="22"/>
          <w:szCs w:val="22"/>
        </w:rPr>
        <w:t>10．最終契約／クロージングまでに必要となるプロセス</w:t>
      </w:r>
    </w:p>
    <w:p w14:paraId="38DAC7DE" w14:textId="77777777" w:rsidR="001E3D11" w:rsidRDefault="00ED3457">
      <w:pPr>
        <w:spacing w:after="120" w:line="300" w:lineRule="auto"/>
        <w:rPr>
          <w:rFonts w:ascii="BIZ UDPゴシック" w:eastAsia="BIZ UDPゴシック" w:hAnsi="BIZ UDPゴシック"/>
        </w:rPr>
      </w:pPr>
      <w:r>
        <w:rPr>
          <w:rFonts w:ascii="BIZ UDPゴシック" w:eastAsia="BIZ UDPゴシック" w:hAnsi="BIZ UDPゴシック"/>
        </w:rPr>
        <w:t>本ご案内Ⅰに示された想定スケジュールを基礎としつつ、クロージングを2026年12月末とすることで貴社と合意しております。当社が想定するプロセスは次のとおりです。</w:t>
      </w:r>
    </w:p>
    <w:tbl>
      <w:tblPr>
        <w:tblW w:w="10060" w:type="dxa"/>
        <w:tblLayout w:type="fixed"/>
        <w:tblCellMar>
          <w:top w:w="70" w:type="dxa"/>
          <w:left w:w="110" w:type="dxa"/>
          <w:bottom w:w="70" w:type="dxa"/>
          <w:right w:w="110" w:type="dxa"/>
        </w:tblCellMar>
        <w:tblLook w:val="0000" w:firstRow="0" w:lastRow="0" w:firstColumn="0" w:lastColumn="0" w:noHBand="0" w:noVBand="0"/>
      </w:tblPr>
      <w:tblGrid>
        <w:gridCol w:w="2400"/>
        <w:gridCol w:w="2099"/>
        <w:gridCol w:w="5561"/>
      </w:tblGrid>
      <w:tr w:rsidR="001E3D11" w14:paraId="65DE16BA"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2F2"/>
          </w:tcPr>
          <w:p w14:paraId="3C325F00"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b/>
                <w:bCs/>
                <w:sz w:val="20"/>
                <w:szCs w:val="20"/>
              </w:rPr>
              <w:t>プロセス</w:t>
            </w:r>
          </w:p>
        </w:tc>
        <w:tc>
          <w:tcPr>
            <w:tcW w:w="2099" w:type="dxa"/>
            <w:tcBorders>
              <w:top w:val="single" w:sz="4" w:space="0" w:color="BFBFBF"/>
              <w:left w:val="single" w:sz="4" w:space="0" w:color="BFBFBF"/>
              <w:bottom w:val="single" w:sz="4" w:space="0" w:color="BFBFBF"/>
              <w:right w:val="single" w:sz="4" w:space="0" w:color="BFBFBF"/>
            </w:tcBorders>
            <w:shd w:val="clear" w:color="auto" w:fill="F2F2F2"/>
          </w:tcPr>
          <w:p w14:paraId="7373442F"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b/>
                <w:bCs/>
                <w:sz w:val="20"/>
                <w:szCs w:val="20"/>
              </w:rPr>
              <w:t>時期</w:t>
            </w:r>
          </w:p>
        </w:tc>
        <w:tc>
          <w:tcPr>
            <w:tcW w:w="5561" w:type="dxa"/>
            <w:tcBorders>
              <w:top w:val="single" w:sz="4" w:space="0" w:color="BFBFBF"/>
              <w:left w:val="single" w:sz="4" w:space="0" w:color="BFBFBF"/>
              <w:bottom w:val="single" w:sz="4" w:space="0" w:color="BFBFBF"/>
              <w:right w:val="single" w:sz="4" w:space="0" w:color="BFBFBF"/>
            </w:tcBorders>
            <w:shd w:val="clear" w:color="auto" w:fill="F2F2F2"/>
          </w:tcPr>
          <w:p w14:paraId="280BC054"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b/>
                <w:bCs/>
                <w:sz w:val="20"/>
                <w:szCs w:val="20"/>
              </w:rPr>
              <w:t>内容</w:t>
            </w:r>
          </w:p>
        </w:tc>
      </w:tr>
      <w:tr w:rsidR="001E3D11" w14:paraId="17CE2B40" w14:textId="77777777">
        <w:trPr>
          <w:cantSplit/>
          <w:ins w:id="229" w:author="Claude" w:date="2026-09-28T12:00:00Z"/>
        </w:trPr>
        <w:tc>
          <w:tcPr>
            <w:tcW w:w="2400" w:type="dxa"/>
            <w:tcBorders>
              <w:top w:val="single" w:sz="4" w:space="0" w:color="BFBFBF"/>
              <w:left w:val="single" w:sz="4" w:space="0" w:color="BFBFBF"/>
              <w:bottom w:val="single" w:sz="4" w:space="0" w:color="BFBFBF"/>
              <w:right w:val="single" w:sz="4" w:space="0" w:color="BFBFBF"/>
            </w:tcBorders>
          </w:tcPr>
          <w:p w14:paraId="141AD0F6" w14:textId="77777777" w:rsidR="001E3D11" w:rsidRDefault="00ED3457">
            <w:pPr>
              <w:spacing w:line="278" w:lineRule="auto"/>
              <w:rPr>
                <w:ins w:id="230" w:author="Claude" w:date="2026-09-28T12:00:00Z"/>
                <w:rFonts w:ascii="BIZ UDPゴシック" w:eastAsia="BIZ UDPゴシック" w:hAnsi="BIZ UDPゴシック"/>
              </w:rPr>
            </w:pPr>
            <w:ins w:id="231" w:author="Claude" w:date="2026-09-28T12:00:00Z">
              <w:r>
                <w:rPr>
                  <w:rFonts w:ascii="BIZ UDPゴシック" w:eastAsia="BIZ UDPゴシック" w:hAnsi="BIZ UDPゴシック"/>
                  <w:b/>
                  <w:bCs/>
                  <w:sz w:val="19"/>
                  <w:szCs w:val="19"/>
                </w:rPr>
                <w:t>基本合意書の締結</w:t>
              </w:r>
            </w:ins>
          </w:p>
        </w:tc>
        <w:tc>
          <w:tcPr>
            <w:tcW w:w="2099" w:type="dxa"/>
            <w:tcBorders>
              <w:top w:val="single" w:sz="4" w:space="0" w:color="BFBFBF"/>
              <w:left w:val="single" w:sz="4" w:space="0" w:color="BFBFBF"/>
              <w:bottom w:val="single" w:sz="4" w:space="0" w:color="BFBFBF"/>
              <w:right w:val="single" w:sz="4" w:space="0" w:color="BFBFBF"/>
            </w:tcBorders>
          </w:tcPr>
          <w:p w14:paraId="63CF3CB7" w14:textId="77777777" w:rsidR="001E3D11" w:rsidRDefault="00ED3457">
            <w:pPr>
              <w:spacing w:line="278" w:lineRule="auto"/>
              <w:rPr>
                <w:ins w:id="232" w:author="Claude" w:date="2026-09-28T12:00:00Z"/>
                <w:rFonts w:ascii="BIZ UDPゴシック" w:eastAsia="BIZ UDPゴシック" w:hAnsi="BIZ UDPゴシック"/>
              </w:rPr>
            </w:pPr>
            <w:ins w:id="233" w:author="Claude" w:date="2026-09-28T12:00:00Z">
              <w:r>
                <w:rPr>
                  <w:rFonts w:ascii="BIZ UDPゴシック" w:eastAsia="BIZ UDPゴシック" w:hAnsi="BIZ UDPゴシック"/>
                  <w:sz w:val="19"/>
                  <w:szCs w:val="19"/>
                </w:rPr>
                <w:t>2026年10月上旬</w:t>
              </w:r>
            </w:ins>
          </w:p>
        </w:tc>
        <w:tc>
          <w:tcPr>
            <w:tcW w:w="5561" w:type="dxa"/>
            <w:tcBorders>
              <w:top w:val="single" w:sz="4" w:space="0" w:color="BFBFBF"/>
              <w:left w:val="single" w:sz="4" w:space="0" w:color="BFBFBF"/>
              <w:bottom w:val="single" w:sz="4" w:space="0" w:color="BFBFBF"/>
              <w:right w:val="single" w:sz="4" w:space="0" w:color="BFBFBF"/>
            </w:tcBorders>
          </w:tcPr>
          <w:p w14:paraId="20592009" w14:textId="77777777" w:rsidR="001E3D11" w:rsidRDefault="00ED3457">
            <w:pPr>
              <w:spacing w:line="278" w:lineRule="auto"/>
              <w:rPr>
                <w:ins w:id="234" w:author="Claude" w:date="2026-09-28T12:00:00Z"/>
                <w:rFonts w:ascii="BIZ UDPゴシック" w:eastAsia="BIZ UDPゴシック" w:hAnsi="BIZ UDPゴシック"/>
              </w:rPr>
            </w:pPr>
            <w:commentRangeStart w:id="235"/>
            <w:ins w:id="236" w:author="Claude" w:date="2026-09-28T12:00:00Z">
              <w:r>
                <w:rPr>
                  <w:rFonts w:ascii="BIZ UDPゴシック" w:eastAsia="BIZ UDPゴシック" w:hAnsi="BIZ UDPゴシック"/>
                  <w:sz w:val="19"/>
                  <w:szCs w:val="19"/>
                </w:rPr>
                <w:t>本書をご評価いただけた場合、DDの開始に先立ち、独占交渉権を含む基本合意書の締結を希望いたします。</w:t>
              </w:r>
            </w:ins>
            <w:commentRangeEnd w:id="235"/>
            <w:r>
              <w:rPr>
                <w:rStyle w:val="ac"/>
                <w:rFonts w:ascii="BIZ UDPゴシック" w:eastAsia="BIZ UDPゴシック" w:hAnsi="BIZ UDPゴシック"/>
                <w:sz w:val="21"/>
                <w:szCs w:val="21"/>
              </w:rPr>
              <w:commentReference w:id="235"/>
            </w:r>
          </w:p>
        </w:tc>
      </w:tr>
      <w:tr w:rsidR="001E3D11" w14:paraId="0BD7CE86" w14:textId="77777777">
        <w:trPr>
          <w:cantSplit/>
        </w:trPr>
        <w:tc>
          <w:tcPr>
            <w:tcW w:w="2400" w:type="dxa"/>
            <w:tcBorders>
              <w:top w:val="single" w:sz="4" w:space="0" w:color="BFBFBF"/>
              <w:left w:val="single" w:sz="4" w:space="0" w:color="BFBFBF"/>
              <w:bottom w:val="single" w:sz="4" w:space="0" w:color="BFBFBF"/>
              <w:right w:val="single" w:sz="4" w:space="0" w:color="BFBFBF"/>
            </w:tcBorders>
          </w:tcPr>
          <w:p w14:paraId="5B5DFC4E"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sz w:val="20"/>
                <w:szCs w:val="20"/>
              </w:rPr>
              <w:t>Q&amp;A対応</w:t>
            </w:r>
          </w:p>
        </w:tc>
        <w:tc>
          <w:tcPr>
            <w:tcW w:w="2099" w:type="dxa"/>
            <w:tcBorders>
              <w:top w:val="single" w:sz="4" w:space="0" w:color="BFBFBF"/>
              <w:left w:val="single" w:sz="4" w:space="0" w:color="BFBFBF"/>
              <w:bottom w:val="single" w:sz="4" w:space="0" w:color="BFBFBF"/>
              <w:right w:val="single" w:sz="4" w:space="0" w:color="BFBFBF"/>
            </w:tcBorders>
          </w:tcPr>
          <w:p w14:paraId="3FA5362B"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sz w:val="20"/>
                <w:szCs w:val="20"/>
              </w:rPr>
              <w:t>2026年10月上旬</w:t>
            </w:r>
          </w:p>
        </w:tc>
        <w:tc>
          <w:tcPr>
            <w:tcW w:w="5561" w:type="dxa"/>
            <w:tcBorders>
              <w:top w:val="single" w:sz="4" w:space="0" w:color="BFBFBF"/>
              <w:left w:val="single" w:sz="4" w:space="0" w:color="BFBFBF"/>
              <w:bottom w:val="single" w:sz="4" w:space="0" w:color="BFBFBF"/>
              <w:right w:val="single" w:sz="4" w:space="0" w:color="BFBFBF"/>
            </w:tcBorders>
          </w:tcPr>
          <w:p w14:paraId="401BF6CC"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sz w:val="20"/>
                <w:szCs w:val="20"/>
              </w:rPr>
              <w:t>貴社よりご提示予定のQ&amp;Aシートに対応いたします。</w:t>
            </w:r>
          </w:p>
        </w:tc>
      </w:tr>
      <w:tr w:rsidR="001E3D11" w14:paraId="31FA0456" w14:textId="77777777">
        <w:trPr>
          <w:cantSplit/>
        </w:trPr>
        <w:tc>
          <w:tcPr>
            <w:tcW w:w="2400" w:type="dxa"/>
            <w:tcBorders>
              <w:top w:val="single" w:sz="4" w:space="0" w:color="BFBFBF"/>
              <w:left w:val="single" w:sz="4" w:space="0" w:color="BFBFBF"/>
              <w:bottom w:val="single" w:sz="4" w:space="0" w:color="BFBFBF"/>
              <w:right w:val="single" w:sz="4" w:space="0" w:color="BFBFBF"/>
            </w:tcBorders>
          </w:tcPr>
          <w:p w14:paraId="711A990F"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sz w:val="20"/>
                <w:szCs w:val="20"/>
              </w:rPr>
              <w:t>マネジメントインタビュー</w:t>
            </w:r>
          </w:p>
        </w:tc>
        <w:tc>
          <w:tcPr>
            <w:tcW w:w="2099" w:type="dxa"/>
            <w:tcBorders>
              <w:top w:val="single" w:sz="4" w:space="0" w:color="BFBFBF"/>
              <w:left w:val="single" w:sz="4" w:space="0" w:color="BFBFBF"/>
              <w:bottom w:val="single" w:sz="4" w:space="0" w:color="BFBFBF"/>
              <w:right w:val="single" w:sz="4" w:space="0" w:color="BFBFBF"/>
            </w:tcBorders>
          </w:tcPr>
          <w:p w14:paraId="246EBF00"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sz w:val="20"/>
                <w:szCs w:val="20"/>
              </w:rPr>
              <w:t>2026年10月上旬</w:t>
            </w:r>
          </w:p>
        </w:tc>
        <w:tc>
          <w:tcPr>
            <w:tcW w:w="5561" w:type="dxa"/>
            <w:tcBorders>
              <w:top w:val="single" w:sz="4" w:space="0" w:color="BFBFBF"/>
              <w:left w:val="single" w:sz="4" w:space="0" w:color="BFBFBF"/>
              <w:bottom w:val="single" w:sz="4" w:space="0" w:color="BFBFBF"/>
              <w:right w:val="single" w:sz="4" w:space="0" w:color="BFBFBF"/>
            </w:tcBorders>
          </w:tcPr>
          <w:p w14:paraId="47A221DD"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sz w:val="20"/>
                <w:szCs w:val="20"/>
              </w:rPr>
              <w:t>岸田様および支配人の方を対象に、半日程度を2回。営業に支障のない時間帯を希望いたします。</w:t>
            </w:r>
          </w:p>
        </w:tc>
      </w:tr>
      <w:tr w:rsidR="001E3D11" w14:paraId="749015BA" w14:textId="77777777">
        <w:trPr>
          <w:cantSplit/>
        </w:trPr>
        <w:tc>
          <w:tcPr>
            <w:tcW w:w="2400" w:type="dxa"/>
            <w:tcBorders>
              <w:top w:val="single" w:sz="4" w:space="0" w:color="BFBFBF"/>
              <w:left w:val="single" w:sz="4" w:space="0" w:color="BFBFBF"/>
              <w:bottom w:val="single" w:sz="4" w:space="0" w:color="BFBFBF"/>
              <w:right w:val="single" w:sz="4" w:space="0" w:color="BFBFBF"/>
            </w:tcBorders>
          </w:tcPr>
          <w:p w14:paraId="5F85240B"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sz w:val="20"/>
                <w:szCs w:val="20"/>
              </w:rPr>
              <w:lastRenderedPageBreak/>
              <w:t>DD（財務・税務）</w:t>
            </w:r>
          </w:p>
        </w:tc>
        <w:tc>
          <w:tcPr>
            <w:tcW w:w="2099" w:type="dxa"/>
            <w:tcBorders>
              <w:top w:val="single" w:sz="4" w:space="0" w:color="BFBFBF"/>
              <w:left w:val="single" w:sz="4" w:space="0" w:color="BFBFBF"/>
              <w:bottom w:val="single" w:sz="4" w:space="0" w:color="BFBFBF"/>
              <w:right w:val="single" w:sz="4" w:space="0" w:color="BFBFBF"/>
            </w:tcBorders>
          </w:tcPr>
          <w:p w14:paraId="11C49ACE"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sz w:val="20"/>
                <w:szCs w:val="20"/>
              </w:rPr>
              <w:t>2026年10月上旬〜11月中旬</w:t>
            </w:r>
          </w:p>
        </w:tc>
        <w:tc>
          <w:tcPr>
            <w:tcW w:w="5561" w:type="dxa"/>
            <w:tcBorders>
              <w:top w:val="single" w:sz="4" w:space="0" w:color="BFBFBF"/>
              <w:left w:val="single" w:sz="4" w:space="0" w:color="BFBFBF"/>
              <w:bottom w:val="single" w:sz="4" w:space="0" w:color="BFBFBF"/>
              <w:right w:val="single" w:sz="4" w:space="0" w:color="BFBFBF"/>
            </w:tcBorders>
          </w:tcPr>
          <w:p w14:paraId="3E739E63"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sz w:val="20"/>
                <w:szCs w:val="20"/>
              </w:rPr>
              <w:t>外部会計事務所を起用。貴社アドバイザーと独立の事務所を選定いたします。</w:t>
            </w:r>
          </w:p>
        </w:tc>
      </w:tr>
      <w:tr w:rsidR="001E3D11" w14:paraId="1B219067" w14:textId="77777777">
        <w:trPr>
          <w:cantSplit/>
        </w:trPr>
        <w:tc>
          <w:tcPr>
            <w:tcW w:w="2400" w:type="dxa"/>
            <w:tcBorders>
              <w:top w:val="single" w:sz="4" w:space="0" w:color="BFBFBF"/>
              <w:left w:val="single" w:sz="4" w:space="0" w:color="BFBFBF"/>
              <w:bottom w:val="single" w:sz="4" w:space="0" w:color="BFBFBF"/>
              <w:right w:val="single" w:sz="4" w:space="0" w:color="BFBFBF"/>
            </w:tcBorders>
          </w:tcPr>
          <w:p w14:paraId="569E71A3"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sz w:val="20"/>
                <w:szCs w:val="20"/>
              </w:rPr>
              <w:t>DD（法務）</w:t>
            </w:r>
          </w:p>
        </w:tc>
        <w:tc>
          <w:tcPr>
            <w:tcW w:w="2099" w:type="dxa"/>
            <w:tcBorders>
              <w:top w:val="single" w:sz="4" w:space="0" w:color="BFBFBF"/>
              <w:left w:val="single" w:sz="4" w:space="0" w:color="BFBFBF"/>
              <w:bottom w:val="single" w:sz="4" w:space="0" w:color="BFBFBF"/>
              <w:right w:val="single" w:sz="4" w:space="0" w:color="BFBFBF"/>
            </w:tcBorders>
          </w:tcPr>
          <w:p w14:paraId="177A57CE"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sz w:val="20"/>
                <w:szCs w:val="20"/>
              </w:rPr>
              <w:t>2026年10月上旬〜11月中旬</w:t>
            </w:r>
          </w:p>
        </w:tc>
        <w:tc>
          <w:tcPr>
            <w:tcW w:w="5561" w:type="dxa"/>
            <w:tcBorders>
              <w:top w:val="single" w:sz="4" w:space="0" w:color="BFBFBF"/>
              <w:left w:val="single" w:sz="4" w:space="0" w:color="BFBFBF"/>
              <w:bottom w:val="single" w:sz="4" w:space="0" w:color="BFBFBF"/>
              <w:right w:val="single" w:sz="4" w:space="0" w:color="BFBFBF"/>
            </w:tcBorders>
          </w:tcPr>
          <w:p w14:paraId="4B87284B"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sz w:val="20"/>
                <w:szCs w:val="20"/>
              </w:rPr>
              <w:t>外部法律事務所を起用。契約関係、労務、許認可、係争の有無を確認いたします。</w:t>
            </w:r>
          </w:p>
        </w:tc>
      </w:tr>
      <w:tr w:rsidR="001E3D11" w14:paraId="38670535" w14:textId="77777777">
        <w:trPr>
          <w:cantSplit/>
        </w:trPr>
        <w:tc>
          <w:tcPr>
            <w:tcW w:w="2400" w:type="dxa"/>
            <w:tcBorders>
              <w:top w:val="single" w:sz="4" w:space="0" w:color="BFBFBF"/>
              <w:left w:val="single" w:sz="4" w:space="0" w:color="BFBFBF"/>
              <w:bottom w:val="single" w:sz="4" w:space="0" w:color="BFBFBF"/>
              <w:right w:val="single" w:sz="4" w:space="0" w:color="BFBFBF"/>
            </w:tcBorders>
          </w:tcPr>
          <w:p w14:paraId="71AD7A02"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sz w:val="20"/>
                <w:szCs w:val="20"/>
              </w:rPr>
              <w:t>DD（ビジネス）</w:t>
            </w:r>
          </w:p>
        </w:tc>
        <w:tc>
          <w:tcPr>
            <w:tcW w:w="2099" w:type="dxa"/>
            <w:tcBorders>
              <w:top w:val="single" w:sz="4" w:space="0" w:color="BFBFBF"/>
              <w:left w:val="single" w:sz="4" w:space="0" w:color="BFBFBF"/>
              <w:bottom w:val="single" w:sz="4" w:space="0" w:color="BFBFBF"/>
              <w:right w:val="single" w:sz="4" w:space="0" w:color="BFBFBF"/>
            </w:tcBorders>
          </w:tcPr>
          <w:p w14:paraId="272EA094"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sz w:val="20"/>
                <w:szCs w:val="20"/>
              </w:rPr>
              <w:t>2026年10月上旬〜10月下旬</w:t>
            </w:r>
          </w:p>
        </w:tc>
        <w:tc>
          <w:tcPr>
            <w:tcW w:w="5561" w:type="dxa"/>
            <w:tcBorders>
              <w:top w:val="single" w:sz="4" w:space="0" w:color="BFBFBF"/>
              <w:left w:val="single" w:sz="4" w:space="0" w:color="BFBFBF"/>
              <w:bottom w:val="single" w:sz="4" w:space="0" w:color="BFBFBF"/>
              <w:right w:val="single" w:sz="4" w:space="0" w:color="BFBFBF"/>
            </w:tcBorders>
          </w:tcPr>
          <w:p w14:paraId="42D31F5D"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sz w:val="20"/>
                <w:szCs w:val="20"/>
              </w:rPr>
              <w:t>当社内部にて実施。ワイン在庫の時価評価を含みます。</w:t>
            </w:r>
          </w:p>
        </w:tc>
      </w:tr>
      <w:tr w:rsidR="001E3D11" w14:paraId="7656B3CA" w14:textId="77777777">
        <w:trPr>
          <w:cantSplit/>
        </w:trPr>
        <w:tc>
          <w:tcPr>
            <w:tcW w:w="2400" w:type="dxa"/>
            <w:tcBorders>
              <w:top w:val="single" w:sz="4" w:space="0" w:color="BFBFBF"/>
              <w:left w:val="single" w:sz="4" w:space="0" w:color="BFBFBF"/>
              <w:bottom w:val="single" w:sz="4" w:space="0" w:color="BFBFBF"/>
              <w:right w:val="single" w:sz="4" w:space="0" w:color="BFBFBF"/>
            </w:tcBorders>
          </w:tcPr>
          <w:p w14:paraId="633F9499"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sz w:val="20"/>
                <w:szCs w:val="20"/>
              </w:rPr>
              <w:t>現地視察</w:t>
            </w:r>
          </w:p>
        </w:tc>
        <w:tc>
          <w:tcPr>
            <w:tcW w:w="2099" w:type="dxa"/>
            <w:tcBorders>
              <w:top w:val="single" w:sz="4" w:space="0" w:color="BFBFBF"/>
              <w:left w:val="single" w:sz="4" w:space="0" w:color="BFBFBF"/>
              <w:bottom w:val="single" w:sz="4" w:space="0" w:color="BFBFBF"/>
              <w:right w:val="single" w:sz="4" w:space="0" w:color="BFBFBF"/>
            </w:tcBorders>
          </w:tcPr>
          <w:p w14:paraId="1934A353"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sz w:val="20"/>
                <w:szCs w:val="20"/>
              </w:rPr>
              <w:t>2026年10月中</w:t>
            </w:r>
          </w:p>
        </w:tc>
        <w:tc>
          <w:tcPr>
            <w:tcW w:w="5561" w:type="dxa"/>
            <w:tcBorders>
              <w:top w:val="single" w:sz="4" w:space="0" w:color="BFBFBF"/>
              <w:left w:val="single" w:sz="4" w:space="0" w:color="BFBFBF"/>
              <w:bottom w:val="single" w:sz="4" w:space="0" w:color="BFBFBF"/>
              <w:right w:val="single" w:sz="4" w:space="0" w:color="BFBFBF"/>
            </w:tcBorders>
          </w:tcPr>
          <w:p w14:paraId="136A76A8"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sz w:val="20"/>
                <w:szCs w:val="20"/>
              </w:rPr>
              <w:t>1〜2回。営業時間外を希望いたします。</w:t>
            </w:r>
          </w:p>
        </w:tc>
      </w:tr>
      <w:tr w:rsidR="001E3D11" w14:paraId="1F7D20D4" w14:textId="77777777">
        <w:trPr>
          <w:cantSplit/>
        </w:trPr>
        <w:tc>
          <w:tcPr>
            <w:tcW w:w="2400" w:type="dxa"/>
            <w:tcBorders>
              <w:top w:val="single" w:sz="4" w:space="0" w:color="BFBFBF"/>
              <w:left w:val="single" w:sz="4" w:space="0" w:color="BFBFBF"/>
              <w:bottom w:val="single" w:sz="4" w:space="0" w:color="BFBFBF"/>
              <w:right w:val="single" w:sz="4" w:space="0" w:color="BFBFBF"/>
            </w:tcBorders>
          </w:tcPr>
          <w:p w14:paraId="773C4564"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sz w:val="20"/>
                <w:szCs w:val="20"/>
              </w:rPr>
              <w:t>移転・誘致に関する協議</w:t>
            </w:r>
          </w:p>
        </w:tc>
        <w:tc>
          <w:tcPr>
            <w:tcW w:w="2099" w:type="dxa"/>
            <w:tcBorders>
              <w:top w:val="single" w:sz="4" w:space="0" w:color="BFBFBF"/>
              <w:left w:val="single" w:sz="4" w:space="0" w:color="BFBFBF"/>
              <w:bottom w:val="single" w:sz="4" w:space="0" w:color="BFBFBF"/>
              <w:right w:val="single" w:sz="4" w:space="0" w:color="BFBFBF"/>
            </w:tcBorders>
          </w:tcPr>
          <w:p w14:paraId="5E3EF4A7"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sz w:val="20"/>
                <w:szCs w:val="20"/>
              </w:rPr>
              <w:t>2026年10月〜11月</w:t>
            </w:r>
          </w:p>
        </w:tc>
        <w:tc>
          <w:tcPr>
            <w:tcW w:w="5561" w:type="dxa"/>
            <w:tcBorders>
              <w:top w:val="single" w:sz="4" w:space="0" w:color="BFBFBF"/>
              <w:left w:val="single" w:sz="4" w:space="0" w:color="BFBFBF"/>
              <w:bottom w:val="single" w:sz="4" w:space="0" w:color="BFBFBF"/>
              <w:right w:val="single" w:sz="4" w:space="0" w:color="BFBFBF"/>
            </w:tcBorders>
          </w:tcPr>
          <w:p w14:paraId="303C9717"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sz w:val="20"/>
                <w:szCs w:val="20"/>
              </w:rPr>
              <w:t>誘致のお話について、条件を確認のうえ岸田様とご一緒に方針を検討いたします。</w:t>
            </w:r>
          </w:p>
        </w:tc>
      </w:tr>
      <w:tr w:rsidR="001E3D11" w14:paraId="2C1EEA28" w14:textId="77777777">
        <w:trPr>
          <w:cantSplit/>
        </w:trPr>
        <w:tc>
          <w:tcPr>
            <w:tcW w:w="2400" w:type="dxa"/>
            <w:tcBorders>
              <w:top w:val="single" w:sz="4" w:space="0" w:color="BFBFBF"/>
              <w:left w:val="single" w:sz="4" w:space="0" w:color="BFBFBF"/>
              <w:bottom w:val="single" w:sz="4" w:space="0" w:color="BFBFBF"/>
              <w:right w:val="single" w:sz="4" w:space="0" w:color="BFBFBF"/>
            </w:tcBorders>
          </w:tcPr>
          <w:p w14:paraId="1E6125D5"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sz w:val="20"/>
                <w:szCs w:val="20"/>
              </w:rPr>
              <w:t>最終契約交渉</w:t>
            </w:r>
          </w:p>
        </w:tc>
        <w:tc>
          <w:tcPr>
            <w:tcW w:w="2099" w:type="dxa"/>
            <w:tcBorders>
              <w:top w:val="single" w:sz="4" w:space="0" w:color="BFBFBF"/>
              <w:left w:val="single" w:sz="4" w:space="0" w:color="BFBFBF"/>
              <w:bottom w:val="single" w:sz="4" w:space="0" w:color="BFBFBF"/>
              <w:right w:val="single" w:sz="4" w:space="0" w:color="BFBFBF"/>
            </w:tcBorders>
          </w:tcPr>
          <w:p w14:paraId="0FF5146E"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sz w:val="20"/>
                <w:szCs w:val="20"/>
              </w:rPr>
              <w:t>2026年11月下旬〜12月上旬</w:t>
            </w:r>
          </w:p>
        </w:tc>
        <w:tc>
          <w:tcPr>
            <w:tcW w:w="5561" w:type="dxa"/>
            <w:tcBorders>
              <w:top w:val="single" w:sz="4" w:space="0" w:color="BFBFBF"/>
              <w:left w:val="single" w:sz="4" w:space="0" w:color="BFBFBF"/>
              <w:bottom w:val="single" w:sz="4" w:space="0" w:color="BFBFBF"/>
              <w:right w:val="single" w:sz="4" w:space="0" w:color="BFBFBF"/>
            </w:tcBorders>
          </w:tcPr>
          <w:p w14:paraId="481D6E57"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sz w:val="20"/>
                <w:szCs w:val="20"/>
              </w:rPr>
              <w:t>―</w:t>
            </w:r>
          </w:p>
        </w:tc>
      </w:tr>
      <w:tr w:rsidR="001E3D11" w14:paraId="6C5C4E0D" w14:textId="77777777">
        <w:trPr>
          <w:cantSplit/>
        </w:trPr>
        <w:tc>
          <w:tcPr>
            <w:tcW w:w="2400" w:type="dxa"/>
            <w:tcBorders>
              <w:top w:val="single" w:sz="4" w:space="0" w:color="BFBFBF"/>
              <w:left w:val="single" w:sz="4" w:space="0" w:color="BFBFBF"/>
              <w:bottom w:val="single" w:sz="4" w:space="0" w:color="BFBFBF"/>
              <w:right w:val="single" w:sz="4" w:space="0" w:color="BFBFBF"/>
            </w:tcBorders>
          </w:tcPr>
          <w:p w14:paraId="3909BF3F"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sz w:val="20"/>
                <w:szCs w:val="20"/>
              </w:rPr>
              <w:t>最終契約締結</w:t>
            </w:r>
          </w:p>
        </w:tc>
        <w:tc>
          <w:tcPr>
            <w:tcW w:w="2099" w:type="dxa"/>
            <w:tcBorders>
              <w:top w:val="single" w:sz="4" w:space="0" w:color="BFBFBF"/>
              <w:left w:val="single" w:sz="4" w:space="0" w:color="BFBFBF"/>
              <w:bottom w:val="single" w:sz="4" w:space="0" w:color="BFBFBF"/>
              <w:right w:val="single" w:sz="4" w:space="0" w:color="BFBFBF"/>
            </w:tcBorders>
          </w:tcPr>
          <w:p w14:paraId="45FAAF00"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sz w:val="20"/>
                <w:szCs w:val="20"/>
              </w:rPr>
              <w:t>2026年12月中旬</w:t>
            </w:r>
          </w:p>
        </w:tc>
        <w:tc>
          <w:tcPr>
            <w:tcW w:w="5561" w:type="dxa"/>
            <w:tcBorders>
              <w:top w:val="single" w:sz="4" w:space="0" w:color="BFBFBF"/>
              <w:left w:val="single" w:sz="4" w:space="0" w:color="BFBFBF"/>
              <w:bottom w:val="single" w:sz="4" w:space="0" w:color="BFBFBF"/>
              <w:right w:val="single" w:sz="4" w:space="0" w:color="BFBFBF"/>
            </w:tcBorders>
          </w:tcPr>
          <w:p w14:paraId="3D18680B"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sz w:val="20"/>
                <w:szCs w:val="20"/>
              </w:rPr>
              <w:t>当社取締役会決議を経て締結いたします。</w:t>
            </w:r>
          </w:p>
        </w:tc>
      </w:tr>
      <w:tr w:rsidR="001E3D11" w14:paraId="42BE4BED" w14:textId="77777777">
        <w:trPr>
          <w:cantSplit/>
        </w:trPr>
        <w:tc>
          <w:tcPr>
            <w:tcW w:w="2400" w:type="dxa"/>
            <w:tcBorders>
              <w:top w:val="single" w:sz="4" w:space="0" w:color="BFBFBF"/>
              <w:left w:val="single" w:sz="4" w:space="0" w:color="BFBFBF"/>
              <w:bottom w:val="single" w:sz="4" w:space="0" w:color="BFBFBF"/>
              <w:right w:val="single" w:sz="4" w:space="0" w:color="BFBFBF"/>
            </w:tcBorders>
          </w:tcPr>
          <w:p w14:paraId="2C2B43AE"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sz w:val="20"/>
                <w:szCs w:val="20"/>
              </w:rPr>
              <w:t>クロージング</w:t>
            </w:r>
          </w:p>
        </w:tc>
        <w:tc>
          <w:tcPr>
            <w:tcW w:w="2099" w:type="dxa"/>
            <w:tcBorders>
              <w:top w:val="single" w:sz="4" w:space="0" w:color="BFBFBF"/>
              <w:left w:val="single" w:sz="4" w:space="0" w:color="BFBFBF"/>
              <w:bottom w:val="single" w:sz="4" w:space="0" w:color="BFBFBF"/>
              <w:right w:val="single" w:sz="4" w:space="0" w:color="BFBFBF"/>
            </w:tcBorders>
          </w:tcPr>
          <w:p w14:paraId="12D046E6"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sz w:val="20"/>
                <w:szCs w:val="20"/>
              </w:rPr>
              <w:t>2026年12月末迄</w:t>
            </w:r>
          </w:p>
        </w:tc>
        <w:tc>
          <w:tcPr>
            <w:tcW w:w="5561" w:type="dxa"/>
            <w:tcBorders>
              <w:top w:val="single" w:sz="4" w:space="0" w:color="BFBFBF"/>
              <w:left w:val="single" w:sz="4" w:space="0" w:color="BFBFBF"/>
              <w:bottom w:val="single" w:sz="4" w:space="0" w:color="BFBFBF"/>
              <w:right w:val="single" w:sz="4" w:space="0" w:color="BFBFBF"/>
            </w:tcBorders>
          </w:tcPr>
          <w:p w14:paraId="5B3CB37B"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sz w:val="20"/>
                <w:szCs w:val="20"/>
              </w:rPr>
              <w:t>合意済。</w:t>
            </w:r>
          </w:p>
        </w:tc>
      </w:tr>
    </w:tbl>
    <w:p w14:paraId="19739F90" w14:textId="77777777" w:rsidR="001E3D11" w:rsidRDefault="00ED3457">
      <w:pPr>
        <w:spacing w:after="120" w:line="300" w:lineRule="auto"/>
        <w:rPr>
          <w:ins w:id="237" w:author="Claude" w:date="2026-09-28T12:00:00Z"/>
          <w:rFonts w:ascii="BIZ UDPゴシック" w:eastAsia="BIZ UDPゴシック" w:hAnsi="BIZ UDPゴシック"/>
        </w:rPr>
      </w:pPr>
      <w:commentRangeStart w:id="238"/>
      <w:ins w:id="239" w:author="Claude" w:date="2026-09-28T12:00:00Z">
        <w:r>
          <w:rPr>
            <w:rFonts w:ascii="BIZ UDPゴシック" w:eastAsia="BIZ UDPゴシック" w:hAnsi="BIZ UDPゴシック"/>
          </w:rPr>
          <w:t>最終契約までの間に、岸田様と協議のうえ定めさせていただきたい主な事項は、次のとおりです。</w:t>
        </w:r>
      </w:ins>
      <w:commentRangeEnd w:id="238"/>
      <w:r>
        <w:rPr>
          <w:rStyle w:val="ac"/>
          <w:rFonts w:ascii="BIZ UDPゴシック" w:eastAsia="BIZ UDPゴシック" w:hAnsi="BIZ UDPゴシック"/>
          <w:sz w:val="21"/>
          <w:szCs w:val="21"/>
        </w:rPr>
        <w:commentReference w:id="238"/>
      </w:r>
    </w:p>
    <w:p w14:paraId="07286F7D" w14:textId="77777777" w:rsidR="001E3D11" w:rsidRDefault="00ED3457">
      <w:pPr>
        <w:spacing w:after="80" w:line="300" w:lineRule="auto"/>
        <w:ind w:left="440" w:hanging="280"/>
        <w:rPr>
          <w:ins w:id="240" w:author="Claude" w:date="2026-09-28T12:00:00Z"/>
          <w:rFonts w:ascii="BIZ UDPゴシック" w:eastAsia="BIZ UDPゴシック" w:hAnsi="BIZ UDPゴシック"/>
        </w:rPr>
      </w:pPr>
      <w:ins w:id="241" w:author="Claude" w:date="2026-09-28T12:00:00Z">
        <w:r>
          <w:rPr>
            <w:rFonts w:ascii="BIZ UDPゴシック" w:eastAsia="BIZ UDPゴシック" w:hAnsi="BIZ UDPゴシック"/>
          </w:rPr>
          <w:t xml:space="preserve">① 岸田様の役職、報酬および勤務形態</w:t>
        </w:r>
      </w:ins>
    </w:p>
    <w:p w14:paraId="3549C363" w14:textId="77777777" w:rsidR="001E3D11" w:rsidRDefault="00ED3457">
      <w:pPr>
        <w:spacing w:after="80" w:line="300" w:lineRule="auto"/>
        <w:ind w:left="440" w:hanging="280"/>
        <w:rPr>
          <w:ins w:id="242" w:author="Claude" w:date="2026-09-28T12:00:00Z"/>
          <w:rFonts w:ascii="BIZ UDPゴシック" w:eastAsia="BIZ UDPゴシック" w:hAnsi="BIZ UDPゴシック"/>
        </w:rPr>
      </w:pPr>
      <w:ins w:id="243" w:author="Claude" w:date="2026-09-28T12:00:00Z">
        <w:r>
          <w:rPr>
            <w:rFonts w:ascii="BIZ UDPゴシック" w:eastAsia="BIZ UDPゴシック" w:hAnsi="BIZ UDPゴシック"/>
          </w:rPr>
          <w:t xml:space="preserve">② </w:t>
        </w:r>
        <w:del w:id="30023" w:author="Claude" w:date="2026-09-29T09:00:00Z">
          <w:r>
            <w:rPr>
              <w:rFonts w:ascii="BIZ UDPゴシック" w:eastAsia="BIZ UDPゴシック" w:hAnsi="BIZ UDPゴシック"/>
            </w:rPr>
            <w:delText xml:space="preserve">3年経過後の監修の内容、期間および報酬</w:delText>
          </w:r>
        </w:del>
      </w:ins>
      <w:ins w:id="30024" w:author="Claude" w:date="2026-09-29T09:00:00Z">
        <w:r>
          <w:rPr>
            <w:rFonts w:ascii="BIZ UDPゴシック" w:eastAsia="BIZ UDPゴシック" w:hAnsi="BIZ UDPゴシック"/>
          </w:rPr>
          <w:t xml:space="preserve">3年経過後の監修の内容、頻度、期間および報酬</w:t>
        </w:r>
      </w:ins>
    </w:p>
    <w:p w14:paraId="69D9708C" w14:textId="77777777" w:rsidR="001E3D11" w:rsidRDefault="00ED3457">
      <w:pPr>
        <w:spacing w:after="80" w:line="300" w:lineRule="auto"/>
        <w:ind w:left="440" w:hanging="280"/>
        <w:rPr>
          <w:ins w:id="244" w:author="Claude" w:date="2026-09-28T12:00:00Z"/>
          <w:rFonts w:ascii="BIZ UDPゴシック" w:eastAsia="BIZ UDPゴシック" w:hAnsi="BIZ UDPゴシック"/>
        </w:rPr>
      </w:pPr>
      <w:ins w:id="245" w:author="Claude" w:date="2026-09-28T12:00:00Z">
        <w:r>
          <w:rPr>
            <w:rFonts w:ascii="BIZ UDPゴシック" w:eastAsia="BIZ UDPゴシック" w:hAnsi="BIZ UDPゴシック"/>
          </w:rPr>
          <w:t xml:space="preserve">③ 後継料理長の選定の進め方</w:t>
        </w:r>
      </w:ins>
    </w:p>
    <w:p w14:paraId="55BFA4EB" w14:textId="77777777" w:rsidR="001E3D11" w:rsidRDefault="00ED3457">
      <w:pPr>
        <w:spacing w:after="80" w:line="300" w:lineRule="auto"/>
        <w:ind w:left="440" w:hanging="280"/>
        <w:rPr>
          <w:ins w:id="246" w:author="Claude" w:date="2026-09-28T12:00:00Z"/>
          <w:rFonts w:ascii="BIZ UDPゴシック" w:eastAsia="BIZ UDPゴシック" w:hAnsi="BIZ UDPゴシック"/>
        </w:rPr>
      </w:pPr>
      <w:ins w:id="247" w:author="Claude" w:date="2026-09-28T12:00:00Z">
        <w:r>
          <w:rPr>
            <w:rFonts w:ascii="BIZ UDPゴシック" w:eastAsia="BIZ UDPゴシック" w:hAnsi="BIZ UDPゴシック"/>
          </w:rPr>
          <w:t xml:space="preserve">④ 物販、ブティック店舗、新業態および海外展開の時期と進め方</w:t>
        </w:r>
      </w:ins>
    </w:p>
    <w:p w14:paraId="3426A117" w14:textId="77777777" w:rsidR="001E3D11" w:rsidRDefault="00ED3457">
      <w:pPr>
        <w:spacing w:after="80" w:line="300" w:lineRule="auto"/>
        <w:ind w:left="440" w:hanging="280"/>
        <w:rPr>
          <w:ins w:id="248" w:author="Claude" w:date="2026-09-28T12:00:00Z"/>
          <w:rFonts w:ascii="BIZ UDPゴシック" w:eastAsia="BIZ UDPゴシック" w:hAnsi="BIZ UDPゴシック"/>
        </w:rPr>
      </w:pPr>
      <w:ins w:id="249" w:author="Claude" w:date="2026-09-28T12:00:00Z">
        <w:r>
          <w:rPr>
            <w:rFonts w:ascii="BIZ UDPゴシック" w:eastAsia="BIZ UDPゴシック" w:hAnsi="BIZ UDPゴシック"/>
          </w:rPr>
          <w:t xml:space="preserve">⑤ 経営会議その他の会議体の頻度と運営方法</w:t>
        </w:r>
      </w:ins>
    </w:p>
    <w:p w14:paraId="48FEC167" w14:textId="77777777" w:rsidR="001E3D11" w:rsidRDefault="00ED3457">
      <w:pPr>
        <w:spacing w:after="80" w:line="300" w:lineRule="auto"/>
        <w:ind w:left="440" w:hanging="280"/>
        <w:rPr>
          <w:ins w:id="250" w:author="Claude" w:date="2026-09-28T12:00:00Z"/>
          <w:rFonts w:ascii="BIZ UDPゴシック" w:eastAsia="BIZ UDPゴシック" w:hAnsi="BIZ UDPゴシック"/>
        </w:rPr>
      </w:pPr>
      <w:ins w:id="251" w:author="Claude" w:date="2026-09-28T12:00:00Z">
        <w:r>
          <w:rPr>
            <w:rFonts w:ascii="BIZ UDPゴシック" w:eastAsia="BIZ UDPゴシック" w:hAnsi="BIZ UDPゴシック"/>
          </w:rPr>
          <w:t xml:space="preserve">⑥ 店舗の設備更新および移転・誘致への対応</w:t>
        </w:r>
      </w:ins>
    </w:p>
    <w:p w14:paraId="704E6248" w14:textId="77777777" w:rsidR="001E3D11" w:rsidRDefault="001E3D11">
      <w:pPr>
        <w:spacing w:after="140"/>
        <w:rPr>
          <w:rFonts w:ascii="BIZ UDPゴシック" w:eastAsia="BIZ UDPゴシック" w:hAnsi="BIZ UDPゴシック"/>
        </w:rPr>
      </w:pPr>
    </w:p>
    <w:p w14:paraId="0A1D6A82" w14:textId="77777777" w:rsidR="001E3D11" w:rsidRDefault="00ED3457">
      <w:pPr>
        <w:spacing w:before="200" w:after="100" w:line="300" w:lineRule="auto"/>
        <w:rPr>
          <w:rFonts w:ascii="BIZ UDPゴシック" w:eastAsia="BIZ UDPゴシック" w:hAnsi="BIZ UDPゴシック"/>
        </w:rPr>
      </w:pPr>
      <w:r>
        <w:rPr>
          <w:rFonts w:ascii="BIZ UDPゴシック" w:eastAsia="BIZ UDPゴシック" w:hAnsi="BIZ UDPゴシック"/>
          <w:b/>
          <w:bCs/>
        </w:rPr>
        <w:t>最終契約締結の前提として確認を要すると考えるリスク</w:t>
      </w:r>
    </w:p>
    <w:p w14:paraId="258BA491" w14:textId="77777777" w:rsidR="001E3D11" w:rsidRDefault="00ED3457">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 xml:space="preserve">① 後継者：現ご在籍の方、卒業生の方、外部からの招聘のそれぞれについて、打診の可否と具体的な手順。面談にて後任の方が現時点では確定されていない旨を伺っており、当社は本件における最大の論点であると認識しております。</w:t>
      </w:r>
    </w:p>
    <w:p w14:paraId="79351003" w14:textId="77777777" w:rsidR="001E3D11" w:rsidRDefault="00ED3457">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 xml:space="preserve">② 岸田様のご関与形態：3年間の従事の内容（勤務日数、厨房への関与の程度）と、3年経過後のご意向。</w:t>
      </w:r>
    </w:p>
    <w:p w14:paraId="03B42BEB" w14:textId="77777777" w:rsidR="001E3D11" w:rsidRDefault="00ED3457">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 xml:space="preserve">③ 移転・誘致：各案件の条件（開業時期、賃料、保証金、先方負担額、意思決定期限）と、移転後の収益見通し。</w:t>
      </w:r>
    </w:p>
    <w:p w14:paraId="32058E58" w14:textId="77777777" w:rsidR="001E3D11" w:rsidRDefault="00ED3457">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 xml:space="preserve">④ ミシュランの評価：評価が店舗と岸田様個人のいずれに帰属するものと考えられるか。評価が変動した場合の収益への影響。</w:t>
      </w:r>
    </w:p>
    <w:p w14:paraId="1A3293BF" w14:textId="77777777" w:rsidR="001E3D11" w:rsidRDefault="00ED3457">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 xml:space="preserve">⑤ 仕入先からの配分：希少銘柄の配分が、対象会社と岸田様個人のいずれに帰属するものか。その根拠となる契約の有無。</w:t>
      </w:r>
    </w:p>
    <w:p w14:paraId="215ACEB2" w14:textId="77777777" w:rsidR="001E3D11" w:rsidRDefault="00ED3457">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 xml:space="preserve">⑥ 店舗賃貸借契約：残存期間、更新条件、支配権異動に関する条項、原状回復義務の範囲。</w:t>
      </w:r>
    </w:p>
    <w:p w14:paraId="33B84101" w14:textId="77777777" w:rsidR="001E3D11" w:rsidRDefault="00ED3457">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 xml:space="preserve">⑦ 物販事業：粗利率、商標およびレシピの帰属、レストラン外に製造拠点を設ける場合の許認可およ</w:t>
        <w:lastRenderedPageBreak/>
        <w:t>び人員の手当て（年商約7,000万円、抽選販売、生産能力が上限にあることは承知しております）。</w:t>
      </w:r>
    </w:p>
    <w:p w14:paraId="3EA2A200" w14:textId="77777777" w:rsidR="001E3D11" w:rsidRDefault="00ED3457">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 xml:space="preserve">⑧ 労務：36協定の運用状況、固定残業給の設計と実労働時間との関係、勤怠記録の保存状況。本書13項(2)に記載のとおり、</w:t>
      </w:r>
      <w:del w:id="252" w:author="Claude" w:date="2026-09-28T12:00:00Z">
        <w:r>
          <w:rPr>
            <w:rFonts w:ascii="BIZ UDPゴシック" w:eastAsia="BIZ UDPゴシック" w:hAnsi="BIZ UDPゴシック"/>
          </w:rPr>
          <w:delText>当社は是正を価額の減額要素とは考えておりません。</w:delText>
        </w:r>
      </w:del>
      <w:ins w:id="253" w:author="Claude" w:date="2026-09-28T12:00:00Z">
        <w:r>
          <w:rPr>
            <w:rFonts w:ascii="BIZ UDPゴシック" w:eastAsia="BIZ UDPゴシック" w:hAnsi="BIZ UDPゴシック"/>
          </w:rPr>
          <w:t>当社は現時点では是正を価額の減額要素とは考えておりません。</w:t>
        </w:r>
      </w:ins>
    </w:p>
    <w:p w14:paraId="002D9D4A" w14:textId="77777777" w:rsidR="001E3D11" w:rsidRDefault="00ED3457">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 xml:space="preserve">⑨ カンテサンスプラス株式会社：監修・コンサルティングの取引先および契約期間、岸田様からの役員借入金554万円の精算方法、本店を岸田様のご自宅に置かれていることに伴う地代家賃19.5万円の取扱い。</w:t>
      </w:r>
    </w:p>
    <w:p w14:paraId="70F7D7B4" w14:textId="77777777" w:rsidR="001E3D11" w:rsidRDefault="00ED3457">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 xml:space="preserve">⑩ 関連当事者取引および社宅：第15期の地代家賃のうち社宅分393万7,000円について、給与控除による回収額393万円がほぼ同額であり損益への影響が生じていないことを確認しております。賃貸借契約の名義、対象者および本件後の取扱いをご教示ください。</w:t>
      </w:r>
    </w:p>
    <w:p w14:paraId="6F1AFA97" w14:textId="77777777" w:rsidR="001E3D11" w:rsidRDefault="00ED3457">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 xml:space="preserve">⑪ 予約サイトとの関係：第15期末に株式会社GHO（OMAKASE）に対する未収入金538万円が計上されていることと、質疑応答における「どことも契約しておらず手数料の支払はない」とのご説明との関係。</w:t>
      </w:r>
    </w:p>
    <w:p w14:paraId="790C7826" w14:textId="77777777" w:rsidR="001E3D11" w:rsidRDefault="00ED3457">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 xml:space="preserve">⑫ 役員貸付金：精算の方法および時期。</w:t>
      </w:r>
    </w:p>
    <w:p w14:paraId="6E6A4F66" w14:textId="77777777" w:rsidR="001E3D11" w:rsidRDefault="00ED3457">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 xml:space="preserve">⑬ 許認可：飲食店営業許可等の承継可否。</w:t>
      </w:r>
    </w:p>
    <w:p w14:paraId="7F74F729" w14:textId="77777777" w:rsidR="001E3D11" w:rsidRDefault="00ED3457">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 xml:space="preserve">⑭ 非継続の収益：第15期の売上高9億7,640万円には、月額100万円の業務受託収入が9か月分（900万円）含まれており、2025年9月をもって終了しているものと拝見しております。当該取引の内容と終了の経緯をご教示ください。なお当社は、これを除いた継続事業ベースで2026年1〜7月の売上が前年同期比6.1%増であると理解しており、本件の評価においてはこの実勢を用いております。</w:t>
      </w:r>
    </w:p>
    <w:p w14:paraId="453ACA84" w14:textId="77777777" w:rsidR="001E3D11" w:rsidRDefault="00ED3457">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 xml:space="preserve">⑮ 店舗家賃の期間差異：地代家賃（店舗分）が第13期2,435万円に対し第14期・第15期は1,534万円と、約900万円の差異が生じております。契約条件の変更、賃料改定または計上区分の変更の有無をご教示ください。</w:t>
      </w:r>
    </w:p>
    <w:p w14:paraId="7B781612" w14:textId="77777777" w:rsidR="001E3D11" w:rsidRDefault="00ED3457">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 xml:space="preserve">⑯ 勤怠記録：ご開示いただいた支給控除一覧表において、就労時間が1日8時間×出勤日数の定時数で記録されております。実労働時間の記録方法と、原資料（タイムカード等）の保存状況をご教示ください。本項は前記⑧と一体の論点であり、</w:t>
      </w:r>
      <w:del w:id="254" w:author="Claude" w:date="2026-09-28T12:00:00Z">
        <w:r>
          <w:rPr>
            <w:rFonts w:ascii="BIZ UDPゴシック" w:eastAsia="BIZ UDPゴシック" w:hAnsi="BIZ UDPゴシック"/>
          </w:rPr>
          <w:delText>当社は是正を価額の減額要素とは考えておりません。</w:delText>
        </w:r>
      </w:del>
      <w:ins w:id="255" w:author="Claude" w:date="2026-09-28T12:00:00Z">
        <w:r>
          <w:rPr>
            <w:rFonts w:ascii="BIZ UDPゴシック" w:eastAsia="BIZ UDPゴシック" w:hAnsi="BIZ UDPゴシック"/>
          </w:rPr>
          <w:t>当社は現時点では是正を価額の減額要素とは考えておりません。</w:t>
        </w:r>
      </w:ins>
    </w:p>
    <w:p w14:paraId="48F3B4DD" w14:textId="77777777" w:rsidR="001E3D11" w:rsidRDefault="00ED3457">
      <w:pPr>
        <w:pBdr>
          <w:bottom w:val="single" w:sz="6" w:space="4" w:color="333333"/>
        </w:pBdr>
        <w:spacing w:before="320" w:after="160" w:line="300" w:lineRule="auto"/>
        <w:rPr>
          <w:rFonts w:ascii="BIZ UDPゴシック" w:eastAsia="BIZ UDPゴシック" w:hAnsi="BIZ UDPゴシック"/>
        </w:rPr>
      </w:pPr>
      <w:r>
        <w:rPr>
          <w:rFonts w:ascii="BIZ UDPゴシック" w:eastAsia="BIZ UDPゴシック" w:hAnsi="BIZ UDPゴシック"/>
          <w:b/>
          <w:bCs/>
          <w:sz w:val="22"/>
          <w:szCs w:val="22"/>
        </w:rPr>
        <w:t>11．今後の意思決定プロセス</w:t>
      </w:r>
    </w:p>
    <w:p w14:paraId="486E53BB" w14:textId="77777777" w:rsidR="001E3D11" w:rsidRDefault="00ED3457">
      <w:pPr>
        <w:spacing w:before="200" w:after="100" w:line="300" w:lineRule="auto"/>
        <w:rPr>
          <w:rFonts w:ascii="BIZ UDPゴシック" w:eastAsia="BIZ UDPゴシック" w:hAnsi="BIZ UDPゴシック"/>
          <w:color w:val="595959"/>
        </w:rPr>
      </w:pPr>
      <w:r>
        <w:rPr>
          <w:rFonts w:ascii="BIZ UDPゴシック" w:eastAsia="BIZ UDPゴシック" w:hAnsi="BIZ UDPゴシック"/>
          <w:b/>
          <w:bCs/>
        </w:rPr>
        <w:t xml:space="preserve">(1) 本書の提出までに行われた意思決定</w:t>
      </w:r>
    </w:p>
    <w:p w14:paraId="4B8F17C8" w14:textId="77777777" w:rsidR="001E3D11" w:rsidRDefault="00ED3457">
      <w:pPr>
        <w:spacing w:before="200" w:after="100" w:line="300" w:lineRule="auto"/>
        <w:rPr>
          <w:rFonts w:ascii="BIZ UDPゴシック" w:eastAsia="BIZ UDPゴシック" w:hAnsi="BIZ UDPゴシック"/>
          <w:b/>
          <w:bCs/>
        </w:rPr>
      </w:pPr>
      <w:r>
        <w:rPr>
          <w:rFonts w:ascii="BIZ UDPゴシック" w:eastAsia="BIZ UDPゴシック" w:hAnsi="BIZ UDPゴシック"/>
          <w:color w:val="auto"/>
        </w:rPr>
        <w:t>2026年9月29日開催の取締役会において、本件の検討およびDDの実施について決議しております。</w:t>
      </w:r>
    </w:p>
    <w:p w14:paraId="4B902E3F" w14:textId="77777777" w:rsidR="001E3D11" w:rsidRDefault="00ED3457">
      <w:pPr>
        <w:spacing w:before="200" w:after="100" w:line="300" w:lineRule="auto"/>
        <w:rPr>
          <w:rFonts w:ascii="BIZ UDPゴシック" w:eastAsia="BIZ UDPゴシック" w:hAnsi="BIZ UDPゴシック"/>
        </w:rPr>
      </w:pPr>
      <w:r>
        <w:rPr>
          <w:rFonts w:ascii="BIZ UDPゴシック" w:eastAsia="BIZ UDPゴシック" w:hAnsi="BIZ UDPゴシック"/>
          <w:b/>
          <w:bCs/>
        </w:rPr>
        <w:t xml:space="preserve">(2) 今後必要となる意思決定</w:t>
      </w:r>
    </w:p>
    <w:p w14:paraId="754AF183" w14:textId="77777777" w:rsidR="001E3D11" w:rsidRDefault="00ED3457">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① DD結果を踏まえた最終契約の締結について、当社取締役会の決議を要します（2026年12月中旬を予定）。</w:t>
      </w:r>
    </w:p>
    <w:p w14:paraId="57202B7F" w14:textId="77777777" w:rsidR="001E3D11" w:rsidRDefault="00ED3457">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 xml:space="preserve">② 本件の資金調達に係る増資について、当社の株主総会または取締役会の決議を要します。</w:t>
      </w:r>
    </w:p>
    <w:p w14:paraId="08317930" w14:textId="77777777" w:rsidR="001E3D11" w:rsidRDefault="00ED3457">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lastRenderedPageBreak/>
        <w:t xml:space="preserve">③ 金融機関における与信審査および正式な承認を要します。</w:t>
      </w:r>
    </w:p>
    <w:p w14:paraId="6D02D5F1" w14:textId="77777777" w:rsidR="001E3D11" w:rsidRDefault="001E3D11">
      <w:pPr>
        <w:spacing w:after="60"/>
        <w:rPr>
          <w:rFonts w:ascii="BIZ UDPゴシック" w:eastAsia="BIZ UDPゴシック" w:hAnsi="BIZ UDPゴシック"/>
        </w:rPr>
      </w:pPr>
    </w:p>
    <w:p w14:paraId="20D65E89" w14:textId="77777777" w:rsidR="001E3D11" w:rsidRDefault="00ED3457">
      <w:pPr>
        <w:spacing w:after="120" w:line="300" w:lineRule="auto"/>
        <w:rPr>
          <w:rFonts w:ascii="BIZ UDPゴシック" w:eastAsia="BIZ UDPゴシック" w:hAnsi="BIZ UDPゴシック"/>
        </w:rPr>
      </w:pPr>
      <w:r>
        <w:rPr>
          <w:rFonts w:ascii="BIZ UDPゴシック" w:eastAsia="BIZ UDPゴシック" w:hAnsi="BIZ UDPゴシック"/>
        </w:rPr>
        <w:t>いずれの手続についても、本ご案内に示されたスケジュールに支障が生じないよう進行させる所存です。</w:t>
      </w:r>
    </w:p>
    <w:p w14:paraId="5AF57B78" w14:textId="77777777" w:rsidR="001E3D11" w:rsidRDefault="00ED3457">
      <w:pPr>
        <w:pBdr>
          <w:bottom w:val="single" w:sz="6" w:space="4" w:color="333333"/>
        </w:pBdr>
        <w:spacing w:before="320" w:after="160" w:line="300" w:lineRule="auto"/>
        <w:rPr>
          <w:rFonts w:ascii="BIZ UDPゴシック" w:eastAsia="BIZ UDPゴシック" w:hAnsi="BIZ UDPゴシック"/>
        </w:rPr>
      </w:pPr>
      <w:r>
        <w:rPr>
          <w:rFonts w:ascii="BIZ UDPゴシック" w:eastAsia="BIZ UDPゴシック" w:hAnsi="BIZ UDPゴシック"/>
          <w:b/>
          <w:bCs/>
          <w:sz w:val="22"/>
          <w:szCs w:val="22"/>
        </w:rPr>
        <w:t>12．当社の情報（本件取引の取組体制）</w:t>
      </w:r>
    </w:p>
    <w:p w14:paraId="168E924C" w14:textId="77777777" w:rsidR="001E3D11" w:rsidRDefault="00ED3457">
      <w:pPr>
        <w:spacing w:before="200" w:after="100" w:line="300" w:lineRule="auto"/>
        <w:rPr>
          <w:rFonts w:ascii="BIZ UDPゴシック" w:eastAsia="BIZ UDPゴシック" w:hAnsi="BIZ UDPゴシック"/>
        </w:rPr>
      </w:pPr>
      <w:r>
        <w:rPr>
          <w:rFonts w:ascii="BIZ UDPゴシック" w:eastAsia="BIZ UDPゴシック" w:hAnsi="BIZ UDPゴシック"/>
          <w:b/>
          <w:bCs/>
        </w:rPr>
        <w:t xml:space="preserve">(1) 当社の担当者</w:t>
      </w:r>
    </w:p>
    <w:tbl>
      <w:tblPr>
        <w:tblW w:w="9918" w:type="dxa"/>
        <w:tblLayout w:type="fixed"/>
        <w:tblCellMar>
          <w:top w:w="70" w:type="dxa"/>
          <w:left w:w="110" w:type="dxa"/>
          <w:bottom w:w="70" w:type="dxa"/>
          <w:right w:w="110" w:type="dxa"/>
        </w:tblCellMar>
        <w:tblLook w:val="0000" w:firstRow="0" w:lastRow="0" w:firstColumn="0" w:lastColumn="0" w:noHBand="0" w:noVBand="0"/>
      </w:tblPr>
      <w:tblGrid>
        <w:gridCol w:w="1499"/>
        <w:gridCol w:w="1330"/>
        <w:gridCol w:w="1135"/>
        <w:gridCol w:w="1984"/>
        <w:gridCol w:w="3970"/>
      </w:tblGrid>
      <w:tr w:rsidR="001E3D11" w14:paraId="53E10DF5" w14:textId="77777777">
        <w:trPr>
          <w:cantSplit/>
        </w:trPr>
        <w:tc>
          <w:tcPr>
            <w:tcW w:w="1499" w:type="dxa"/>
            <w:tcBorders>
              <w:top w:val="single" w:sz="4" w:space="0" w:color="BFBFBF"/>
              <w:left w:val="single" w:sz="4" w:space="0" w:color="BFBFBF"/>
              <w:bottom w:val="single" w:sz="4" w:space="0" w:color="BFBFBF"/>
              <w:right w:val="single" w:sz="4" w:space="0" w:color="BFBFBF"/>
            </w:tcBorders>
            <w:shd w:val="clear" w:color="auto" w:fill="F2F2F2"/>
          </w:tcPr>
          <w:p w14:paraId="768F3011"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b/>
                <w:bCs/>
                <w:sz w:val="20"/>
                <w:szCs w:val="20"/>
              </w:rPr>
              <w:t>氏名</w:t>
            </w:r>
          </w:p>
        </w:tc>
        <w:tc>
          <w:tcPr>
            <w:tcW w:w="1330" w:type="dxa"/>
            <w:tcBorders>
              <w:top w:val="single" w:sz="4" w:space="0" w:color="BFBFBF"/>
              <w:left w:val="single" w:sz="4" w:space="0" w:color="BFBFBF"/>
              <w:bottom w:val="single" w:sz="4" w:space="0" w:color="BFBFBF"/>
              <w:right w:val="single" w:sz="4" w:space="0" w:color="BFBFBF"/>
            </w:tcBorders>
            <w:shd w:val="clear" w:color="auto" w:fill="F2F2F2"/>
          </w:tcPr>
          <w:p w14:paraId="6E3400CC"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b/>
                <w:bCs/>
                <w:sz w:val="20"/>
                <w:szCs w:val="20"/>
              </w:rPr>
              <w:t>所属・役職</w:t>
            </w:r>
          </w:p>
        </w:tc>
        <w:tc>
          <w:tcPr>
            <w:tcW w:w="1135" w:type="dxa"/>
            <w:tcBorders>
              <w:top w:val="single" w:sz="4" w:space="0" w:color="BFBFBF"/>
              <w:left w:val="single" w:sz="4" w:space="0" w:color="BFBFBF"/>
              <w:bottom w:val="single" w:sz="4" w:space="0" w:color="BFBFBF"/>
              <w:right w:val="single" w:sz="4" w:space="0" w:color="BFBFBF"/>
            </w:tcBorders>
            <w:shd w:val="clear" w:color="auto" w:fill="F2F2F2"/>
          </w:tcPr>
          <w:p w14:paraId="5C0F7F6E"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b/>
                <w:bCs/>
                <w:sz w:val="20"/>
                <w:szCs w:val="20"/>
              </w:rPr>
              <w:t>所在地</w:t>
            </w:r>
          </w:p>
        </w:tc>
        <w:tc>
          <w:tcPr>
            <w:tcW w:w="1984" w:type="dxa"/>
            <w:tcBorders>
              <w:top w:val="single" w:sz="4" w:space="0" w:color="BFBFBF"/>
              <w:left w:val="single" w:sz="4" w:space="0" w:color="BFBFBF"/>
              <w:bottom w:val="single" w:sz="4" w:space="0" w:color="BFBFBF"/>
              <w:right w:val="single" w:sz="4" w:space="0" w:color="BFBFBF"/>
            </w:tcBorders>
            <w:shd w:val="clear" w:color="auto" w:fill="F2F2F2"/>
          </w:tcPr>
          <w:p w14:paraId="59987966"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b/>
                <w:bCs/>
                <w:sz w:val="20"/>
                <w:szCs w:val="20"/>
              </w:rPr>
              <w:t>電話番号</w:t>
            </w:r>
          </w:p>
        </w:tc>
        <w:tc>
          <w:tcPr>
            <w:tcW w:w="3970" w:type="dxa"/>
            <w:tcBorders>
              <w:top w:val="single" w:sz="4" w:space="0" w:color="BFBFBF"/>
              <w:left w:val="single" w:sz="4" w:space="0" w:color="BFBFBF"/>
              <w:bottom w:val="single" w:sz="4" w:space="0" w:color="BFBFBF"/>
              <w:right w:val="single" w:sz="4" w:space="0" w:color="BFBFBF"/>
            </w:tcBorders>
            <w:shd w:val="clear" w:color="auto" w:fill="F2F2F2"/>
          </w:tcPr>
          <w:p w14:paraId="4976211C"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b/>
                <w:bCs/>
                <w:sz w:val="20"/>
                <w:szCs w:val="20"/>
              </w:rPr>
              <w:t>E-mail</w:t>
            </w:r>
          </w:p>
        </w:tc>
      </w:tr>
      <w:tr w:rsidR="001E3D11" w14:paraId="055433F0" w14:textId="77777777">
        <w:trPr>
          <w:cantSplit/>
        </w:trPr>
        <w:tc>
          <w:tcPr>
            <w:tcW w:w="1499" w:type="dxa"/>
            <w:tcBorders>
              <w:top w:val="single" w:sz="4" w:space="0" w:color="BFBFBF"/>
              <w:left w:val="single" w:sz="4" w:space="0" w:color="BFBFBF"/>
              <w:bottom w:val="single" w:sz="4" w:space="0" w:color="BFBFBF"/>
              <w:right w:val="single" w:sz="4" w:space="0" w:color="BFBFBF"/>
            </w:tcBorders>
          </w:tcPr>
          <w:p w14:paraId="7BE14139"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sz w:val="19"/>
                <w:szCs w:val="19"/>
              </w:rPr>
              <w:t>中野　邦人</w:t>
            </w:r>
          </w:p>
        </w:tc>
        <w:tc>
          <w:tcPr>
            <w:tcW w:w="1330" w:type="dxa"/>
            <w:tcBorders>
              <w:top w:val="single" w:sz="4" w:space="0" w:color="BFBFBF"/>
              <w:left w:val="single" w:sz="4" w:space="0" w:color="BFBFBF"/>
              <w:bottom w:val="single" w:sz="4" w:space="0" w:color="BFBFBF"/>
              <w:right w:val="single" w:sz="4" w:space="0" w:color="BFBFBF"/>
            </w:tcBorders>
          </w:tcPr>
          <w:p w14:paraId="0B902404"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sz w:val="19"/>
                <w:szCs w:val="19"/>
              </w:rPr>
              <w:t>代表取締役</w:t>
            </w:r>
          </w:p>
        </w:tc>
        <w:tc>
          <w:tcPr>
            <w:tcW w:w="1135" w:type="dxa"/>
            <w:tcBorders>
              <w:top w:val="single" w:sz="4" w:space="0" w:color="BFBFBF"/>
              <w:left w:val="single" w:sz="4" w:space="0" w:color="BFBFBF"/>
              <w:bottom w:val="single" w:sz="4" w:space="0" w:color="BFBFBF"/>
              <w:right w:val="single" w:sz="4" w:space="0" w:color="BFBFBF"/>
            </w:tcBorders>
          </w:tcPr>
          <w:p w14:paraId="33C26E1E"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sz w:val="19"/>
                <w:szCs w:val="19"/>
              </w:rPr>
              <w:t>本社</w:t>
            </w:r>
          </w:p>
        </w:tc>
        <w:tc>
          <w:tcPr>
            <w:tcW w:w="1984" w:type="dxa"/>
            <w:tcBorders>
              <w:top w:val="single" w:sz="4" w:space="0" w:color="BFBFBF"/>
              <w:left w:val="single" w:sz="4" w:space="0" w:color="BFBFBF"/>
              <w:bottom w:val="single" w:sz="4" w:space="0" w:color="BFBFBF"/>
              <w:right w:val="single" w:sz="4" w:space="0" w:color="BFBFBF"/>
            </w:tcBorders>
          </w:tcPr>
          <w:p w14:paraId="4507455F"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sz w:val="19"/>
                <w:szCs w:val="19"/>
              </w:rPr>
              <w:t>03-6416-9370</w:t>
            </w:r>
          </w:p>
        </w:tc>
        <w:tc>
          <w:tcPr>
            <w:tcW w:w="3970" w:type="dxa"/>
            <w:tcBorders>
              <w:top w:val="single" w:sz="4" w:space="0" w:color="BFBFBF"/>
              <w:left w:val="single" w:sz="4" w:space="0" w:color="BFBFBF"/>
              <w:bottom w:val="single" w:sz="4" w:space="0" w:color="BFBFBF"/>
              <w:right w:val="single" w:sz="4" w:space="0" w:color="BFBFBF"/>
            </w:tcBorders>
          </w:tcPr>
          <w:p w14:paraId="42FD2A7F"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sz w:val="19"/>
                <w:szCs w:val="19"/>
              </w:rPr>
              <w:t>nakano@wine-bank.co.jp</w:t>
            </w:r>
          </w:p>
        </w:tc>
      </w:tr>
      <w:tr w:rsidR="001E3D11" w14:paraId="5F6B8C8F" w14:textId="77777777">
        <w:trPr>
          <w:cantSplit/>
        </w:trPr>
        <w:tc>
          <w:tcPr>
            <w:tcW w:w="1499" w:type="dxa"/>
            <w:tcBorders>
              <w:top w:val="single" w:sz="4" w:space="0" w:color="BFBFBF"/>
              <w:left w:val="single" w:sz="4" w:space="0" w:color="BFBFBF"/>
              <w:bottom w:val="single" w:sz="4" w:space="0" w:color="BFBFBF"/>
              <w:right w:val="single" w:sz="4" w:space="0" w:color="BFBFBF"/>
            </w:tcBorders>
          </w:tcPr>
          <w:p w14:paraId="0A5943F3"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sz w:val="19"/>
                <w:szCs w:val="19"/>
              </w:rPr>
              <w:t>疋田　一久</w:t>
            </w:r>
          </w:p>
        </w:tc>
        <w:tc>
          <w:tcPr>
            <w:tcW w:w="1330" w:type="dxa"/>
            <w:tcBorders>
              <w:top w:val="single" w:sz="4" w:space="0" w:color="BFBFBF"/>
              <w:left w:val="single" w:sz="4" w:space="0" w:color="BFBFBF"/>
              <w:bottom w:val="single" w:sz="4" w:space="0" w:color="BFBFBF"/>
              <w:right w:val="single" w:sz="4" w:space="0" w:color="BFBFBF"/>
            </w:tcBorders>
          </w:tcPr>
          <w:p w14:paraId="1D9078E0"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color w:val="595959"/>
                <w:sz w:val="19"/>
                <w:szCs w:val="19"/>
              </w:rPr>
              <w:t>取締役</w:t>
            </w:r>
          </w:p>
        </w:tc>
        <w:tc>
          <w:tcPr>
            <w:tcW w:w="1135" w:type="dxa"/>
            <w:tcBorders>
              <w:top w:val="single" w:sz="4" w:space="0" w:color="BFBFBF"/>
              <w:left w:val="single" w:sz="4" w:space="0" w:color="BFBFBF"/>
              <w:bottom w:val="single" w:sz="4" w:space="0" w:color="BFBFBF"/>
              <w:right w:val="single" w:sz="4" w:space="0" w:color="BFBFBF"/>
            </w:tcBorders>
          </w:tcPr>
          <w:p w14:paraId="4A79FAAC"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sz w:val="19"/>
                <w:szCs w:val="19"/>
              </w:rPr>
              <w:t>本社</w:t>
            </w:r>
          </w:p>
        </w:tc>
        <w:tc>
          <w:tcPr>
            <w:tcW w:w="1984" w:type="dxa"/>
            <w:tcBorders>
              <w:top w:val="single" w:sz="4" w:space="0" w:color="BFBFBF"/>
              <w:left w:val="single" w:sz="4" w:space="0" w:color="BFBFBF"/>
              <w:bottom w:val="single" w:sz="4" w:space="0" w:color="BFBFBF"/>
              <w:right w:val="single" w:sz="4" w:space="0" w:color="BFBFBF"/>
            </w:tcBorders>
          </w:tcPr>
          <w:p w14:paraId="44927565"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sz w:val="19"/>
                <w:szCs w:val="19"/>
              </w:rPr>
              <w:t>03-6416-9370</w:t>
            </w:r>
          </w:p>
        </w:tc>
        <w:tc>
          <w:tcPr>
            <w:tcW w:w="3970" w:type="dxa"/>
            <w:tcBorders>
              <w:top w:val="single" w:sz="4" w:space="0" w:color="BFBFBF"/>
              <w:left w:val="single" w:sz="4" w:space="0" w:color="BFBFBF"/>
              <w:bottom w:val="single" w:sz="4" w:space="0" w:color="BFBFBF"/>
              <w:right w:val="single" w:sz="4" w:space="0" w:color="BFBFBF"/>
            </w:tcBorders>
          </w:tcPr>
          <w:p w14:paraId="41AE8686"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sz w:val="19"/>
                <w:szCs w:val="19"/>
              </w:rPr>
              <w:t>kazuhisa-hikita@wine-bank.co.jp</w:t>
            </w:r>
          </w:p>
        </w:tc>
      </w:tr>
    </w:tbl>
    <w:p w14:paraId="3BFC2789" w14:textId="77777777" w:rsidR="001E3D11" w:rsidRDefault="001E3D11">
      <w:pPr>
        <w:spacing w:after="120"/>
        <w:rPr>
          <w:rFonts w:ascii="BIZ UDPゴシック" w:eastAsia="BIZ UDPゴシック" w:hAnsi="BIZ UDPゴシック"/>
        </w:rPr>
      </w:pPr>
    </w:p>
    <w:p w14:paraId="53858796" w14:textId="77777777" w:rsidR="001E3D11" w:rsidRDefault="00ED3457">
      <w:pPr>
        <w:spacing w:before="200" w:after="100" w:line="300" w:lineRule="auto"/>
        <w:rPr>
          <w:rFonts w:ascii="BIZ UDPゴシック" w:eastAsia="BIZ UDPゴシック" w:hAnsi="BIZ UDPゴシック"/>
        </w:rPr>
      </w:pPr>
      <w:r>
        <w:rPr>
          <w:rFonts w:ascii="BIZ UDPゴシック" w:eastAsia="BIZ UDPゴシック" w:hAnsi="BIZ UDPゴシック"/>
          <w:b/>
          <w:bCs/>
        </w:rPr>
        <w:t xml:space="preserve">(2) 起用を予定している外部専門家</w:t>
      </w:r>
    </w:p>
    <w:tbl>
      <w:tblPr>
        <w:tblW w:w="9200" w:type="dxa"/>
        <w:tblLayout w:type="fixed"/>
        <w:tblCellMar>
          <w:top w:w="70" w:type="dxa"/>
          <w:left w:w="110" w:type="dxa"/>
          <w:bottom w:w="70" w:type="dxa"/>
          <w:right w:w="110" w:type="dxa"/>
        </w:tblCellMar>
        <w:tblLook w:val="0000" w:firstRow="0" w:lastRow="0" w:firstColumn="0" w:lastColumn="0" w:noHBand="0" w:noVBand="0"/>
      </w:tblPr>
      <w:tblGrid>
        <w:gridCol w:w="2200"/>
        <w:gridCol w:w="2600"/>
        <w:gridCol w:w="2201"/>
        <w:gridCol w:w="2199"/>
      </w:tblGrid>
      <w:tr w:rsidR="001E3D11" w14:paraId="7E862EB1" w14:textId="77777777">
        <w:trPr>
          <w:cantSplit/>
        </w:trPr>
        <w:tc>
          <w:tcPr>
            <w:tcW w:w="2199" w:type="dxa"/>
            <w:tcBorders>
              <w:top w:val="single" w:sz="4" w:space="0" w:color="BFBFBF"/>
              <w:left w:val="single" w:sz="4" w:space="0" w:color="BFBFBF"/>
              <w:bottom w:val="single" w:sz="4" w:space="0" w:color="BFBFBF"/>
              <w:right w:val="single" w:sz="4" w:space="0" w:color="BFBFBF"/>
            </w:tcBorders>
            <w:shd w:val="clear" w:color="auto" w:fill="F2F2F2"/>
          </w:tcPr>
          <w:p w14:paraId="44AF7702"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b/>
                <w:bCs/>
                <w:sz w:val="20"/>
                <w:szCs w:val="20"/>
              </w:rPr>
              <w:t>区分</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Pr>
          <w:p w14:paraId="1A7568B0"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b/>
                <w:bCs/>
                <w:sz w:val="20"/>
                <w:szCs w:val="20"/>
              </w:rPr>
              <w:t>事務所名</w:t>
            </w:r>
          </w:p>
        </w:tc>
        <w:tc>
          <w:tcPr>
            <w:tcW w:w="2201" w:type="dxa"/>
            <w:tcBorders>
              <w:top w:val="single" w:sz="4" w:space="0" w:color="BFBFBF"/>
              <w:left w:val="single" w:sz="4" w:space="0" w:color="BFBFBF"/>
              <w:bottom w:val="single" w:sz="4" w:space="0" w:color="BFBFBF"/>
              <w:right w:val="single" w:sz="4" w:space="0" w:color="BFBFBF"/>
            </w:tcBorders>
            <w:shd w:val="clear" w:color="auto" w:fill="F2F2F2"/>
          </w:tcPr>
          <w:p w14:paraId="253DDD10"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b/>
                <w:bCs/>
                <w:sz w:val="20"/>
                <w:szCs w:val="20"/>
              </w:rPr>
              <w:t>担当者</w:t>
            </w:r>
          </w:p>
        </w:tc>
        <w:tc>
          <w:tcPr>
            <w:tcW w:w="2199" w:type="dxa"/>
            <w:tcBorders>
              <w:top w:val="single" w:sz="4" w:space="0" w:color="BFBFBF"/>
              <w:left w:val="single" w:sz="4" w:space="0" w:color="BFBFBF"/>
              <w:bottom w:val="single" w:sz="4" w:space="0" w:color="BFBFBF"/>
              <w:right w:val="single" w:sz="4" w:space="0" w:color="BFBFBF"/>
            </w:tcBorders>
            <w:shd w:val="clear" w:color="auto" w:fill="F2F2F2"/>
          </w:tcPr>
          <w:p w14:paraId="51568055"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b/>
                <w:bCs/>
                <w:sz w:val="20"/>
                <w:szCs w:val="20"/>
              </w:rPr>
              <w:t>連絡先</w:t>
            </w:r>
          </w:p>
        </w:tc>
      </w:tr>
      <w:tr w:rsidR="001E3D11" w14:paraId="15F0C9B5" w14:textId="77777777">
        <w:trPr>
          <w:cantSplit/>
        </w:trPr>
        <w:tc>
          <w:tcPr>
            <w:tcW w:w="2199" w:type="dxa"/>
            <w:tcBorders>
              <w:top w:val="single" w:sz="4" w:space="0" w:color="BFBFBF"/>
              <w:left w:val="single" w:sz="4" w:space="0" w:color="BFBFBF"/>
              <w:bottom w:val="single" w:sz="4" w:space="0" w:color="BFBFBF"/>
              <w:right w:val="single" w:sz="4" w:space="0" w:color="BFBFBF"/>
            </w:tcBorders>
          </w:tcPr>
          <w:p w14:paraId="7CBA3921"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sz w:val="19"/>
                <w:szCs w:val="19"/>
              </w:rPr>
              <w:t>財務・税務DD</w:t>
            </w:r>
          </w:p>
        </w:tc>
        <w:tc>
          <w:tcPr>
            <w:tcW w:w="2600" w:type="dxa"/>
            <w:tcBorders>
              <w:top w:val="single" w:sz="4" w:space="0" w:color="BFBFBF"/>
              <w:left w:val="single" w:sz="4" w:space="0" w:color="BFBFBF"/>
              <w:bottom w:val="single" w:sz="4" w:space="0" w:color="BFBFBF"/>
              <w:right w:val="single" w:sz="4" w:space="0" w:color="BFBFBF"/>
            </w:tcBorders>
          </w:tcPr>
          <w:p w14:paraId="0F2E9882"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color w:val="595959"/>
                <w:sz w:val="19"/>
                <w:szCs w:val="19"/>
              </w:rPr>
              <w:t>U&amp;I税理士法人</w:t>
            </w:r>
          </w:p>
        </w:tc>
        <w:tc>
          <w:tcPr>
            <w:tcW w:w="2201" w:type="dxa"/>
            <w:tcBorders>
              <w:top w:val="single" w:sz="4" w:space="0" w:color="BFBFBF"/>
              <w:left w:val="single" w:sz="4" w:space="0" w:color="BFBFBF"/>
              <w:bottom w:val="single" w:sz="4" w:space="0" w:color="BFBFBF"/>
              <w:right w:val="single" w:sz="4" w:space="0" w:color="BFBFBF"/>
            </w:tcBorders>
          </w:tcPr>
          <w:p w14:paraId="099D6DE6"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color w:val="595959"/>
                <w:sz w:val="19"/>
                <w:szCs w:val="19"/>
              </w:rPr>
              <w:t>藤村先生</w:t>
            </w:r>
          </w:p>
        </w:tc>
        <w:tc>
          <w:tcPr>
            <w:tcW w:w="2199" w:type="dxa"/>
            <w:tcBorders>
              <w:top w:val="single" w:sz="4" w:space="0" w:color="BFBFBF"/>
              <w:left w:val="single" w:sz="4" w:space="0" w:color="BFBFBF"/>
              <w:bottom w:val="single" w:sz="4" w:space="0" w:color="BFBFBF"/>
              <w:right w:val="single" w:sz="4" w:space="0" w:color="BFBFBF"/>
            </w:tcBorders>
          </w:tcPr>
          <w:p w14:paraId="778DCCA5"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color w:val="595959"/>
                <w:sz w:val="19"/>
                <w:szCs w:val="19"/>
              </w:rPr>
              <w:t>03-5575-8150</w:t>
            </w:r>
          </w:p>
        </w:tc>
      </w:tr>
      <w:tr w:rsidR="001E3D11" w14:paraId="110CD650" w14:textId="77777777">
        <w:trPr>
          <w:cantSplit/>
        </w:trPr>
        <w:tc>
          <w:tcPr>
            <w:tcW w:w="2199" w:type="dxa"/>
            <w:tcBorders>
              <w:top w:val="single" w:sz="4" w:space="0" w:color="BFBFBF"/>
              <w:left w:val="single" w:sz="4" w:space="0" w:color="BFBFBF"/>
              <w:bottom w:val="single" w:sz="4" w:space="0" w:color="BFBFBF"/>
              <w:right w:val="single" w:sz="4" w:space="0" w:color="BFBFBF"/>
            </w:tcBorders>
          </w:tcPr>
          <w:p w14:paraId="5176F0A8"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sz w:val="19"/>
                <w:szCs w:val="19"/>
              </w:rPr>
              <w:t>法務DD</w:t>
            </w:r>
          </w:p>
        </w:tc>
        <w:tc>
          <w:tcPr>
            <w:tcW w:w="2600" w:type="dxa"/>
            <w:tcBorders>
              <w:top w:val="single" w:sz="4" w:space="0" w:color="BFBFBF"/>
              <w:left w:val="single" w:sz="4" w:space="0" w:color="BFBFBF"/>
              <w:bottom w:val="single" w:sz="4" w:space="0" w:color="BFBFBF"/>
              <w:right w:val="single" w:sz="4" w:space="0" w:color="BFBFBF"/>
            </w:tcBorders>
          </w:tcPr>
          <w:p w14:paraId="5AFB36F2"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color w:val="595959"/>
                <w:sz w:val="19"/>
                <w:szCs w:val="19"/>
              </w:rPr>
              <w:t>岩田合同法律事務所</w:t>
            </w:r>
          </w:p>
        </w:tc>
        <w:tc>
          <w:tcPr>
            <w:tcW w:w="2201" w:type="dxa"/>
            <w:tcBorders>
              <w:top w:val="single" w:sz="4" w:space="0" w:color="BFBFBF"/>
              <w:left w:val="single" w:sz="4" w:space="0" w:color="BFBFBF"/>
              <w:bottom w:val="single" w:sz="4" w:space="0" w:color="BFBFBF"/>
              <w:right w:val="single" w:sz="4" w:space="0" w:color="BFBFBF"/>
            </w:tcBorders>
          </w:tcPr>
          <w:p w14:paraId="7277BA8D"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color w:val="595959"/>
                <w:sz w:val="19"/>
                <w:szCs w:val="19"/>
              </w:rPr>
              <w:t>大櫛先生</w:t>
            </w:r>
          </w:p>
        </w:tc>
        <w:tc>
          <w:tcPr>
            <w:tcW w:w="2199" w:type="dxa"/>
            <w:tcBorders>
              <w:top w:val="single" w:sz="4" w:space="0" w:color="BFBFBF"/>
              <w:left w:val="single" w:sz="4" w:space="0" w:color="BFBFBF"/>
              <w:bottom w:val="single" w:sz="4" w:space="0" w:color="BFBFBF"/>
              <w:right w:val="single" w:sz="4" w:space="0" w:color="BFBFBF"/>
            </w:tcBorders>
          </w:tcPr>
          <w:p w14:paraId="763CAEDA"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color w:val="595959"/>
                <w:sz w:val="19"/>
                <w:szCs w:val="19"/>
              </w:rPr>
              <w:t>03-3214-6228</w:t>
            </w:r>
          </w:p>
        </w:tc>
      </w:tr>
    </w:tbl>
    <w:p w14:paraId="34866AF1" w14:textId="77777777" w:rsidR="001E3D11" w:rsidRDefault="00ED3457">
      <w:pPr>
        <w:spacing w:after="120" w:line="300" w:lineRule="auto"/>
        <w:rPr>
          <w:rFonts w:ascii="BIZ UDPゴシック" w:eastAsia="BIZ UDPゴシック" w:hAnsi="BIZ UDPゴシック"/>
        </w:rPr>
      </w:pPr>
      <w:r>
        <w:rPr>
          <w:rFonts w:ascii="BIZ UDPゴシック" w:eastAsia="BIZ UDPゴシック" w:hAnsi="BIZ UDPゴシック"/>
          <w:color w:val="595959"/>
          <w:sz w:val="19"/>
          <w:szCs w:val="19"/>
        </w:rPr>
        <w:t xml:space="preserve">※　外部専門家につきましては、貴社アドバイザーと独立の事務所を選定しております。</w:t>
      </w:r>
    </w:p>
    <w:p w14:paraId="23C17C04" w14:textId="77777777" w:rsidR="001E3D11" w:rsidRDefault="00ED3457">
      <w:pPr>
        <w:pBdr>
          <w:bottom w:val="single" w:sz="6" w:space="4" w:color="333333"/>
        </w:pBdr>
        <w:spacing w:before="320" w:after="160" w:line="300" w:lineRule="auto"/>
        <w:rPr>
          <w:rFonts w:ascii="BIZ UDPゴシック" w:eastAsia="BIZ UDPゴシック" w:hAnsi="BIZ UDPゴシック"/>
        </w:rPr>
      </w:pPr>
      <w:r>
        <w:rPr>
          <w:rFonts w:ascii="BIZ UDPゴシック" w:eastAsia="BIZ UDPゴシック" w:hAnsi="BIZ UDPゴシック"/>
          <w:b/>
          <w:bCs/>
          <w:sz w:val="22"/>
          <w:szCs w:val="22"/>
        </w:rPr>
        <w:t>13．その他ご提案またはご要望事項</w:t>
      </w:r>
    </w:p>
    <w:p w14:paraId="50BF5E79" w14:textId="77777777" w:rsidR="001E3D11" w:rsidRDefault="00ED3457">
      <w:pPr>
        <w:spacing w:before="200" w:after="100" w:line="300" w:lineRule="auto"/>
        <w:rPr>
          <w:rFonts w:ascii="BIZ UDPゴシック" w:eastAsia="BIZ UDPゴシック" w:hAnsi="BIZ UDPゴシック"/>
        </w:rPr>
      </w:pPr>
      <w:r>
        <w:rPr>
          <w:rFonts w:ascii="BIZ UDPゴシック" w:eastAsia="BIZ UDPゴシック" w:hAnsi="BIZ UDPゴシック"/>
          <w:b/>
          <w:bCs/>
        </w:rPr>
        <w:t xml:space="preserve">(1) 当社の実績 ― 株式会社アピシウスの承継</w:t>
      </w:r>
    </w:p>
    <w:p w14:paraId="58982A90" w14:textId="77777777" w:rsidR="001E3D11" w:rsidRDefault="00ED3457">
      <w:pPr>
        <w:spacing w:after="120" w:line="300" w:lineRule="auto"/>
        <w:rPr>
          <w:rFonts w:ascii="BIZ UDPゴシック" w:eastAsia="BIZ UDPゴシック" w:hAnsi="BIZ UDPゴシック"/>
        </w:rPr>
      </w:pPr>
      <w:r>
        <w:rPr>
          <w:rFonts w:ascii="BIZ UDPゴシック" w:eastAsia="BIZ UDPゴシック" w:hAnsi="BIZ UDPゴシック"/>
        </w:rPr>
        <w:t>当社は、2024年6月に、東京・銀座で創業40年を超えるグランメゾンを運営する株式会社アピシウスを取得いたしました。同社は39年間にわたり赤字が続き、40年目にようやく黒字化したという状況にございました。</w:t>
      </w:r>
    </w:p>
    <w:p w14:paraId="60A5B1A6" w14:textId="77777777" w:rsidR="001E3D11" w:rsidRDefault="00ED3457">
      <w:pPr>
        <w:spacing w:after="100" w:line="300" w:lineRule="auto"/>
        <w:rPr>
          <w:rFonts w:ascii="BIZ UDPゴシック" w:eastAsia="BIZ UDPゴシック" w:hAnsi="BIZ UDPゴシック"/>
        </w:rPr>
      </w:pPr>
      <w:r>
        <w:rPr>
          <w:rFonts w:ascii="BIZ UDPゴシック" w:eastAsia="BIZ UDPゴシック" w:hAnsi="BIZ UDPゴシック"/>
        </w:rPr>
        <w:t>取得から2年が経過した現在、同社の状況は次のとおりです。</w:t>
      </w:r>
    </w:p>
    <w:tbl>
      <w:tblPr>
        <w:tblW w:w="10485" w:type="dxa"/>
        <w:tblLayout w:type="fixed"/>
        <w:tblCellMar>
          <w:top w:w="70" w:type="dxa"/>
          <w:left w:w="110" w:type="dxa"/>
          <w:bottom w:w="70" w:type="dxa"/>
          <w:right w:w="110" w:type="dxa"/>
        </w:tblCellMar>
        <w:tblLook w:val="0000" w:firstRow="0" w:lastRow="0" w:firstColumn="0" w:lastColumn="0" w:noHBand="0" w:noVBand="0"/>
      </w:tblPr>
      <w:tblGrid>
        <w:gridCol w:w="1696"/>
        <w:gridCol w:w="8789"/>
      </w:tblGrid>
      <w:tr w:rsidR="001E3D11" w14:paraId="7123686A" w14:textId="77777777">
        <w:trPr>
          <w:cantSplit/>
        </w:trPr>
        <w:tc>
          <w:tcPr>
            <w:tcW w:w="1696" w:type="dxa"/>
            <w:tcBorders>
              <w:top w:val="single" w:sz="4" w:space="0" w:color="BFBFBF"/>
              <w:left w:val="single" w:sz="4" w:space="0" w:color="BFBFBF"/>
              <w:bottom w:val="single" w:sz="4" w:space="0" w:color="BFBFBF"/>
              <w:right w:val="single" w:sz="4" w:space="0" w:color="BFBFBF"/>
            </w:tcBorders>
            <w:shd w:val="clear" w:color="auto" w:fill="F2F2F2"/>
          </w:tcPr>
          <w:p w14:paraId="4F9D1741"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b/>
                <w:bCs/>
                <w:sz w:val="20"/>
                <w:szCs w:val="20"/>
              </w:rPr>
              <w:t>売上高</w:t>
            </w:r>
          </w:p>
        </w:tc>
        <w:tc>
          <w:tcPr>
            <w:tcW w:w="8788" w:type="dxa"/>
            <w:tcBorders>
              <w:top w:val="single" w:sz="4" w:space="0" w:color="BFBFBF"/>
              <w:left w:val="single" w:sz="4" w:space="0" w:color="BFBFBF"/>
              <w:bottom w:val="single" w:sz="4" w:space="0" w:color="BFBFBF"/>
              <w:right w:val="single" w:sz="4" w:space="0" w:color="BFBFBF"/>
            </w:tcBorders>
          </w:tcPr>
          <w:p w14:paraId="5891EC4F"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sz w:val="20"/>
                <w:szCs w:val="20"/>
              </w:rPr>
              <w:t xml:space="preserve">取得前比 30%増</w:t>
            </w:r>
          </w:p>
        </w:tc>
      </w:tr>
      <w:tr w:rsidR="001E3D11" w14:paraId="7105CF16" w14:textId="77777777">
        <w:trPr>
          <w:cantSplit/>
        </w:trPr>
        <w:tc>
          <w:tcPr>
            <w:tcW w:w="1696" w:type="dxa"/>
            <w:tcBorders>
              <w:top w:val="single" w:sz="4" w:space="0" w:color="BFBFBF"/>
              <w:left w:val="single" w:sz="4" w:space="0" w:color="BFBFBF"/>
              <w:bottom w:val="single" w:sz="4" w:space="0" w:color="BFBFBF"/>
              <w:right w:val="single" w:sz="4" w:space="0" w:color="BFBFBF"/>
            </w:tcBorders>
            <w:shd w:val="clear" w:color="auto" w:fill="F2F2F2"/>
          </w:tcPr>
          <w:p w14:paraId="7669A2EA"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b/>
                <w:bCs/>
                <w:sz w:val="20"/>
                <w:szCs w:val="20"/>
              </w:rPr>
              <w:t>営業利益</w:t>
            </w:r>
          </w:p>
        </w:tc>
        <w:tc>
          <w:tcPr>
            <w:tcW w:w="8788" w:type="dxa"/>
            <w:tcBorders>
              <w:top w:val="single" w:sz="4" w:space="0" w:color="BFBFBF"/>
              <w:left w:val="single" w:sz="4" w:space="0" w:color="BFBFBF"/>
              <w:bottom w:val="single" w:sz="4" w:space="0" w:color="BFBFBF"/>
              <w:right w:val="single" w:sz="4" w:space="0" w:color="BFBFBF"/>
            </w:tcBorders>
          </w:tcPr>
          <w:p w14:paraId="4D9BE750"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sz w:val="20"/>
                <w:szCs w:val="20"/>
              </w:rPr>
              <w:t xml:space="preserve">取得前比 2.5倍超</w:t>
            </w:r>
          </w:p>
        </w:tc>
      </w:tr>
      <w:tr w:rsidR="001E3D11" w14:paraId="74A8608A" w14:textId="77777777">
        <w:trPr>
          <w:cantSplit/>
        </w:trPr>
        <w:tc>
          <w:tcPr>
            <w:tcW w:w="1696" w:type="dxa"/>
            <w:tcBorders>
              <w:top w:val="single" w:sz="4" w:space="0" w:color="BFBFBF"/>
              <w:left w:val="single" w:sz="4" w:space="0" w:color="BFBFBF"/>
              <w:bottom w:val="single" w:sz="4" w:space="0" w:color="BFBFBF"/>
              <w:right w:val="single" w:sz="4" w:space="0" w:color="BFBFBF"/>
            </w:tcBorders>
            <w:shd w:val="clear" w:color="auto" w:fill="F2F2F2"/>
          </w:tcPr>
          <w:p w14:paraId="06E675D5"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b/>
                <w:bCs/>
                <w:sz w:val="20"/>
                <w:szCs w:val="20"/>
              </w:rPr>
              <w:t>幹部メンバー</w:t>
            </w:r>
          </w:p>
        </w:tc>
        <w:tc>
          <w:tcPr>
            <w:tcW w:w="8788" w:type="dxa"/>
            <w:tcBorders>
              <w:top w:val="single" w:sz="4" w:space="0" w:color="BFBFBF"/>
              <w:left w:val="single" w:sz="4" w:space="0" w:color="BFBFBF"/>
              <w:bottom w:val="single" w:sz="4" w:space="0" w:color="BFBFBF"/>
              <w:right w:val="single" w:sz="4" w:space="0" w:color="BFBFBF"/>
            </w:tcBorders>
          </w:tcPr>
          <w:p w14:paraId="52432327"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sz w:val="20"/>
                <w:szCs w:val="20"/>
              </w:rPr>
              <w:t>全員が継続して勤務。経営陣の入替えは行っておりません。</w:t>
            </w:r>
          </w:p>
        </w:tc>
      </w:tr>
      <w:tr w:rsidR="001E3D11" w14:paraId="5F7A51AC" w14:textId="77777777">
        <w:trPr>
          <w:cantSplit/>
        </w:trPr>
        <w:tc>
          <w:tcPr>
            <w:tcW w:w="1696" w:type="dxa"/>
            <w:tcBorders>
              <w:top w:val="single" w:sz="4" w:space="0" w:color="BFBFBF"/>
              <w:left w:val="single" w:sz="4" w:space="0" w:color="BFBFBF"/>
              <w:bottom w:val="single" w:sz="4" w:space="0" w:color="BFBFBF"/>
              <w:right w:val="single" w:sz="4" w:space="0" w:color="BFBFBF"/>
            </w:tcBorders>
            <w:shd w:val="clear" w:color="auto" w:fill="F2F2F2"/>
          </w:tcPr>
          <w:p w14:paraId="7A8C7202"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b/>
                <w:bCs/>
                <w:sz w:val="20"/>
                <w:szCs w:val="20"/>
              </w:rPr>
              <w:t>労働環境</w:t>
            </w:r>
          </w:p>
        </w:tc>
        <w:tc>
          <w:tcPr>
            <w:tcW w:w="8788" w:type="dxa"/>
            <w:tcBorders>
              <w:top w:val="single" w:sz="4" w:space="0" w:color="BFBFBF"/>
              <w:left w:val="single" w:sz="4" w:space="0" w:color="BFBFBF"/>
              <w:bottom w:val="single" w:sz="4" w:space="0" w:color="BFBFBF"/>
              <w:right w:val="single" w:sz="4" w:space="0" w:color="BFBFBF"/>
            </w:tcBorders>
          </w:tcPr>
          <w:p w14:paraId="78FEBBDF"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sz w:val="20"/>
                <w:szCs w:val="20"/>
              </w:rPr>
              <w:t>サービス残業を撤廃。12月の繁忙期を除き、残業そのものが発生しない体制を構築いたしました。</w:t>
            </w:r>
          </w:p>
        </w:tc>
      </w:tr>
      <w:tr w:rsidR="001E3D11" w14:paraId="2FABA973" w14:textId="77777777">
        <w:trPr>
          <w:cantSplit/>
        </w:trPr>
        <w:tc>
          <w:tcPr>
            <w:tcW w:w="1696" w:type="dxa"/>
            <w:tcBorders>
              <w:top w:val="single" w:sz="4" w:space="0" w:color="BFBFBF"/>
              <w:left w:val="single" w:sz="4" w:space="0" w:color="BFBFBF"/>
              <w:bottom w:val="single" w:sz="4" w:space="0" w:color="BFBFBF"/>
              <w:right w:val="single" w:sz="4" w:space="0" w:color="BFBFBF"/>
            </w:tcBorders>
            <w:shd w:val="clear" w:color="auto" w:fill="F2F2F2"/>
          </w:tcPr>
          <w:p w14:paraId="729C1078"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b/>
                <w:bCs/>
                <w:sz w:val="20"/>
                <w:szCs w:val="20"/>
              </w:rPr>
              <w:t>店舗</w:t>
            </w:r>
          </w:p>
        </w:tc>
        <w:tc>
          <w:tcPr>
            <w:tcW w:w="8788" w:type="dxa"/>
            <w:tcBorders>
              <w:top w:val="single" w:sz="4" w:space="0" w:color="BFBFBF"/>
              <w:left w:val="single" w:sz="4" w:space="0" w:color="BFBFBF"/>
              <w:bottom w:val="single" w:sz="4" w:space="0" w:color="BFBFBF"/>
              <w:right w:val="single" w:sz="4" w:space="0" w:color="BFBFBF"/>
            </w:tcBorders>
          </w:tcPr>
          <w:p w14:paraId="6830B564" w14:textId="77777777" w:rsidR="001E3D11" w:rsidRDefault="00ED3457">
            <w:pPr>
              <w:spacing w:line="278" w:lineRule="auto"/>
              <w:rPr>
                <w:rFonts w:ascii="BIZ UDPゴシック" w:eastAsia="BIZ UDPゴシック" w:hAnsi="BIZ UDPゴシック"/>
              </w:rPr>
            </w:pPr>
            <w:r>
              <w:rPr>
                <w:rFonts w:ascii="BIZ UDPゴシック" w:eastAsia="BIZ UDPゴシック" w:hAnsi="BIZ UDPゴシック"/>
                <w:sz w:val="20"/>
                <w:szCs w:val="20"/>
              </w:rPr>
              <w:t>店内の一部改装・修繕を実施。業態および客層は変更しておりません。</w:t>
            </w:r>
          </w:p>
        </w:tc>
      </w:tr>
    </w:tbl>
    <w:p w14:paraId="67907EBC" w14:textId="77777777" w:rsidR="001E3D11" w:rsidRDefault="001E3D11">
      <w:pPr>
        <w:spacing w:after="120"/>
        <w:rPr>
          <w:rFonts w:ascii="BIZ UDPゴシック" w:eastAsia="BIZ UDPゴシック" w:hAnsi="BIZ UDPゴシック"/>
        </w:rPr>
      </w:pPr>
    </w:p>
    <w:p w14:paraId="2D5AE9F5" w14:textId="77777777" w:rsidR="001E3D11" w:rsidRDefault="00ED3457">
      <w:pPr>
        <w:spacing w:after="120" w:line="300" w:lineRule="auto"/>
        <w:rPr>
          <w:rFonts w:ascii="BIZ UDPゴシック" w:eastAsia="BIZ UDPゴシック" w:hAnsi="BIZ UDPゴシック"/>
        </w:rPr>
      </w:pPr>
      <w:r>
        <w:rPr>
          <w:rFonts w:ascii="BIZ UDPゴシック" w:eastAsia="BIZ UDPゴシック" w:hAnsi="BIZ UDPゴシック"/>
        </w:rPr>
        <w:t>当社がこの実績を通じて申し上げたいのは、収益改善の手法ではございません。「グランメゾンは、引き継いでも継続可能」ということです。</w:t>
      </w:r>
    </w:p>
    <w:p w14:paraId="13CE38EB" w14:textId="77777777" w:rsidR="001E3D11" w:rsidRDefault="00ED3457">
      <w:pPr>
        <w:spacing w:after="120" w:line="300" w:lineRule="auto"/>
        <w:rPr>
          <w:rFonts w:ascii="BIZ UDPゴシック" w:eastAsia="BIZ UDPゴシック" w:hAnsi="BIZ UDPゴシック"/>
        </w:rPr>
      </w:pPr>
      <w:r>
        <w:rPr>
          <w:rFonts w:ascii="BIZ UDPゴシック" w:eastAsia="BIZ UDPゴシック" w:hAnsi="BIZ UDPゴシック"/>
        </w:rPr>
        <w:t>レストランの事業承継において、譲渡された側の従業員の方々が抱かれる最大のご不安は、待遇の切下げと人員の入替えであると存じます。当社は、アピシウスにおいて、そのいずれも行わないどころか労働</w:t>
        <w:lastRenderedPageBreak/>
        <w:t>環境をむしろ改善したうえで、業績を大きく伸ばすことができました。対象会社の従業員の皆様に対して、当社はこの実績をもってご説明申し上げることができます。</w:t>
      </w:r>
    </w:p>
    <w:p w14:paraId="696A4BD6" w14:textId="77777777" w:rsidR="001E3D11" w:rsidRDefault="00ED3457">
      <w:pPr>
        <w:spacing w:after="160" w:line="300" w:lineRule="auto"/>
        <w:rPr>
          <w:rFonts w:ascii="BIZ UDPゴシック" w:eastAsia="BIZ UDPゴシック" w:hAnsi="BIZ UDPゴシック"/>
        </w:rPr>
      </w:pPr>
      <w:r>
        <w:rPr>
          <w:rFonts w:ascii="BIZ UDPゴシック" w:eastAsia="BIZ UDPゴシック" w:hAnsi="BIZ UDPゴシック"/>
        </w:rPr>
        <w:t>なお、対象会社は既に高い収益性を実現されており、当社が申し上げているのは再建ではございません。必要なのは適切な承継であり、当社は、グランメゾンを実際に承継した経験を有する買主として本件に臨んでおります。</w:t>
      </w:r>
    </w:p>
    <w:p w14:paraId="2DEC40FC" w14:textId="77777777" w:rsidR="001E3D11" w:rsidRDefault="00ED3457">
      <w:pPr>
        <w:spacing w:before="200" w:after="100" w:line="300" w:lineRule="auto"/>
        <w:rPr>
          <w:rFonts w:ascii="BIZ UDPゴシック" w:eastAsia="BIZ UDPゴシック" w:hAnsi="BIZ UDPゴシック"/>
        </w:rPr>
      </w:pPr>
      <w:r>
        <w:rPr>
          <w:rFonts w:ascii="BIZ UDPゴシック" w:eastAsia="BIZ UDPゴシック" w:hAnsi="BIZ UDPゴシック"/>
          <w:b/>
          <w:bCs/>
        </w:rPr>
        <w:t xml:space="preserve">(2) 労務に関するご説明</w:t>
      </w:r>
    </w:p>
    <w:p w14:paraId="5B85E122" w14:textId="77777777" w:rsidR="001E3D11" w:rsidRDefault="00ED3457">
      <w:pPr>
        <w:spacing w:after="120" w:line="300" w:lineRule="auto"/>
        <w:rPr>
          <w:rFonts w:ascii="BIZ UDPゴシック" w:eastAsia="BIZ UDPゴシック" w:hAnsi="BIZ UDPゴシック"/>
        </w:rPr>
      </w:pPr>
      <w:r>
        <w:rPr>
          <w:rFonts w:ascii="BIZ UDPゴシック" w:eastAsia="BIZ UDPゴシック" w:hAnsi="BIZ UDPゴシック"/>
        </w:rPr>
        <w:t>ご共有いただいた質疑応答において、36協定の運用面で確認を要する事項がある旨、および出退勤の記録が手書きで管理されている旨のご説明を拝見いたしました。</w:t>
      </w:r>
    </w:p>
    <w:p w14:paraId="3A1AAA2C" w14:textId="77777777" w:rsidR="001E3D11" w:rsidRDefault="00ED3457">
      <w:pPr>
        <w:spacing w:after="120" w:line="300" w:lineRule="auto"/>
        <w:rPr>
          <w:rFonts w:ascii="BIZ UDPゴシック" w:eastAsia="BIZ UDPゴシック" w:hAnsi="BIZ UDPゴシック"/>
        </w:rPr>
      </w:pPr>
      <w:r>
        <w:rPr>
          <w:rFonts w:ascii="BIZ UDPゴシック" w:eastAsia="BIZ UDPゴシック" w:hAnsi="BIZ UDPゴシック"/>
        </w:rPr>
        <w:t>当社は、株式会社アピシウスの承継に際して、常態化していたサービス残業を撤廃し、勤怠管理を整備した実績を有しております。飲食業における労務管理の実務を、当社は現に経験しております。</w:t>
      </w:r>
    </w:p>
    <w:p w14:paraId="2BFF2524" w14:textId="77777777" w:rsidR="001E3D11" w:rsidRDefault="00ED3457">
      <w:pPr>
        <w:spacing w:after="100" w:line="300" w:lineRule="auto"/>
        <w:rPr>
          <w:rFonts w:ascii="BIZ UDPゴシック" w:eastAsia="BIZ UDPゴシック" w:hAnsi="BIZ UDPゴシック"/>
        </w:rPr>
      </w:pPr>
      <w:r>
        <w:rPr>
          <w:rFonts w:ascii="BIZ UDPゴシック" w:eastAsia="BIZ UDPゴシック" w:hAnsi="BIZ UDPゴシック"/>
        </w:rPr>
        <w:t>そのうえで、ご開示いただいた賃金台帳（2025年9月〜2026年8月・全社計）および正社員賃金規程を拝見し、次のとおり理解しております。</w:t>
      </w:r>
    </w:p>
    <w:p w14:paraId="764090AB" w14:textId="77777777" w:rsidR="001E3D11" w:rsidRDefault="00ED3457">
      <w:pPr>
        <w:spacing w:after="80" w:line="300" w:lineRule="auto"/>
        <w:ind w:left="440" w:hanging="220"/>
        <w:rPr>
          <w:rFonts w:ascii="BIZ UDPゴシック" w:eastAsia="BIZ UDPゴシック" w:hAnsi="BIZ UDPゴシック"/>
        </w:rPr>
      </w:pPr>
      <w:r>
        <w:rPr>
          <w:rFonts w:ascii="BIZ UDPゴシック" w:eastAsia="BIZ UDPゴシック" w:hAnsi="BIZ UDPゴシック"/>
        </w:rPr>
        <w:t>・固定残業手当の年額は1,234万円である一方、同期間の時間外労働は全社で417時間です。1人あたりに引き直すと月1.7時間であり、固定残業手当が実際の時間外労働を大きく上回っています。</w:t>
      </w:r>
    </w:p>
    <w:p w14:paraId="25FAF1F9" w14:textId="77777777" w:rsidR="001E3D11" w:rsidRDefault="00ED3457">
      <w:pPr>
        <w:spacing w:after="80" w:line="300" w:lineRule="auto"/>
        <w:ind w:left="440" w:hanging="220"/>
        <w:rPr>
          <w:rFonts w:ascii="BIZ UDPゴシック" w:eastAsia="BIZ UDPゴシック" w:hAnsi="BIZ UDPゴシック"/>
        </w:rPr>
      </w:pPr>
      <w:r>
        <w:rPr>
          <w:rFonts w:ascii="BIZ UDPゴシック" w:eastAsia="BIZ UDPゴシック" w:hAnsi="BIZ UDPゴシック"/>
        </w:rPr>
        <w:t>・1日あたりの就労時間は7.97時間、1人あたりの年間出勤日数は194日です。高価格帯のフランス料理店として、極めて良好な水準です。</w:t>
      </w:r>
    </w:p>
    <w:p w14:paraId="2721AF0E" w14:textId="77777777" w:rsidR="001E3D11" w:rsidRDefault="00ED3457">
      <w:pPr>
        <w:spacing w:after="80" w:line="300" w:lineRule="auto"/>
        <w:ind w:left="440" w:hanging="220"/>
        <w:rPr>
          <w:rFonts w:ascii="BIZ UDPゴシック" w:eastAsia="BIZ UDPゴシック" w:hAnsi="BIZ UDPゴシック"/>
        </w:rPr>
      </w:pPr>
      <w:r>
        <w:rPr>
          <w:rFonts w:ascii="BIZ UDPゴシック" w:eastAsia="BIZ UDPゴシック" w:hAnsi="BIZ UDPゴシック"/>
        </w:rPr>
        <w:t>・正社員賃金規程第9条には、固定残業時間を超過した場合に差額を支払う旨（第4項）および固定残業に含まれる時間外は45時間以内とする旨（第5項）が明記されており、固定残業手当の設計は適正であると理解しております。</w:t>
      </w:r>
    </w:p>
    <w:p w14:paraId="52457E82" w14:textId="77777777" w:rsidR="001E3D11" w:rsidRDefault="001E3D11">
      <w:pPr>
        <w:spacing w:after="60"/>
        <w:rPr>
          <w:rFonts w:ascii="BIZ UDPゴシック" w:eastAsia="BIZ UDPゴシック" w:hAnsi="BIZ UDPゴシック"/>
        </w:rPr>
      </w:pPr>
    </w:p>
    <w:p w14:paraId="4F131392" w14:textId="77777777" w:rsidR="001E3D11" w:rsidRDefault="00ED3457">
      <w:pPr>
        <w:spacing w:after="120" w:line="300" w:lineRule="auto"/>
        <w:rPr>
          <w:rFonts w:ascii="BIZ UDPゴシック" w:eastAsia="BIZ UDPゴシック" w:hAnsi="BIZ UDPゴシック"/>
        </w:rPr>
      </w:pPr>
      <w:r>
        <w:rPr>
          <w:rFonts w:ascii="BIZ UDPゴシック" w:eastAsia="BIZ UDPゴシック" w:hAnsi="BIZ UDPゴシック"/>
        </w:rPr>
        <w:t>仮に、個別の労働契約書における固定残業時間数の記載が不十分であるなどの理由により、固定残業手当の全部が無効と判断された場合であっても、既払額を充当しない前提で試算した未払残業代は年80万円程度、3年遡及で240万円程度にとどまります。譲受価額に対する影響は0.1%未満です。</w:t>
      </w:r>
    </w:p>
    <w:p w14:paraId="29E2B9C8" w14:textId="77777777" w:rsidR="001E3D11" w:rsidRDefault="00ED3457">
      <w:pPr>
        <w:spacing w:after="120" w:line="300" w:lineRule="auto"/>
        <w:rPr>
          <w:rFonts w:ascii="BIZ UDPゴシック" w:eastAsia="BIZ UDPゴシック" w:hAnsi="BIZ UDPゴシック"/>
        </w:rPr>
      </w:pPr>
      <w:commentRangeStart w:id="256"/>
      <w:r>
        <w:rPr>
          <w:rFonts w:ascii="BIZ UDPゴシック" w:eastAsia="BIZ UDPゴシック" w:hAnsi="BIZ UDPゴシック"/>
        </w:rPr>
        <w:t>つきましては、DDにおいて確認のうえ、是正を要する事項が判明した場合には、当社の負担と責任において整備いたします。</w:t>
      </w:r>
      <w:del w:id="257" w:author="Claude" w:date="2026-09-28T12:00:00Z">
        <w:r>
          <w:rPr>
            <w:rFonts w:ascii="BIZ UDPゴシック" w:eastAsia="BIZ UDPゴシック" w:hAnsi="BIZ UDPゴシック"/>
          </w:rPr>
          <w:delText>当該事項をもって譲受価額の減額を求めることは想定しておりません。</w:delText>
        </w:r>
      </w:del>
      <w:ins w:id="258" w:author="Claude" w:date="2026-09-28T12:00:00Z">
        <w:r>
          <w:rPr>
            <w:rFonts w:ascii="BIZ UDPゴシック" w:eastAsia="BIZ UDPゴシック" w:hAnsi="BIZ UDPゴシック"/>
          </w:rPr>
          <w:t>現時点で把握している範囲においては、当該事項をもって譲受価額の減額を求めることは想定しておりません。</w:t>
        </w:r>
      </w:ins>
      <w:r>
        <w:rPr>
          <w:rFonts w:ascii="BIZ UDPゴシック" w:eastAsia="BIZ UDPゴシック" w:hAnsi="BIZ UDPゴシック"/>
        </w:rPr>
        <w:t>従業員の皆様の待遇を切り下げる形での是正も行いません。</w:t>
      </w:r>
      <w:commentRangeEnd w:id="256"/>
      <w:r>
        <w:rPr>
          <w:rStyle w:val="ac"/>
          <w:rFonts w:ascii="BIZ UDPゴシック" w:eastAsia="BIZ UDPゴシック" w:hAnsi="BIZ UDPゴシック"/>
          <w:sz w:val="21"/>
          <w:szCs w:val="21"/>
        </w:rPr>
        <w:commentReference w:id="256"/>
      </w:r>
    </w:p>
    <w:p w14:paraId="1FE5B6A8" w14:textId="77777777" w:rsidR="001E3D11" w:rsidRDefault="00ED3457">
      <w:pPr>
        <w:spacing w:after="160" w:line="300" w:lineRule="auto"/>
        <w:rPr>
          <w:rFonts w:ascii="BIZ UDPゴシック" w:eastAsia="BIZ UDPゴシック" w:hAnsi="BIZ UDPゴシック"/>
        </w:rPr>
      </w:pPr>
      <w:r>
        <w:rPr>
          <w:rFonts w:ascii="BIZ UDPゴシック" w:eastAsia="BIZ UDPゴシック" w:hAnsi="BIZ UDPゴシック"/>
        </w:rPr>
        <w:t>36協定の運用および勤怠記録の方法につきましては、労働時間の適正な把握という観点から整備の余地があるものと拝察いたしますが、これは対象会社の価値を損なう事象ではなく、承継後に当社が担うべき実務であると考えております。</w:t>
      </w:r>
    </w:p>
    <w:p w14:paraId="4A9D1DAD" w14:textId="77777777" w:rsidR="001E3D11" w:rsidRDefault="00ED3457">
      <w:pPr>
        <w:spacing w:before="200" w:after="100" w:line="300" w:lineRule="auto"/>
        <w:rPr>
          <w:rFonts w:ascii="BIZ UDPゴシック" w:eastAsia="BIZ UDPゴシック" w:hAnsi="BIZ UDPゴシック"/>
        </w:rPr>
      </w:pPr>
      <w:r>
        <w:rPr>
          <w:rFonts w:ascii="BIZ UDPゴシック" w:eastAsia="BIZ UDPゴシック" w:hAnsi="BIZ UDPゴシック"/>
          <w:b/>
          <w:bCs/>
        </w:rPr>
        <w:t xml:space="preserve">(3) 当社をご選定いただきたい理由</w:t>
      </w:r>
    </w:p>
    <w:p w14:paraId="08885D1A" w14:textId="77777777" w:rsidR="001E3D11" w:rsidRDefault="00ED3457">
      <w:pPr>
        <w:spacing w:after="120" w:line="300" w:lineRule="auto"/>
        <w:rPr>
          <w:rFonts w:ascii="BIZ UDPゴシック" w:eastAsia="BIZ UDPゴシック" w:hAnsi="BIZ UDPゴシック"/>
        </w:rPr>
      </w:pPr>
      <w:r>
        <w:rPr>
          <w:rFonts w:ascii="BIZ UDPゴシック" w:eastAsia="BIZ UDPゴシック" w:hAnsi="BIZ UDPゴシック"/>
        </w:rPr>
        <w:t>本件における最大の論点は、価格もさることながら後継であると当社は考えております。面談において、3〜4年後に後任となる方が現時点ではいらっしゃらないこと、リーダーには料理の技術とは異なる能力が必要であること、選択肢を多く持ったうえで最も能力の高い方を選びたいとお考えであることを伺いました。</w:t>
      </w:r>
    </w:p>
    <w:p w14:paraId="72686D75" w14:textId="77777777" w:rsidR="001E3D11" w:rsidRDefault="00ED3457">
      <w:pPr>
        <w:spacing w:after="120" w:line="300" w:lineRule="auto"/>
        <w:rPr>
          <w:rFonts w:ascii="BIZ UDPゴシック" w:eastAsia="BIZ UDPゴシック" w:hAnsi="BIZ UDPゴシック"/>
        </w:rPr>
      </w:pPr>
      <w:r>
        <w:rPr>
          <w:rFonts w:ascii="BIZ UDPゴシック" w:eastAsia="BIZ UDPゴシック" w:hAnsi="BIZ UDPゴシック"/>
        </w:rPr>
        <w:t>本件には、当社のほかにも候補となる方々がいらっしゃると伺っております。投資を本業とする資本は、</w:t>
        <w:lastRenderedPageBreak/>
        <w:t>定められた期間のなかで価値を高め、次の買い手へ引き継ぐことを使命としております。多店舗を展開する事業会社は、規模と効率によって価値を生み出すことを得意としております。いずれも、それぞれの領域においては正しい考え方です。しかし、岸田様が20年をかけて築かれたものは、期限を切って磨き上げるものでも、規模によって広げるものでもないと、当社は考えております。</w:t>
      </w:r>
    </w:p>
    <w:p w14:paraId="2B3C187E" w14:textId="77777777" w:rsidR="001E3D11" w:rsidRDefault="00ED3457">
      <w:pPr>
        <w:spacing w:after="120" w:line="300" w:lineRule="auto"/>
        <w:rPr>
          <w:rFonts w:ascii="BIZ UDPゴシック" w:eastAsia="BIZ UDPゴシック" w:hAnsi="BIZ UDPゴシック"/>
        </w:rPr>
      </w:pPr>
      <w:r>
        <w:rPr>
          <w:rFonts w:ascii="BIZ UDPゴシック" w:eastAsia="BIZ UDPゴシック" w:hAnsi="BIZ UDPゴシック"/>
        </w:rPr>
        <w:t>これは、価格の多寡によって解決される性質の課題ではございません。必要なのは、3年という限られた期間のなかで、候補者を探し、打診し、迎え入れる実務を担える買主です。当社は、グランメゾンを現に運営し、料理人の方々のネットワークを実務として有しております。面談の場で申し上げたとおり、この探索を岸田様とご一緒に行わせていただきたく存じます。</w:t>
      </w:r>
    </w:p>
    <w:p w14:paraId="3B845E55" w14:textId="77777777" w:rsidR="001E3D11" w:rsidRDefault="00ED3457">
      <w:pPr>
        <w:spacing w:after="120" w:line="300" w:lineRule="auto"/>
        <w:rPr>
          <w:rFonts w:ascii="BIZ UDPゴシック" w:eastAsia="BIZ UDPゴシック" w:hAnsi="BIZ UDPゴシック"/>
        </w:rPr>
      </w:pPr>
      <w:r>
        <w:rPr>
          <w:rFonts w:ascii="BIZ UDPゴシック" w:eastAsia="BIZ UDPゴシック" w:hAnsi="BIZ UDPゴシック"/>
        </w:rPr>
        <w:t>あわせて、当社はワインを本業とする事業者として、対象会社が19年をかけて築いてこられた仕入先との関係の価値を正しく理解しております。これを損なうことなく維持し、必要に応じて補完する立場にあります。</w:t>
      </w:r>
    </w:p>
    <w:p w14:paraId="6023C46F" w14:textId="77777777" w:rsidR="001E3D11" w:rsidRDefault="00ED3457">
      <w:pPr>
        <w:spacing w:after="160" w:line="300" w:lineRule="auto"/>
        <w:rPr>
          <w:rFonts w:ascii="BIZ UDPゴシック" w:eastAsia="BIZ UDPゴシック" w:hAnsi="BIZ UDPゴシック"/>
        </w:rPr>
      </w:pPr>
      <w:r>
        <w:rPr>
          <w:rFonts w:ascii="BIZ UDPゴシック" w:eastAsia="BIZ UDPゴシック" w:hAnsi="BIZ UDPゴシック"/>
        </w:rPr>
        <w:t>当社は、対象会社を短期的な収益機会として取得するものではありません。三つ星を維持し、岸田様が築かれたものを次の世代へ引き継ぐことを、本件の目的そのものとして位置づけております。当社は、対象会社の所有者である以上に、期限のない預かり手でありたいと考えております。</w:t>
      </w:r>
    </w:p>
    <w:p w14:paraId="5733C332" w14:textId="77777777" w:rsidR="001E3D11" w:rsidRDefault="00ED3457">
      <w:pPr>
        <w:spacing w:before="200" w:after="100" w:line="300" w:lineRule="auto"/>
        <w:rPr>
          <w:rFonts w:ascii="BIZ UDPゴシック" w:eastAsia="BIZ UDPゴシック" w:hAnsi="BIZ UDPゴシック"/>
        </w:rPr>
      </w:pPr>
      <w:r>
        <w:rPr>
          <w:rFonts w:ascii="BIZ UDPゴシック" w:eastAsia="BIZ UDPゴシック" w:hAnsi="BIZ UDPゴシック"/>
          <w:b/>
          <w:bCs/>
        </w:rPr>
        <w:t xml:space="preserve">(4) ご要望事項</w:t>
      </w:r>
    </w:p>
    <w:p w14:paraId="77D42C14" w14:textId="77777777" w:rsidR="001E3D11" w:rsidRDefault="00ED3457">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 xml:space="preserve">① 本ご案内Ⅳ-5に関し、本書8項に記載のとおり、資金調達に係る協議についての書面によるご承諾を賜りたくお願い申し上げます。</w:t>
      </w:r>
    </w:p>
    <w:p w14:paraId="21ABF015" w14:textId="77777777" w:rsidR="001E3D11" w:rsidRDefault="00ED3457">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② DDの過程において、主要仕入先との取引条件、店舗賃貸借契約、および誘致案件に関する資料をご開示いただきたく存じます。</w:t>
      </w:r>
    </w:p>
    <w:p w14:paraId="5C260FFF" w14:textId="77777777" w:rsidR="001E3D11" w:rsidRDefault="00ED3457">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 xml:space="preserve">③ 本書3項(4)に記載の事前協議の枠組みにつき、ご了解を賜りたくお願い申し上げます。</w:t>
      </w:r>
    </w:p>
    <w:p w14:paraId="3B409695" w14:textId="77777777" w:rsidR="001E3D11" w:rsidRDefault="00ED3457">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 xml:space="preserve">④ 当社がDDに進む場合には、一定期間の独占交渉権を賜りたくお願い申し上げます。当社の検討体制および費用負担に鑑み、ご高配を賜れますと幸いです。</w:t>
      </w:r>
    </w:p>
    <w:p w14:paraId="37DDB004" w14:textId="77777777" w:rsidR="001E3D11" w:rsidRDefault="00ED3457">
      <w:pPr>
        <w:spacing w:before="200" w:after="100" w:line="300" w:lineRule="auto"/>
        <w:rPr>
          <w:rFonts w:ascii="BIZ UDPゴシック" w:eastAsia="BIZ UDPゴシック" w:hAnsi="BIZ UDPゴシック"/>
        </w:rPr>
      </w:pPr>
      <w:r>
        <w:rPr>
          <w:rFonts w:ascii="BIZ UDPゴシック" w:eastAsia="BIZ UDPゴシック" w:hAnsi="BIZ UDPゴシック"/>
          <w:b/>
          <w:bCs/>
        </w:rPr>
        <w:t xml:space="preserve">(5) 本書の位置づけ</w:t>
      </w:r>
    </w:p>
    <w:p w14:paraId="4EB653C8" w14:textId="77777777" w:rsidR="001E3D11" w:rsidRDefault="00ED3457">
      <w:pPr>
        <w:spacing w:after="160" w:line="300" w:lineRule="auto"/>
        <w:rPr>
          <w:rFonts w:ascii="BIZ UDPゴシック" w:eastAsia="BIZ UDPゴシック" w:hAnsi="BIZ UDPゴシック"/>
        </w:rPr>
      </w:pPr>
      <w:r>
        <w:rPr>
          <w:rFonts w:ascii="BIZ UDPゴシック" w:eastAsia="BIZ UDPゴシック" w:hAnsi="BIZ UDPゴシック"/>
        </w:rPr>
        <w:t>本書は、本ご案内Ⅰに定めるとおり法的拘束力を有しません。本書に記載した内容は、本書提出時点において当社が入手可能な情報および2026年9月22日の面談において賜ったご説明に基づく現時点の意向であり、DDの結果および当社の社内手続を経て変更される可能性がございます。もっとも、当社は合理的な理由なく本書の内容を一方的に撤回することはいたしません。</w:t>
      </w:r>
    </w:p>
    <w:p w14:paraId="43B900B0" w14:textId="77777777" w:rsidR="001E3D11" w:rsidRDefault="00ED3457">
      <w:pPr>
        <w:spacing w:after="160" w:line="300" w:lineRule="auto"/>
        <w:rPr>
          <w:ins w:id="259" w:author="Claude" w:date="2026-09-28T12:00:00Z"/>
          <w:rFonts w:ascii="BIZ UDPゴシック" w:eastAsia="BIZ UDPゴシック" w:hAnsi="BIZ UDPゴシック"/>
        </w:rPr>
      </w:pPr>
      <w:ins w:id="260" w:author="Claude" w:date="2026-09-28T12:00:00Z">
        <w:r>
          <w:rPr>
            <w:rFonts w:ascii="BIZ UDPゴシック" w:eastAsia="BIZ UDPゴシック" w:hAnsi="BIZ UDPゴシック"/>
          </w:rPr>
          <w:t>また、本書に記載した運営方針、成長施策およびその時期は、現時点での当社の構想をお示ししたものです。具体的な内容は、岸田様と協議のうえ、最終契約およびその後の運営の中で決定させていただきます。</w:t>
        </w:r>
      </w:ins>
    </w:p>
    <w:p w14:paraId="2B5C4265" w14:textId="77777777" w:rsidR="001E3D11" w:rsidRDefault="00ED3457">
      <w:pPr>
        <w:spacing w:after="200" w:line="300" w:lineRule="auto"/>
        <w:rPr>
          <w:rFonts w:ascii="BIZ UDPゴシック" w:eastAsia="BIZ UDPゴシック" w:hAnsi="BIZ UDPゴシック"/>
        </w:rPr>
      </w:pPr>
      <w:r>
        <w:rPr>
          <w:rFonts w:ascii="BIZ UDPゴシック" w:eastAsia="BIZ UDPゴシック" w:hAnsi="BIZ UDPゴシック"/>
        </w:rPr>
        <w:t>末筆ながら、岸田様におかれましては、面談の場で事業の詳細から人材育成のお考えに至るまで、率直にご説明を賜りましたことに、改めて御礼申し上げます。当社は、対象会社が次の20年も日本の頂点にあり続けることを願い、本件に臨んでおります。何卒ご検討のほど、よろしくお願い申し上げます。</w:t>
      </w:r>
    </w:p>
    <w:p w14:paraId="0D6BEA19" w14:textId="77777777" w:rsidR="001E3D11" w:rsidRDefault="00ED3457">
      <w:pPr>
        <w:keepNext/>
        <w:spacing w:after="160" w:line="300" w:lineRule="auto"/>
        <w:jc w:val="right"/>
        <w:rPr>
          <w:rFonts w:ascii="BIZ UDPゴシック" w:eastAsia="BIZ UDPゴシック" w:hAnsi="BIZ UDPゴシック"/>
        </w:rPr>
      </w:pPr>
      <w:r>
        <w:rPr>
          <w:rFonts w:ascii="BIZ UDPゴシック" w:eastAsia="BIZ UDPゴシック" w:hAnsi="BIZ UDPゴシック"/>
        </w:rPr>
        <w:lastRenderedPageBreak/>
        <w:t>以　上</w:t>
      </w:r>
    </w:p>
    <w:p w14:paraId="0000668D" w14:textId="77777777" w:rsidR="001E3D11" w:rsidRDefault="00ED3457">
      <w:pPr>
        <w:keepNext/>
        <w:spacing w:after="120" w:line="300" w:lineRule="auto"/>
        <w:rPr>
          <w:rFonts w:ascii="BIZ UDPゴシック" w:eastAsia="BIZ UDPゴシック" w:hAnsi="BIZ UDPゴシック"/>
        </w:rPr>
      </w:pPr>
      <w:del w:id="261" w:author="Claude" w:date="2026-09-28T12:00:00Z">
        <w:r>
          <w:rPr>
            <w:rFonts w:ascii="BIZ UDPゴシック" w:eastAsia="BIZ UDPゴシック" w:hAnsi="BIZ UDPゴシック"/>
            <w:sz w:val="20"/>
            <w:szCs w:val="20"/>
          </w:rPr>
          <w:delText>別紙　会社案内</w:delText>
        </w:r>
      </w:del>
      <w:ins w:id="262" w:author="Claude" w:date="2026-09-28T12:00:00Z">
        <w:r>
          <w:rPr>
            <w:rFonts w:ascii="BIZ UDPゴシック" w:eastAsia="BIZ UDPゴシック" w:hAnsi="BIZ UDPゴシック"/>
            <w:sz w:val="20"/>
            <w:szCs w:val="20"/>
          </w:rPr>
          <w:t xml:space="preserve">別紙1　会社案内</w:t>
        </w:r>
      </w:ins>
      <w:r>
        <w:rPr>
          <w:rFonts w:ascii="BIZ UDPゴシック" w:eastAsia="BIZ UDPゴシック" w:hAnsi="BIZ UDPゴシック"/>
          <w:sz w:val="20"/>
          <w:szCs w:val="20"/>
        </w:rPr>
        <w:t>（株式会社WineBank／株式会社アピシウスの承継実績を含む）</w:t>
      </w:r>
    </w:p>
    <w:p w14:paraId="2A6ADBCE" w14:textId="77777777" w:rsidR="001E3D11" w:rsidRDefault="00ED3457">
      <w:pPr>
        <w:keepNext/>
        <w:spacing w:after="120" w:line="300" w:lineRule="auto"/>
        <w:rPr>
          <w:ins w:id="263" w:author="Claude" w:date="2026-09-28T12:00:00Z"/>
          <w:rFonts w:ascii="BIZ UDPゴシック" w:eastAsia="BIZ UDPゴシック" w:hAnsi="BIZ UDPゴシック"/>
        </w:rPr>
      </w:pPr>
      <w:ins w:id="264" w:author="Claude" w:date="2026-09-28T12:00:00Z">
        <w:r>
          <w:rPr>
            <w:rFonts w:ascii="BIZ UDPゴシック" w:eastAsia="BIZ UDPゴシック" w:hAnsi="BIZ UDPゴシック"/>
            <w:sz w:val="20"/>
            <w:szCs w:val="20"/>
          </w:rPr>
          <w:t xml:space="preserve">別紙2　貸借対照表及び損益計算書（抜粋）（株式会社WineBank・2025年9月期／参考：株式会社アピシウス・2025年12月期）</w:t>
        </w:r>
      </w:ins>
    </w:p>
    <w:p w14:paraId="607F4A99" w14:textId="77777777" w:rsidR="001E3D11" w:rsidRDefault="001E3D11">
      <w:pPr>
        <w:spacing w:after="120" w:line="300" w:lineRule="auto"/>
        <w:rPr>
          <w:rFonts w:ascii="BIZ UDPゴシック" w:eastAsia="BIZ UDPゴシック" w:hAnsi="BIZ UDPゴシック"/>
        </w:rPr>
      </w:pPr>
    </w:p>
    <w:sectPr w:rsidR="001E3D11">
      <w:footerReference w:type="default" r:id="rId10"/>
      <w:footerReference w:type="first" r:id="rId11"/>
      <w:pgSz w:w="11906" w:h="16838"/>
      <w:pgMar w:top="1418" w:right="1276" w:bottom="1418" w:left="1276" w:header="0" w:footer="708" w:gutter="0"/>
      <w:cols w:space="720"/>
      <w:formProt w:val="0"/>
      <w:docGrid w:linePitch="360" w:charSpace="6143"/>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laude" w:date="2026-09-28T08:45:00Z" w:initials="CL">
    <w:p w14:paraId="6C37F99D" w14:textId="77777777" w:rsidR="001E3D11" w:rsidRDefault="00ED3457">
      <w:pPr>
        <w:rPr>
          <w:rFonts w:hint="eastAsia"/>
        </w:rPr>
      </w:pPr>
      <w:r>
        <w:annotationRef/>
      </w:r>
      <w:r>
        <w:rPr>
          <w:sz w:val="20"/>
          <w:szCs w:val="20"/>
        </w:rPr>
        <w:t>ひな型に合わせて宛名を岸田様とし、デロイトは「御中」で併記しています。</w:t>
      </w:r>
    </w:p>
  </w:comment>
  <w:comment w:id="3" w:author="Claude" w:date="2026-09-28T08:45:00Z" w:initials="CL">
    <w:p w14:paraId="3513E1F2" w14:textId="77777777" w:rsidR="001E3D11" w:rsidRDefault="00ED3457">
      <w:pPr>
        <w:rPr>
          <w:rFonts w:hint="eastAsia"/>
        </w:rPr>
      </w:pPr>
      <w:r>
        <w:annotationRef/>
      </w:r>
      <w:r>
        <w:rPr>
          <w:sz w:val="20"/>
          <w:szCs w:val="20"/>
        </w:rPr>
        <w:t>ご指示どおり、設立日と創業日を</w:t>
      </w:r>
      <w:r>
        <w:rPr>
          <w:sz w:val="20"/>
          <w:szCs w:val="20"/>
        </w:rPr>
        <w:t>1</w:t>
      </w:r>
      <w:r>
        <w:rPr>
          <w:sz w:val="20"/>
          <w:szCs w:val="20"/>
        </w:rPr>
        <w:t>行にまとめました。</w:t>
      </w:r>
    </w:p>
  </w:comment>
  <w:comment w:id="14" w:author="Claude" w:date="2026-09-28T08:45:00Z" w:initials="CL">
    <w:p w14:paraId="21A590B7" w14:textId="77777777" w:rsidR="001E3D11" w:rsidRDefault="00ED3457">
      <w:pPr>
        <w:rPr>
          <w:rFonts w:hint="eastAsia"/>
        </w:rPr>
      </w:pPr>
      <w:r>
        <w:annotationRef/>
      </w:r>
      <w:r>
        <w:rPr>
          <w:sz w:val="20"/>
          <w:szCs w:val="20"/>
        </w:rPr>
        <w:t>別紙</w:t>
      </w:r>
      <w:r>
        <w:rPr>
          <w:sz w:val="20"/>
          <w:szCs w:val="20"/>
        </w:rPr>
        <w:t>2</w:t>
      </w:r>
      <w:r>
        <w:rPr>
          <w:sz w:val="20"/>
          <w:szCs w:val="20"/>
        </w:rPr>
        <w:t>は第</w:t>
      </w:r>
      <w:r>
        <w:rPr>
          <w:sz w:val="20"/>
          <w:szCs w:val="20"/>
        </w:rPr>
        <w:t>54</w:t>
      </w:r>
      <w:r>
        <w:rPr>
          <w:sz w:val="20"/>
          <w:szCs w:val="20"/>
        </w:rPr>
        <w:t>期（</w:t>
      </w:r>
      <w:r>
        <w:rPr>
          <w:sz w:val="20"/>
          <w:szCs w:val="20"/>
        </w:rPr>
        <w:t>2025</w:t>
      </w:r>
      <w:r>
        <w:rPr>
          <w:sz w:val="20"/>
          <w:szCs w:val="20"/>
        </w:rPr>
        <w:t>年</w:t>
      </w:r>
      <w:r>
        <w:rPr>
          <w:sz w:val="20"/>
          <w:szCs w:val="20"/>
        </w:rPr>
        <w:t>9</w:t>
      </w:r>
      <w:r>
        <w:rPr>
          <w:sz w:val="20"/>
          <w:szCs w:val="20"/>
        </w:rPr>
        <w:t>月期）決算報告書からの抜粋で、</w:t>
      </w:r>
      <w:r>
        <w:rPr>
          <w:sz w:val="20"/>
          <w:szCs w:val="20"/>
        </w:rPr>
        <w:t>2</w:t>
      </w:r>
      <w:r>
        <w:rPr>
          <w:sz w:val="20"/>
          <w:szCs w:val="20"/>
        </w:rPr>
        <w:t>頁目に参考として株式会社アピシウスの第</w:t>
      </w:r>
      <w:r>
        <w:rPr>
          <w:sz w:val="20"/>
          <w:szCs w:val="20"/>
        </w:rPr>
        <w:t>2</w:t>
      </w:r>
      <w:r>
        <w:rPr>
          <w:sz w:val="20"/>
          <w:szCs w:val="20"/>
        </w:rPr>
        <w:t>期（</w:t>
      </w:r>
      <w:r>
        <w:rPr>
          <w:sz w:val="20"/>
          <w:szCs w:val="20"/>
        </w:rPr>
        <w:t>2025</w:t>
      </w:r>
      <w:r>
        <w:rPr>
          <w:sz w:val="20"/>
          <w:szCs w:val="20"/>
        </w:rPr>
        <w:t>年</w:t>
      </w:r>
      <w:r>
        <w:rPr>
          <w:sz w:val="20"/>
          <w:szCs w:val="20"/>
        </w:rPr>
        <w:t>12</w:t>
      </w:r>
      <w:r>
        <w:rPr>
          <w:sz w:val="20"/>
          <w:szCs w:val="20"/>
        </w:rPr>
        <w:t>月期）を別枠で掲載しています。期末後の増資により資本金欄と別紙</w:t>
      </w:r>
      <w:r>
        <w:rPr>
          <w:sz w:val="20"/>
          <w:szCs w:val="20"/>
        </w:rPr>
        <w:t>2</w:t>
      </w:r>
      <w:r>
        <w:rPr>
          <w:sz w:val="20"/>
          <w:szCs w:val="20"/>
        </w:rPr>
        <w:t>の期末資本金が異なるため、両方に注記を入れました。</w:t>
      </w:r>
    </w:p>
  </w:comment>
  <w:comment w:id="21" w:author="Claude" w:date="2026-09-28T08:45:00Z" w:initials="CL">
    <w:p w14:paraId="3D36EA24" w14:textId="77777777" w:rsidR="001E3D11" w:rsidRDefault="00ED3457">
      <w:pPr>
        <w:rPr>
          <w:rFonts w:hint="eastAsia"/>
        </w:rPr>
      </w:pPr>
      <w:r>
        <w:annotationRef/>
      </w:r>
      <w:r>
        <w:rPr>
          <w:sz w:val="20"/>
          <w:szCs w:val="20"/>
        </w:rPr>
        <w:t>デロイトが示した岸田様の</w:t>
      </w:r>
      <w:r>
        <w:rPr>
          <w:sz w:val="20"/>
          <w:szCs w:val="20"/>
        </w:rPr>
        <w:t>5</w:t>
      </w:r>
      <w:r>
        <w:rPr>
          <w:sz w:val="20"/>
          <w:szCs w:val="20"/>
        </w:rPr>
        <w:t>つのご確認事項に</w:t>
      </w:r>
      <w:r>
        <w:rPr>
          <w:sz w:val="20"/>
          <w:szCs w:val="20"/>
        </w:rPr>
        <w:t>1</w:t>
      </w:r>
      <w:r>
        <w:rPr>
          <w:sz w:val="20"/>
          <w:szCs w:val="20"/>
        </w:rPr>
        <w:t>対</w:t>
      </w:r>
      <w:r>
        <w:rPr>
          <w:sz w:val="20"/>
          <w:szCs w:val="20"/>
        </w:rPr>
        <w:t>1</w:t>
      </w:r>
      <w:r>
        <w:rPr>
          <w:sz w:val="20"/>
          <w:szCs w:val="20"/>
        </w:rPr>
        <w:t>で答える要旨です。ご方針に合わせ、年数・回数・金額などの数値は外し、「後継料理長の確保後」などの条件と「協議のうえ決定」に置き換えています。</w:t>
      </w:r>
    </w:p>
  </w:comment>
  <w:comment w:id="103" w:author="Claude" w:date="2026-09-28T08:45:00Z" w:initials="CL">
    <w:p w14:paraId="39FAA302" w14:textId="77777777" w:rsidR="001E3D11" w:rsidRDefault="00ED3457">
      <w:pPr>
        <w:rPr>
          <w:rFonts w:hint="eastAsia"/>
        </w:rPr>
      </w:pPr>
      <w:r>
        <w:annotationRef/>
      </w:r>
      <w:r>
        <w:rPr>
          <w:sz w:val="20"/>
          <w:szCs w:val="20"/>
        </w:rPr>
        <w:t>「配当は借入返済に必要な範囲に限定」は譲受後のグループの資金管理を縛るため削除し、「当社が補填」は「必要な支援」に改めました。</w:t>
      </w:r>
    </w:p>
  </w:comment>
  <w:comment w:id="215" w:author="Claude" w:date="2026-09-28T08:45:00Z" w:initials="CL">
    <w:p w14:paraId="09B9A64E" w14:textId="77777777" w:rsidR="001E3D11" w:rsidRDefault="00ED3457">
      <w:pPr>
        <w:rPr>
          <w:rFonts w:hint="eastAsia"/>
        </w:rPr>
      </w:pPr>
      <w:r>
        <w:annotationRef/>
      </w:r>
      <w:r>
        <w:rPr>
          <w:sz w:val="20"/>
          <w:szCs w:val="20"/>
        </w:rPr>
        <w:t>デロイトの記載要望の</w:t>
      </w:r>
      <w:r>
        <w:rPr>
          <w:sz w:val="20"/>
          <w:szCs w:val="20"/>
        </w:rPr>
        <w:t>1</w:t>
      </w:r>
      <w:r>
        <w:rPr>
          <w:sz w:val="20"/>
          <w:szCs w:val="20"/>
        </w:rPr>
        <w:t>点目「想定譲渡価格、その他の主要な経済条件」に答えるため、本書の各所に散っていた経済条件を</w:t>
      </w:r>
      <w:r>
        <w:rPr>
          <w:sz w:val="20"/>
          <w:szCs w:val="20"/>
        </w:rPr>
        <w:t>1</w:t>
      </w:r>
      <w:r>
        <w:rPr>
          <w:sz w:val="20"/>
          <w:szCs w:val="20"/>
        </w:rPr>
        <w:t>か所にまとめました。新しい約束は含んでいません。</w:t>
      </w:r>
    </w:p>
  </w:comment>
  <w:comment w:id="235" w:author="Claude" w:date="2026-09-28T08:45:00Z" w:initials="CL">
    <w:p w14:paraId="4B356FE7" w14:textId="77777777" w:rsidR="001E3D11" w:rsidRDefault="00ED3457">
      <w:pPr>
        <w:rPr>
          <w:rFonts w:hint="eastAsia"/>
        </w:rPr>
      </w:pPr>
      <w:r>
        <w:annotationRef/>
      </w:r>
      <w:r>
        <w:rPr>
          <w:sz w:val="20"/>
          <w:szCs w:val="20"/>
        </w:rPr>
        <w:t>ひな型の「</w:t>
      </w:r>
      <w:r>
        <w:rPr>
          <w:sz w:val="20"/>
          <w:szCs w:val="20"/>
        </w:rPr>
        <w:t>10</w:t>
      </w:r>
      <w:r>
        <w:rPr>
          <w:sz w:val="20"/>
          <w:szCs w:val="20"/>
        </w:rPr>
        <w:t>月中の基本合意」に合わせて追加し、</w:t>
      </w:r>
      <w:r>
        <w:rPr>
          <w:sz w:val="20"/>
          <w:szCs w:val="20"/>
        </w:rPr>
        <w:t>13</w:t>
      </w:r>
      <w:r>
        <w:rPr>
          <w:sz w:val="20"/>
          <w:szCs w:val="20"/>
        </w:rPr>
        <w:t>項</w:t>
      </w:r>
      <w:r>
        <w:rPr>
          <w:sz w:val="20"/>
          <w:szCs w:val="20"/>
        </w:rPr>
        <w:t>(4)④</w:t>
      </w:r>
      <w:r>
        <w:rPr>
          <w:sz w:val="20"/>
          <w:szCs w:val="20"/>
        </w:rPr>
        <w:t>の独占交渉権のご要望と結びつけました。</w:t>
      </w:r>
    </w:p>
  </w:comment>
  <w:comment w:id="238" w:author="Claude" w:date="2026-09-28T08:45:00Z" w:initials="CL">
    <w:p w14:paraId="1201F348" w14:textId="77777777" w:rsidR="001E3D11" w:rsidRDefault="00ED3457">
      <w:pPr>
        <w:rPr>
          <w:rFonts w:hint="eastAsia"/>
        </w:rPr>
      </w:pPr>
      <w:r>
        <w:annotationRef/>
      </w:r>
      <w:r>
        <w:rPr>
          <w:sz w:val="20"/>
          <w:szCs w:val="20"/>
        </w:rPr>
        <w:t>未確定の事項を協議事項として一覧化しました。岸田様には「考えていない」ではなく「一緒に決める」と伝わり、当社は譲受後の選択肢を残せます。</w:t>
      </w:r>
    </w:p>
  </w:comment>
  <w:comment w:id="256" w:author="Claude" w:date="2026-09-28T08:45:00Z" w:initials="CL">
    <w:p w14:paraId="1734C554" w14:textId="77777777" w:rsidR="001E3D11" w:rsidRDefault="00ED3457">
      <w:pPr>
        <w:rPr>
          <w:rFonts w:hint="eastAsia"/>
        </w:rPr>
      </w:pPr>
      <w:r>
        <w:annotationRef/>
      </w:r>
      <w:r>
        <w:rPr>
          <w:sz w:val="20"/>
          <w:szCs w:val="20"/>
        </w:rPr>
        <w:t>従前の「減額を求めない」は、</w:t>
      </w:r>
      <w:r>
        <w:rPr>
          <w:sz w:val="20"/>
          <w:szCs w:val="20"/>
        </w:rPr>
        <w:t>DD</w:t>
      </w:r>
      <w:r>
        <w:rPr>
          <w:sz w:val="20"/>
          <w:szCs w:val="20"/>
        </w:rPr>
        <w:t>で想定外の未払残業等が見つかった場合にも減額できない約束になり得るため、「現時点で把握している範囲においては」を付けました。</w:t>
      </w:r>
      <w:r>
        <w:rPr>
          <w:sz w:val="20"/>
          <w:szCs w:val="20"/>
        </w:rPr>
        <w:t>10</w:t>
      </w:r>
      <w:r>
        <w:rPr>
          <w:sz w:val="20"/>
          <w:szCs w:val="20"/>
        </w:rPr>
        <w:t>項の</w:t>
      </w:r>
      <w:r>
        <w:rPr>
          <w:sz w:val="20"/>
          <w:szCs w:val="20"/>
        </w:rPr>
        <w:t>⑧</w:t>
      </w:r>
      <w:r>
        <w:rPr>
          <w:sz w:val="20"/>
          <w:szCs w:val="20"/>
        </w:rPr>
        <w:t>・</w:t>
      </w:r>
      <w:r>
        <w:rPr>
          <w:sz w:val="20"/>
          <w:szCs w:val="20"/>
        </w:rPr>
        <w:t>⑯</w:t>
      </w:r>
      <w:r>
        <w:rPr>
          <w:sz w:val="20"/>
          <w:szCs w:val="20"/>
        </w:rPr>
        <w:t>も同様です。</w:t>
      </w:r>
    </w:p>
  </w:comment>
  <w:comment w:id="257" w:author="Claude" w:date="2026-09-29T02:04:03Z" w:initials="CL">
    <w:p w14:paraId="3308B36C" w14:textId="77777777">
      <w:r>
        <w:rPr>
          <w:rStyle w:val="CommentReference"/>
        </w:rPr>
        <w:annotationRef/>
      </w:r>
      <w:r>
        <w:rPr>
          <w:color w:val="000000"/>
          <w:sz w:val="20"/>
          <w:szCs w:val="20"/>
        </w:rPr>
        <w:t xml:space="preserve">「頻度を落とした監修」を、「常勤を前提としない非常勤の監修（週1〜2日程度を目安）」という表現に改めました。数字はこの1か所だけに「目安」として置き、表の見出しにも「非常勤」を入れています。2項(5)の要旨と10項の協議事項（頻度を追加）も合わせて修正しました。</w:t>
      </w:r>
    </w:p>
  </w:comment>
  <w:comment w:id="258" w:author="Claude" w:date="2026-09-29T02:04:03Z" w:initials="CL">
    <w:p w14:paraId="2234020F" w14:textId="77777777">
      <w:r>
        <w:rPr>
          <w:rStyle w:val="CommentReference"/>
        </w:rPr>
        <w:annotationRef/>
      </w:r>
      <w:r>
        <w:rPr>
          <w:color w:val="000000"/>
          <w:sz w:val="20"/>
          <w:szCs w:val="20"/>
        </w:rPr>
        <w:t xml:space="preserve">他店の監修（BISによるBrillanceの監修）は岸田様ご自身の事業で、当社がお願いする監修ではありません。「頻度を落とした監修」とすると当社が頻度を下げさせるように読めるため、「従前どおり継続」に戻しました。</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C37F99D" w15:done="0"/>
  <w15:commentEx w15:paraId="3513E1F2" w15:done="0"/>
  <w15:commentEx w15:paraId="21A590B7" w15:done="0"/>
  <w15:commentEx w15:paraId="3D36EA24" w15:done="0"/>
  <w15:commentEx w15:paraId="39FAA302" w15:done="0"/>
  <w15:commentEx w15:paraId="09B9A64E" w15:done="0"/>
  <w15:commentEx w15:paraId="4B356FE7" w15:done="0"/>
  <w15:commentEx w15:paraId="1201F348" w15:done="0"/>
  <w15:commentEx w15:paraId="1734C554" w15:done="0"/>
  <w15:commentEx w15:paraId="3308B36C" w15:done="0"/>
  <w15:commentEx w15:paraId="2234020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B88449E" w16cex:dateUtc="2026-09-28T08:45:00Z"/>
  <w16cex:commentExtensible w16cex:durableId="4F00DA2C" w16cex:dateUtc="2026-09-28T08:45:00Z"/>
  <w16cex:commentExtensible w16cex:durableId="42B12A5B" w16cex:dateUtc="2026-09-28T08:45:00Z"/>
  <w16cex:commentExtensible w16cex:durableId="273FE595" w16cex:dateUtc="2026-09-28T08:45:00Z"/>
  <w16cex:commentExtensible w16cex:durableId="6ED8B280" w16cex:dateUtc="2026-09-28T08:45:00Z"/>
  <w16cex:commentExtensible w16cex:durableId="0EADCE1F" w16cex:dateUtc="2026-09-28T08:45:00Z"/>
  <w16cex:commentExtensible w16cex:durableId="5858390F" w16cex:dateUtc="2026-09-28T08:45:00Z"/>
  <w16cex:commentExtensible w16cex:durableId="58ED93AF" w16cex:dateUtc="2026-09-28T08:45:00Z"/>
  <w16cex:commentExtensible w16cex:durableId="7DB766A8" w16cex:dateUtc="2026-09-28T08:45:00Z"/>
  <w16cex:commentExtensible w16cex:durableId="59E687F3" w16cex:dateUtc="2026-09-29T02:04:03Z"/>
  <w16cex:commentExtensible w16cex:durableId="60CCF819" w16cex:dateUtc="2026-09-29T02:04:03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C37F99D" w16cid:durableId="4B88449E"/>
  <w16cid:commentId w16cid:paraId="3513E1F2" w16cid:durableId="4F00DA2C"/>
  <w16cid:commentId w16cid:paraId="21A590B7" w16cid:durableId="42B12A5B"/>
  <w16cid:commentId w16cid:paraId="3D36EA24" w16cid:durableId="273FE595"/>
  <w16cid:commentId w16cid:paraId="39FAA302" w16cid:durableId="6ED8B280"/>
  <w16cid:commentId w16cid:paraId="09B9A64E" w16cid:durableId="0EADCE1F"/>
  <w16cid:commentId w16cid:paraId="4B356FE7" w16cid:durableId="5858390F"/>
  <w16cid:commentId w16cid:paraId="1201F348" w16cid:durableId="58ED93AF"/>
  <w16cid:commentId w16cid:paraId="1734C554" w16cid:durableId="7DB766A8"/>
  <w16cid:commentId w16cid:paraId="3308B36C" w16cid:durableId="59E687F3"/>
  <w16cid:commentId w16cid:paraId="2234020F" w16cid:durableId="60CCF81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DFF97F" w14:textId="77777777" w:rsidR="00ED3457" w:rsidRDefault="00ED3457">
      <w:pPr>
        <w:rPr>
          <w:rFonts w:hint="eastAsia"/>
        </w:rPr>
      </w:pPr>
      <w:r>
        <w:separator/>
      </w:r>
    </w:p>
  </w:endnote>
  <w:endnote w:type="continuationSeparator" w:id="0">
    <w:p w14:paraId="77970710" w14:textId="77777777" w:rsidR="00ED3457" w:rsidRDefault="00ED345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1"/>
    <w:family w:val="swiss"/>
    <w:pitch w:val="variable"/>
  </w:font>
  <w:font w:name="WenQuanYi Zen Hei">
    <w:panose1 w:val="00000000000000000000"/>
    <w:charset w:val="00"/>
    <w:family w:val="roman"/>
    <w:notTrueType/>
    <w:pitch w:val="default"/>
  </w:font>
  <w:font w:name="FreeSans">
    <w:panose1 w:val="00000000000000000000"/>
    <w:charset w:val="00"/>
    <w:family w:val="roman"/>
    <w:notTrueType/>
    <w:pitch w:val="default"/>
  </w:font>
  <w:font w:name="BIZ UDPゴシック">
    <w:panose1 w:val="020B0400000000000000"/>
    <w:charset w:val="80"/>
    <w:family w:val="modern"/>
    <w:pitch w:val="variable"/>
    <w:sig w:usb0="E00002F7" w:usb1="2AC7EDF8" w:usb2="00000012" w:usb3="00000000" w:csb0="00020001"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B37C3" w14:textId="77777777" w:rsidR="001E3D11" w:rsidRDefault="00ED3457">
    <w:pPr>
      <w:jc w:val="center"/>
      <w:rPr>
        <w:rFonts w:hint="eastAsia"/>
      </w:rPr>
    </w:pPr>
    <w:r>
      <w:rPr>
        <w:color w:val="595959"/>
        <w:sz w:val="18"/>
        <w:szCs w:val="18"/>
      </w:rPr>
      <w:fldChar w:fldCharType="begin"/>
    </w:r>
    <w:r>
      <w:rPr>
        <w:color w:val="595959"/>
        <w:sz w:val="18"/>
        <w:szCs w:val="18"/>
      </w:rPr>
      <w:instrText xml:space="preserve"> PAGE </w:instrText>
    </w:r>
    <w:r>
      <w:rPr>
        <w:color w:val="595959"/>
        <w:sz w:val="18"/>
        <w:szCs w:val="18"/>
      </w:rPr>
      <w:fldChar w:fldCharType="separate"/>
    </w:r>
    <w:r>
      <w:rPr>
        <w:color w:val="595959"/>
        <w:sz w:val="18"/>
        <w:szCs w:val="18"/>
      </w:rPr>
      <w:t>18</w:t>
    </w:r>
    <w:r>
      <w:rPr>
        <w:color w:val="595959"/>
        <w:sz w:val="18"/>
        <w:szCs w:val="18"/>
      </w:rPr>
      <w:fldChar w:fldCharType="end"/>
    </w:r>
    <w:r>
      <w:rPr>
        <w:color w:val="595959"/>
        <w:sz w:val="18"/>
        <w:szCs w:val="18"/>
      </w:rPr>
      <w:t xml:space="preserve"> / </w:t>
    </w:r>
    <w:r>
      <w:rPr>
        <w:color w:val="595959"/>
        <w:sz w:val="18"/>
        <w:szCs w:val="18"/>
      </w:rPr>
      <w:fldChar w:fldCharType="begin"/>
    </w:r>
    <w:r>
      <w:rPr>
        <w:color w:val="595959"/>
        <w:sz w:val="18"/>
        <w:szCs w:val="18"/>
      </w:rPr>
      <w:instrText xml:space="preserve"> NUMPAGES </w:instrText>
    </w:r>
    <w:r>
      <w:rPr>
        <w:color w:val="595959"/>
        <w:sz w:val="18"/>
        <w:szCs w:val="18"/>
      </w:rPr>
      <w:fldChar w:fldCharType="separate"/>
    </w:r>
    <w:r>
      <w:rPr>
        <w:color w:val="595959"/>
        <w:sz w:val="18"/>
        <w:szCs w:val="18"/>
      </w:rPr>
      <w:t>18</w:t>
    </w:r>
    <w:r>
      <w:rPr>
        <w:color w:val="595959"/>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D5433" w14:textId="77777777" w:rsidR="001E3D11" w:rsidRDefault="00ED3457">
    <w:pPr>
      <w:jc w:val="center"/>
      <w:rPr>
        <w:rFonts w:hint="eastAsia"/>
      </w:rPr>
    </w:pPr>
    <w:r>
      <w:rPr>
        <w:color w:val="595959"/>
        <w:sz w:val="18"/>
        <w:szCs w:val="18"/>
      </w:rPr>
      <w:fldChar w:fldCharType="begin"/>
    </w:r>
    <w:r>
      <w:rPr>
        <w:color w:val="595959"/>
        <w:sz w:val="18"/>
        <w:szCs w:val="18"/>
      </w:rPr>
      <w:instrText xml:space="preserve"> PAGE </w:instrText>
    </w:r>
    <w:r>
      <w:rPr>
        <w:color w:val="595959"/>
        <w:sz w:val="18"/>
        <w:szCs w:val="18"/>
      </w:rPr>
      <w:fldChar w:fldCharType="separate"/>
    </w:r>
    <w:r>
      <w:rPr>
        <w:color w:val="595959"/>
        <w:sz w:val="18"/>
        <w:szCs w:val="18"/>
      </w:rPr>
      <w:t>18</w:t>
    </w:r>
    <w:r>
      <w:rPr>
        <w:color w:val="595959"/>
        <w:sz w:val="18"/>
        <w:szCs w:val="18"/>
      </w:rPr>
      <w:fldChar w:fldCharType="end"/>
    </w:r>
    <w:r>
      <w:rPr>
        <w:color w:val="595959"/>
        <w:sz w:val="18"/>
        <w:szCs w:val="18"/>
      </w:rPr>
      <w:t xml:space="preserve"> / </w:t>
    </w:r>
    <w:r>
      <w:rPr>
        <w:color w:val="595959"/>
        <w:sz w:val="18"/>
        <w:szCs w:val="18"/>
      </w:rPr>
      <w:fldChar w:fldCharType="begin"/>
    </w:r>
    <w:r>
      <w:rPr>
        <w:color w:val="595959"/>
        <w:sz w:val="18"/>
        <w:szCs w:val="18"/>
      </w:rPr>
      <w:instrText xml:space="preserve"> NUMPAGES </w:instrText>
    </w:r>
    <w:r>
      <w:rPr>
        <w:color w:val="595959"/>
        <w:sz w:val="18"/>
        <w:szCs w:val="18"/>
      </w:rPr>
      <w:fldChar w:fldCharType="separate"/>
    </w:r>
    <w:r>
      <w:rPr>
        <w:color w:val="595959"/>
        <w:sz w:val="18"/>
        <w:szCs w:val="18"/>
      </w:rPr>
      <w:t>18</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6C126" w14:textId="77777777" w:rsidR="00ED3457" w:rsidRDefault="00ED3457">
      <w:pPr>
        <w:rPr>
          <w:rFonts w:hint="eastAsia"/>
        </w:rPr>
      </w:pPr>
      <w:r>
        <w:separator/>
      </w:r>
    </w:p>
  </w:footnote>
  <w:footnote w:type="continuationSeparator" w:id="0">
    <w:p w14:paraId="7820F71A" w14:textId="77777777" w:rsidR="00ED3457" w:rsidRDefault="00ED3457">
      <w:pPr>
        <w:rPr>
          <w:rFonts w:hint="eastAsia"/>
        </w:rPr>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unihito Nakano">
    <w15:presenceInfo w15:providerId="Windows Live" w15:userId="4301c70fd78d1e9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trackRevisions/>
  <w:defaultTabStop w:val="840"/>
  <w:autoHyphenation/>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D11"/>
    <w:rsid w:val="001E3D11"/>
    <w:rsid w:val="008A5115"/>
    <w:rsid w:val="00D819BC"/>
    <w:rsid w:val="00ED3457"/>
    <w:rsid w:val="00F66A22"/>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432C68A"/>
  <w15:docId w15:val="{67061388-A578-4A48-815D-31C1A9697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color w:val="000000"/>
        <w:sz w:val="21"/>
        <w:szCs w:val="21"/>
        <w:lang w:val="en-US" w:eastAsia="ja-JP"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a4">
    <w:name w:val="footnote reference"/>
    <w:rPr>
      <w:vertAlign w:val="superscript"/>
    </w:rPr>
  </w:style>
  <w:style w:type="character" w:customStyle="1" w:styleId="a5">
    <w:name w:val="脚注文字列 (文字)"/>
    <w:link w:val="a6"/>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a7">
    <w:name w:val="endnote reference"/>
    <w:rPr>
      <w:vertAlign w:val="superscript"/>
    </w:rPr>
  </w:style>
  <w:style w:type="character" w:customStyle="1" w:styleId="a8">
    <w:name w:val="文末脚注文字列 (文字)"/>
    <w:link w:val="a9"/>
    <w:uiPriority w:val="99"/>
    <w:semiHidden/>
    <w:unhideWhenUsed/>
    <w:qFormat/>
    <w:rPr>
      <w:sz w:val="20"/>
      <w:szCs w:val="20"/>
    </w:rPr>
  </w:style>
  <w:style w:type="character" w:customStyle="1" w:styleId="aa">
    <w:name w:val="コメント文字列 (文字)"/>
    <w:basedOn w:val="a0"/>
    <w:link w:val="ab"/>
    <w:uiPriority w:val="99"/>
    <w:semiHidden/>
    <w:qFormat/>
  </w:style>
  <w:style w:type="character" w:styleId="ac">
    <w:name w:val="annotation reference"/>
    <w:basedOn w:val="a0"/>
    <w:uiPriority w:val="99"/>
    <w:semiHidden/>
    <w:unhideWhenUsed/>
    <w:qFormat/>
    <w:rPr>
      <w:sz w:val="18"/>
      <w:szCs w:val="18"/>
    </w:rPr>
  </w:style>
  <w:style w:type="character" w:styleId="ad">
    <w:name w:val="line number"/>
  </w:style>
  <w:style w:type="paragraph" w:customStyle="1" w:styleId="Heading">
    <w:name w:val="Heading"/>
    <w:basedOn w:val="a"/>
    <w:next w:val="ae"/>
    <w:qFormat/>
    <w:pPr>
      <w:keepNext/>
      <w:spacing w:before="240" w:after="120"/>
    </w:pPr>
    <w:rPr>
      <w:rFonts w:ascii="Liberation Sans" w:eastAsia="WenQuanYi Zen Hei" w:hAnsi="Liberation Sans" w:cs="FreeSans"/>
      <w:sz w:val="28"/>
      <w:szCs w:val="28"/>
    </w:rPr>
  </w:style>
  <w:style w:type="paragraph" w:styleId="ae">
    <w:name w:val="Body Text"/>
    <w:basedOn w:val="a"/>
    <w:pPr>
      <w:spacing w:after="140" w:line="276" w:lineRule="auto"/>
    </w:pPr>
  </w:style>
  <w:style w:type="paragraph" w:styleId="af">
    <w:name w:val="List"/>
    <w:basedOn w:val="ae"/>
    <w:rPr>
      <w:rFonts w:cs="FreeSans"/>
    </w:rPr>
  </w:style>
  <w:style w:type="paragraph" w:styleId="af0">
    <w:name w:val="caption"/>
    <w:basedOn w:val="a"/>
    <w:qFormat/>
    <w:pPr>
      <w:suppressLineNumbers/>
      <w:spacing w:before="120" w:after="120"/>
    </w:pPr>
    <w:rPr>
      <w:rFonts w:cs="FreeSans"/>
      <w:i/>
      <w:iCs/>
      <w:sz w:val="24"/>
      <w:szCs w:val="24"/>
    </w:rPr>
  </w:style>
  <w:style w:type="paragraph" w:customStyle="1" w:styleId="Index">
    <w:name w:val="Index"/>
    <w:basedOn w:val="a"/>
    <w:qFormat/>
    <w:pPr>
      <w:suppressLineNumbers/>
    </w:pPr>
    <w:rPr>
      <w:rFonts w:cs="FreeSans"/>
    </w:rPr>
  </w:style>
  <w:style w:type="paragraph" w:styleId="af1">
    <w:name w:val="Title"/>
    <w:uiPriority w:val="10"/>
    <w:qFormat/>
    <w:rPr>
      <w:sz w:val="56"/>
      <w:szCs w:val="56"/>
    </w:rPr>
  </w:style>
  <w:style w:type="paragraph" w:customStyle="1" w:styleId="10">
    <w:name w:val="強調太字1"/>
    <w:qFormat/>
    <w:rPr>
      <w:b/>
      <w:bCs/>
    </w:rPr>
  </w:style>
  <w:style w:type="paragraph" w:styleId="af2">
    <w:name w:val="List Paragraph"/>
    <w:qFormat/>
  </w:style>
  <w:style w:type="paragraph" w:styleId="a6">
    <w:name w:val="footnote text"/>
    <w:link w:val="a5"/>
    <w:uiPriority w:val="99"/>
    <w:semiHidden/>
    <w:unhideWhenUsed/>
    <w:rPr>
      <w:sz w:val="20"/>
      <w:szCs w:val="20"/>
    </w:rPr>
  </w:style>
  <w:style w:type="paragraph" w:styleId="a9">
    <w:name w:val="endnote text"/>
    <w:link w:val="a8"/>
    <w:uiPriority w:val="99"/>
    <w:semiHidden/>
    <w:unhideWhenUsed/>
    <w:rPr>
      <w:sz w:val="20"/>
      <w:szCs w:val="20"/>
    </w:rPr>
  </w:style>
  <w:style w:type="paragraph" w:styleId="af3">
    <w:name w:val="Revision"/>
    <w:uiPriority w:val="99"/>
    <w:semiHidden/>
    <w:qFormat/>
    <w:rsid w:val="004B49D9"/>
  </w:style>
  <w:style w:type="paragraph" w:styleId="ab">
    <w:name w:val="annotation text"/>
    <w:basedOn w:val="a"/>
    <w:link w:val="aa"/>
    <w:uiPriority w:val="99"/>
    <w:semiHidden/>
    <w:unhideWhenUsed/>
  </w:style>
  <w:style w:type="paragraph" w:customStyle="1" w:styleId="HeaderandFooter">
    <w:name w:val="Header and Footer"/>
    <w:basedOn w:val="a"/>
    <w:qFormat/>
  </w:style>
  <w:style w:type="paragraph" w:styleId="af4">
    <w:name w:val="footer"/>
    <w:basedOn w:val="HeaderandFooter"/>
  </w:style>
  <w:style w:type="paragraph" w:styleId="af5">
    <w:name w:val="header"/>
    <w:basedOn w:val="a"/>
    <w:link w:val="af6"/>
    <w:uiPriority w:val="99"/>
    <w:unhideWhenUsed/>
    <w:rsid w:val="00D819BC"/>
    <w:pPr>
      <w:tabs>
        <w:tab w:val="center" w:pos="4252"/>
        <w:tab w:val="right" w:pos="8504"/>
      </w:tabs>
      <w:snapToGrid w:val="0"/>
    </w:pPr>
  </w:style>
  <w:style w:type="character" w:customStyle="1" w:styleId="af6">
    <w:name w:val="ヘッダー (文字)"/>
    <w:basedOn w:val="a0"/>
    <w:link w:val="af5"/>
    <w:uiPriority w:val="99"/>
    <w:rsid w:val="00D819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microsoft.com/office/2011/relationships/people" Target="people.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microsoft.com/office/2018/08/relationships/commentsExtensible" Target="commentsExtensible.xml"/><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majorFont>
      <a:minorFont>
        <a:latin typeface="游明朝"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21</Pages>
  <Words>3410</Words>
  <Characters>19443</Characters>
  <Application>Microsoft Office Word</Application>
  <DocSecurity>0</DocSecurity>
  <Lines>162</Lines>
  <Paragraphs>45</Paragraphs>
  <ScaleCrop>false</ScaleCrop>
  <Company/>
  <LinksUpToDate>false</LinksUpToDate>
  <CharactersWithSpaces>22808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Kunihito Nakano</cp:lastModifiedBy>
  <cp:revision>2</cp:revision>
  <dcterms:created xsi:type="dcterms:W3CDTF">2026-09-29T02:01:00Z</dcterms:created>
  <dcterms:modified xsi:type="dcterms:W3CDTF">2026-09-29T02:01:00Z</dcterms:modified>
  <dc:language>en-US</dc:language>
</cp:coreProperties>
</file>