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19964" w14:textId="77777777" w:rsidR="00F9413A" w:rsidRDefault="00F9413A"/>
    <w:p w14:paraId="5EE665FF" w14:textId="77777777" w:rsidR="00F9413A" w:rsidRDefault="00F9413A"/>
    <w:p w14:paraId="47E3CB37" w14:textId="77777777" w:rsidR="00F9413A" w:rsidRDefault="00F9413A"/>
    <w:p w14:paraId="08F7E62F" w14:textId="77777777" w:rsidR="00F9413A" w:rsidRDefault="00F9413A"/>
    <w:p w14:paraId="29464D73" w14:textId="77777777" w:rsidR="00F9413A" w:rsidRDefault="00F9413A"/>
    <w:p w14:paraId="09160D59" w14:textId="77777777" w:rsidR="00F9413A" w:rsidRDefault="00F9413A"/>
    <w:p w14:paraId="2E0AB745" w14:textId="77777777" w:rsidR="00F9413A" w:rsidRDefault="00000000">
      <w:pPr>
        <w:jc w:val="center"/>
        <w:rPr>
          <w:sz w:val="48"/>
          <w:szCs w:val="48"/>
        </w:rPr>
      </w:pPr>
      <w:r>
        <w:rPr>
          <w:rFonts w:hint="eastAsia"/>
          <w:color w:val="000000"/>
          <w:sz w:val="48"/>
          <w:szCs w:val="48"/>
        </w:rPr>
        <w:t>基 本 合 意 書</w:t>
      </w:r>
    </w:p>
    <w:p w14:paraId="6C25A4C9" w14:textId="77777777" w:rsidR="00F9413A" w:rsidRDefault="00F9413A"/>
    <w:p w14:paraId="7B2FA13C" w14:textId="77777777" w:rsidR="00F9413A" w:rsidRDefault="00F9413A">
      <w:pPr>
        <w:jc w:val="center"/>
      </w:pPr>
    </w:p>
    <w:p w14:paraId="6D49827D" w14:textId="77777777" w:rsidR="00F9413A" w:rsidRDefault="00F9413A"/>
    <w:p w14:paraId="381FF3D1" w14:textId="77777777" w:rsidR="00F9413A" w:rsidRDefault="00F9413A">
      <w:pPr>
        <w:jc w:val="center"/>
      </w:pPr>
    </w:p>
    <w:p w14:paraId="3CD95CE3" w14:textId="77777777" w:rsidR="00F9413A" w:rsidRDefault="00F9413A"/>
    <w:p w14:paraId="79CD40A3" w14:textId="77777777" w:rsidR="00F9413A" w:rsidRDefault="00F9413A">
      <w:pPr>
        <w:jc w:val="center"/>
      </w:pPr>
    </w:p>
    <w:p w14:paraId="523594B1" w14:textId="77777777" w:rsidR="00F9413A" w:rsidRDefault="00F9413A"/>
    <w:p w14:paraId="6C961E4B" w14:textId="77777777" w:rsidR="00F9413A" w:rsidRDefault="00F9413A">
      <w:pPr>
        <w:jc w:val="center"/>
      </w:pPr>
    </w:p>
    <w:p w14:paraId="561514D6" w14:textId="77777777" w:rsidR="00F9413A" w:rsidRDefault="00F9413A"/>
    <w:p w14:paraId="01CD3DAC" w14:textId="77777777" w:rsidR="00F9413A" w:rsidRDefault="00F9413A"/>
    <w:p w14:paraId="39C3A07D" w14:textId="77777777" w:rsidR="00F9413A" w:rsidRDefault="00F9413A"/>
    <w:p w14:paraId="20F0AD50" w14:textId="77777777" w:rsidR="00F9413A" w:rsidRDefault="00F9413A"/>
    <w:p w14:paraId="4C358EA2" w14:textId="77777777" w:rsidR="00F9413A" w:rsidRDefault="00F9413A"/>
    <w:p w14:paraId="3DADBC03" w14:textId="77777777" w:rsidR="00F9413A" w:rsidRDefault="00F9413A"/>
    <w:p w14:paraId="4D128CCA" w14:textId="77777777" w:rsidR="00F9413A" w:rsidRDefault="00F9413A"/>
    <w:p w14:paraId="5BB00915" w14:textId="77777777" w:rsidR="00F9413A" w:rsidRDefault="00F9413A"/>
    <w:p w14:paraId="0B595375" w14:textId="77777777" w:rsidR="00F9413A" w:rsidRDefault="00F9413A"/>
    <w:p w14:paraId="7CE36766" w14:textId="77777777" w:rsidR="00F9413A" w:rsidRDefault="00F9413A"/>
    <w:p w14:paraId="3B02A13A" w14:textId="77777777" w:rsidR="00F9413A" w:rsidRDefault="00F9413A"/>
    <w:p w14:paraId="6EEFFA92" w14:textId="77777777" w:rsidR="00F9413A" w:rsidRDefault="00F9413A"/>
    <w:p w14:paraId="076C9E57" w14:textId="77777777" w:rsidR="00F9413A" w:rsidRDefault="00F9413A"/>
    <w:p w14:paraId="6D032746" w14:textId="77777777" w:rsidR="00F9413A" w:rsidRDefault="00F9413A"/>
    <w:p w14:paraId="2D06A70F" w14:textId="77777777" w:rsidR="00F9413A" w:rsidRDefault="00000000">
      <w:pPr>
        <w:widowControl/>
        <w:jc w:val="left"/>
      </w:pPr>
      <w:r>
        <w:rPr>
          <w:color w:val="000000"/>
        </w:rPr>
        <w:br w:type="page"/>
      </w:r>
    </w:p>
    <w:p w14:paraId="7343C33D" w14:textId="77777777" w:rsidR="00F9413A" w:rsidRDefault="00000000">
      <w:pPr>
        <w:widowControl/>
        <w:snapToGrid w:val="0"/>
        <w:spacing w:line="320" w:lineRule="exact"/>
        <w:jc w:val="center"/>
        <w:rPr>
          <w:sz w:val="36"/>
          <w:szCs w:val="36"/>
        </w:rPr>
      </w:pPr>
      <w:r>
        <w:rPr>
          <w:rFonts w:hint="eastAsia"/>
          <w:color w:val="000000"/>
          <w:sz w:val="36"/>
          <w:szCs w:val="36"/>
        </w:rPr>
        <w:lastRenderedPageBreak/>
        <w:t>基本合意書</w:t>
      </w:r>
    </w:p>
    <w:p w14:paraId="09A5DE5E" w14:textId="77777777" w:rsidR="00F9413A" w:rsidRDefault="00F9413A">
      <w:pPr>
        <w:widowControl/>
        <w:snapToGrid w:val="0"/>
        <w:spacing w:line="320" w:lineRule="exact"/>
      </w:pPr>
    </w:p>
    <w:p w14:paraId="3B508282" w14:textId="77777777" w:rsidR="00F9413A" w:rsidRDefault="00F9413A">
      <w:pPr>
        <w:widowControl/>
        <w:snapToGrid w:val="0"/>
        <w:spacing w:line="320" w:lineRule="exact"/>
      </w:pPr>
    </w:p>
    <w:p w14:paraId="1AAB7E36" w14:textId="77777777" w:rsidR="00F9413A" w:rsidRDefault="00000000">
      <w:pPr>
        <w:widowControl/>
        <w:snapToGrid w:val="0"/>
        <w:spacing w:line="320" w:lineRule="exact"/>
      </w:pPr>
      <w:r>
        <w:rPr>
          <w:rFonts w:hint="eastAsia"/>
          <w:color w:val="000000"/>
        </w:rPr>
        <w:t xml:space="preserve">　株式会社WineBank（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w:t>
      </w:r>
    </w:p>
    <w:p w14:paraId="40158DF2" w14:textId="77777777" w:rsidR="00F9413A" w:rsidRDefault="00000000">
      <w:pPr>
        <w:widowControl/>
        <w:snapToGrid w:val="0"/>
        <w:spacing w:line="320" w:lineRule="exact"/>
        <w:ind w:firstLineChars="100" w:firstLine="210"/>
      </w:pPr>
      <w:r>
        <w:rPr>
          <w:rFonts w:hint="eastAsia"/>
          <w:color w:val="000000"/>
        </w:rPr>
        <w:t>なお、本合意書は、第3条（排他的交渉権限）、第5条第4項（買収監査の費用負担）、第10条（秘密保持）、第11条乃至第17条（一般条項）を除き、法的拘束力を有さないものとする。</w:t>
      </w:r>
    </w:p>
    <w:p w14:paraId="15F35CD3" w14:textId="77777777" w:rsidR="00F9413A" w:rsidRDefault="00F9413A">
      <w:pPr>
        <w:widowControl/>
        <w:snapToGrid w:val="0"/>
        <w:spacing w:line="320" w:lineRule="exact"/>
      </w:pPr>
    </w:p>
    <w:p w14:paraId="343CD150" w14:textId="77777777" w:rsidR="00F9413A" w:rsidRDefault="00000000">
      <w:pPr>
        <w:widowControl/>
        <w:snapToGrid w:val="0"/>
        <w:spacing w:line="320" w:lineRule="exact"/>
      </w:pPr>
      <w:r>
        <w:rPr>
          <w:rFonts w:hint="eastAsia"/>
          <w:color w:val="000000"/>
        </w:rPr>
        <w:t>（目的）</w:t>
      </w:r>
    </w:p>
    <w:p w14:paraId="1C36A88E" w14:textId="77777777" w:rsidR="00F9413A" w:rsidRDefault="00000000">
      <w:pPr>
        <w:widowControl/>
        <w:snapToGrid w:val="0"/>
        <w:spacing w:line="320" w:lineRule="exact"/>
        <w:ind w:left="630" w:hangingChars="300" w:hanging="630"/>
      </w:pPr>
      <w:r>
        <w:rPr>
          <w:rFonts w:hint="eastAsia"/>
          <w:color w:val="000000"/>
        </w:rPr>
        <w:t>第１条</w:t>
      </w:r>
      <w:r>
        <w:rPr>
          <w:color w:val="000000"/>
        </w:rPr>
        <w:tab/>
      </w:r>
      <w:r>
        <w:rPr>
          <w:rFonts w:hint="eastAsia"/>
          <w:color w:val="000000"/>
        </w:rPr>
        <w:t>本合意書は、次に定める企業提携（以下「本件提携」という。）の実現のために、当事者が誠意をもって、その条件の検討と協議を行うことを目的に締結される。</w:t>
      </w:r>
    </w:p>
    <w:p w14:paraId="77ED15CA" w14:textId="77777777" w:rsidR="00F9413A" w:rsidRDefault="00000000">
      <w:pPr>
        <w:widowControl/>
        <w:snapToGrid w:val="0"/>
        <w:spacing w:line="320" w:lineRule="exact"/>
        <w:ind w:left="2100" w:hangingChars="1000" w:hanging="2100"/>
        <w:jc w:val="left"/>
      </w:pPr>
      <w:r>
        <w:rPr>
          <w:rFonts w:hint="eastAsia"/>
          <w:color w:val="000000"/>
        </w:rPr>
        <w:t xml:space="preserve">　　　　　本件提携：甲又は甲の指定する者が、乙の株主から乙の発行済株式の全て（自己株式を除く。）を取得する株式譲渡による提携</w:t>
      </w:r>
    </w:p>
    <w:p w14:paraId="5D69EE27" w14:textId="77777777" w:rsidR="00F9413A" w:rsidRDefault="00000000">
      <w:pPr>
        <w:widowControl/>
        <w:snapToGrid w:val="0"/>
        <w:spacing w:line="320" w:lineRule="exact"/>
        <w:ind w:left="567" w:hangingChars="270" w:hanging="567"/>
      </w:pPr>
      <w:r>
        <w:rPr>
          <w:rFonts w:hint="eastAsia"/>
          <w:color w:val="000000"/>
        </w:rPr>
        <w:t xml:space="preserve">　　２　本件提携の方法は、甲乙丙の合意により、適宜の方法に変更することができる。</w:t>
      </w:r>
    </w:p>
    <w:p w14:paraId="43E22D1A" w14:textId="77777777" w:rsidR="00F9413A" w:rsidRDefault="00F9413A">
      <w:pPr>
        <w:widowControl/>
        <w:snapToGrid w:val="0"/>
        <w:spacing w:line="320" w:lineRule="exact"/>
      </w:pPr>
    </w:p>
    <w:p w14:paraId="56E91D9A" w14:textId="77777777" w:rsidR="00F9413A" w:rsidRDefault="00000000">
      <w:pPr>
        <w:widowControl/>
        <w:snapToGrid w:val="0"/>
        <w:spacing w:line="320" w:lineRule="exact"/>
      </w:pPr>
      <w:r>
        <w:rPr>
          <w:rFonts w:hint="eastAsia"/>
          <w:color w:val="000000"/>
        </w:rPr>
        <w:t>（本件提携の対価等）</w:t>
      </w:r>
    </w:p>
    <w:p w14:paraId="48219102" w14:textId="77777777" w:rsidR="00F9413A" w:rsidRDefault="00000000">
      <w:pPr>
        <w:widowControl/>
        <w:snapToGrid w:val="0"/>
        <w:spacing w:line="320" w:lineRule="exact"/>
        <w:ind w:left="630" w:hangingChars="300" w:hanging="630"/>
      </w:pPr>
      <w:r>
        <w:rPr>
          <w:rFonts w:hint="eastAsia"/>
          <w:color w:val="000000"/>
        </w:rPr>
        <w:t xml:space="preserve">第２条　本件提携の対象となる株式（以下「本件株式」という。）及び本件株式の譲渡代金総額（以下「本件譲渡価額」という。）等の経済条件は、次のとおりとする。</w:t>
      </w:r>
    </w:p>
    <w:p w14:paraId="4AC4E16D" w14:textId="77777777" w:rsidR="00F9413A" w:rsidRDefault="00000000">
      <w:pPr>
        <w:widowControl/>
        <w:snapToGrid w:val="0"/>
        <w:spacing w:line="320" w:lineRule="exact"/>
        <w:ind w:left="1890" w:hangingChars="900" w:hanging="1890"/>
      </w:pPr>
      <w:r>
        <w:rPr>
          <w:rFonts w:hint="eastAsia"/>
          <w:color w:val="000000"/>
        </w:rPr>
        <w:t xml:space="preserve">　　　　　本件株式　　：別紙「譲渡予定株式」記載のとおり</w:t>
      </w:r>
    </w:p>
    <w:p w14:paraId="7E08FB6B" w14:textId="63819BE6" w:rsidR="00F9413A" w:rsidRDefault="00000000">
      <w:pPr>
        <w:widowControl/>
        <w:snapToGrid w:val="0"/>
        <w:spacing w:line="320" w:lineRule="exact"/>
        <w:ind w:left="1890" w:hangingChars="900" w:hanging="1890"/>
        <w:rPr>
          <w:lang w:eastAsia="zh-TW"/>
        </w:rPr>
      </w:pPr>
      <w:r>
        <w:rPr>
          <w:rFonts w:hint="eastAsia"/>
          <w:color w:val="000000"/>
        </w:rPr>
        <w:t xml:space="preserve">　　　　　本件譲渡価額等：基礎金額</w:t>
      </w:r>
      <w:del w:id="90001" w:author="株式会社WineBank" w:date="2026-10-15T05:00:00Z">
        <w:r>
          <w:rPr>
            <w:rFonts w:hint="eastAsia"/>
            <w:color w:val="000000"/>
          </w:rPr>
          <w:delText xml:space="preserve">50.5億〜51.5億円</w:delText>
        </w:r>
      </w:del>
      <w:ins w:id="90002" w:author="株式会社WineBank" w:date="2026-10-15T05:00:00Z">
        <w:r>
          <w:rPr>
            <w:rFonts w:hint="eastAsia"/>
            <w:color w:val="000000"/>
          </w:rPr>
          <w:t xml:space="preserve">50億〜51億円</w:t>
        </w:r>
      </w:ins>
      <w:r>
        <w:rPr>
          <w:rFonts w:hint="eastAsia"/>
          <w:color w:val="000000"/>
        </w:rPr>
        <w:t xml:space="preserve">+</w:t>
      </w:r>
      <w:del w:id="70001" w:author="株式会社WineBank" w:date="2026-10-14T03:00:00Z">
        <w:r>
          <w:rPr>
            <w:rFonts w:hint="eastAsia"/>
            <w:color w:val="000000"/>
          </w:rPr>
          <w:delText xml:space="preserve">役員報酬3年分一部前払い（2億2,500万相当）</w:delText>
        </w:r>
      </w:del>
      <w:ins w:id="70002" w:author="株式会社WineBank" w:date="2026-10-14T03:00:00Z">
        <w:r>
          <w:rPr>
            <w:rFonts w:hint="eastAsia"/>
            <w:color w:val="000000"/>
          </w:rPr>
          <w:t xml:space="preserve">役員報酬3年分の一部に相当する金額（2億2,500万円）</w:t>
        </w:r>
      </w:ins>
      <w:r>
        <w:rPr>
          <w:rFonts w:hint="eastAsia"/>
          <w:color w:val="000000"/>
        </w:rPr>
        <w:t xml:space="preserve">+4年目、5年目の条件付き報酬を基礎として協議する。</w:t>
      </w:r>
    </w:p>
    <w:p w14:paraId="39A23C7F" w14:textId="77777777" w:rsidR="00F9413A" w:rsidRDefault="00000000">
      <w:pPr>
        <w:widowControl/>
        <w:snapToGrid w:val="0"/>
        <w:spacing w:line="320" w:lineRule="exact"/>
        <w:ind w:leftChars="200" w:left="630" w:hangingChars="100" w:hanging="210"/>
      </w:pPr>
      <w:r>
        <w:rPr>
          <w:rFonts w:hint="eastAsia"/>
          <w:color w:val="000000"/>
        </w:rPr>
        <w:t>２　前項の定めにかかわらず、本合意書に定める甲による買収監査の結果、本件譲渡価額に影響を及ぼす事項が発見された場合には、甲は、丙に対し、その合理的な理由と根拠を説明することにより本件譲渡価額を合理的な範囲で変更することができる。</w:t>
      </w:r>
    </w:p>
    <w:p w14:paraId="1FF79AF2" w14:textId="77777777" w:rsidR="00F9413A" w:rsidRDefault="00000000">
      <w:pPr>
        <w:widowControl/>
        <w:snapToGrid w:val="0"/>
        <w:spacing w:line="320" w:lineRule="exact"/>
        <w:ind w:leftChars="200" w:left="630" w:hangingChars="100" w:hanging="210"/>
      </w:pPr>
      <w:r>
        <w:rPr>
          <w:color w:val="000000"/>
        </w:rPr>
        <w:t xml:space="preserve">３　甲、乙及び丙は、本件譲渡価額の最終的な金額及び支払条件について、</w:t>
      </w:r>
      <w:del w:id="70003" w:author="株式会社WineBank" w:date="2026-10-14T03:00:00Z">
        <w:r>
          <w:rPr>
            <w:color w:val="000000"/>
          </w:rPr>
          <w:delText xml:space="preserve">今期の業績見通しその他の条件を踏まえ</w:delText>
        </w:r>
      </w:del>
      <w:ins w:id="70004" w:author="株式会社WineBank" w:date="2026-10-14T03:00:00Z">
        <w:r>
          <w:rPr>
            <w:color w:val="000000"/>
          </w:rPr>
          <w:t xml:space="preserve">今期の業績見通し（乙の2026年12月期の業績が会社計画を約1,000万円上回る場合には基礎金額を51億円、それ以外の場合には50億円とすることを基礎とする。）その他の条件を踏まえ</w:t>
        </w:r>
      </w:ins>
      <w:r>
        <w:rPr>
          <w:color w:val="000000"/>
        </w:rPr>
        <w:t xml:space="preserve">、最終契約締結までに協議し合意する。</w:t>
      </w:r>
    </w:p>
    <w:p w14:paraId="79000256" w14:textId="77777777" w:rsidR="00F9413A" w:rsidRDefault="00000000">
      <w:pPr>
        <w:widowControl/>
        <w:snapToGrid w:val="0"/>
        <w:spacing w:line="320" w:lineRule="exact"/>
        <w:ind w:leftChars="200" w:left="630" w:hangingChars="100" w:hanging="210"/>
      </w:pPr>
      <w:commentRangeStart w:id="0"/>
      <w:r>
        <w:rPr>
          <w:color w:val="000000"/>
        </w:rPr>
        <w:t xml:space="preserve">４　甲、乙及び丙は、2026年12月の本件提携の実行に合わせ、</w:t>
      </w:r>
      <w:del w:id="70005" w:author="株式会社WineBank" w:date="2026-10-14T03:00:00Z">
        <w:r>
          <w:rPr>
            <w:color w:val="000000"/>
          </w:rPr>
          <w:delText xml:space="preserve">丙の3年間の役員報酬の一部として金2億2,500万円（7,500万円×3年）を前払いする案について協議する。</w:delText>
        </w:r>
      </w:del>
      <w:ins w:id="70006" w:author="株式会社WineBank" w:date="2026-10-14T03:00:00Z">
        <w:r>
          <w:rPr>
            <w:color w:val="000000"/>
          </w:rPr>
          <w:t xml:space="preserve">丙の3年間の役員報酬の一部に相当する金2億2,500万円（7,500万円×3年）を支払う案について協議する。当該金額の支払方法（乙による役員退職慰労金としての支給、本件株式の譲渡代金への加算その他の方法）は、第7項の趣旨を踏まえて協議する。</w:t>
        </w:r>
      </w:ins>
      <w:r>
        <w:rPr>
          <w:color w:val="000000"/>
        </w:rPr>
        <w:t xml:space="preserve">支払義務者、支払日、対象期間、支給手続、税務上の取扱い及び2年でロックアップを終了する場合等の取扱いは未確定とし、最終契約及び関係契約において定める。</w:t>
      </w:r>
      <w:commentRangeEnd w:id="0"/>
      <w:r>
        <w:rPr>
          <w:rStyle w:val="CommentReference"/>
        </w:rPr>
        <w:commentReference w:id="0"/>
      </w:r>
    </w:p>
    <w:p w14:paraId="1066A7F0" w14:textId="77777777" w:rsidR="00F9413A" w:rsidRDefault="00000000">
      <w:pPr>
        <w:widowControl/>
        <w:snapToGrid w:val="0"/>
        <w:spacing w:line="320" w:lineRule="exact"/>
        <w:ind w:leftChars="200" w:left="630" w:hangingChars="100" w:hanging="210"/>
      </w:pPr>
      <w:r>
        <w:rPr>
          <w:color w:val="000000"/>
        </w:rPr>
        <w:t xml:space="preserve">５　甲、乙及び丙は、第1項に掲げる基礎金額及び</w:t>
      </w:r>
      <w:del w:id="70007" w:author="株式会社WineBank" w:date="2026-10-14T03:00:00Z">
        <w:r>
          <w:rPr>
            <w:color w:val="000000"/>
          </w:rPr>
          <w:delText xml:space="preserve">前項の前払役員報酬</w:delText>
        </w:r>
      </w:del>
      <w:ins w:id="70008" w:author="株式会社WineBank" w:date="2026-10-14T03:00:00Z">
        <w:r>
          <w:rPr>
            <w:color w:val="000000"/>
          </w:rPr>
          <w:t xml:space="preserve">前項の金額</w:t>
        </w:r>
      </w:ins>
      <w:r>
        <w:rPr>
          <w:color w:val="000000"/>
        </w:rPr>
        <w:t xml:space="preserve">を含む本件提携実行時の経済条件について、協議・調整を行う。第6項の条件付きの追加支払いについては、本件提携実行時の支払いとは別に協議する。最終的な金額、内訳及び支払条件は、最終契約及び関係契約において定める。</w:t>
      </w:r>
    </w:p>
    <w:p w14:paraId="4D455E0E" w14:textId="77777777" w:rsidR="00F9413A" w:rsidRDefault="00000000">
      <w:pPr>
        <w:widowControl/>
        <w:snapToGrid w:val="0"/>
        <w:spacing w:line="320" w:lineRule="exact"/>
        <w:ind w:leftChars="200" w:left="630" w:hangingChars="100" w:hanging="210"/>
      </w:pPr>
      <w:r>
        <w:rPr>
          <w:color w:val="000000"/>
        </w:rPr>
        <w:t xml:space="preserve">６　甲、乙及び丙は、「4年後」及び「5年後」に、カンテサンスのミシュラン三つ星を条件とし、勤務条件を設けず、それぞれ金4億円</w:t>
      </w:r>
      <w:del w:id="70009" w:author="株式会社WineBank" w:date="2026-10-14T03:00:00Z">
        <w:r>
          <w:rPr>
            <w:color w:val="000000"/>
          </w:rPr>
          <w:delText xml:space="preserve">（役員報酬を含む。）</w:delText>
        </w:r>
      </w:del>
      <w:ins w:id="70010" w:author="株式会社WineBank" w:date="2026-10-14T03:00:00Z">
        <w:r>
          <w:rPr>
            <w:color w:val="000000"/>
          </w:rPr>
          <w:t xml:space="preserve">（役員報酬又は監修業務その他の役務の対価を含む。）</w:t>
        </w:r>
      </w:ins>
      <w:r>
        <w:rPr>
          <w:color w:val="000000"/>
        </w:rPr>
        <w:t xml:space="preserve">を追加で支払う案を基礎として協議する。期間の起算日、各支払日、各回の三つ星の判定時点・方</w:t>
      </w:r>
      <w:r>
        <w:rPr>
          <w:color w:val="000000"/>
        </w:rPr>
        <w:lastRenderedPageBreak/>
        <w:t>法、評価変動時の取扱い、支払義務者、受領者、株式譲渡代金と役員報酬の内訳及び支払確保の方法は、最終契約及び関係契約において定める。</w:t>
      </w:r>
    </w:p>
    <w:p w14:paraId="79361DF1" w14:textId="77777777" w:rsidR="00F9413A" w:rsidRDefault="00000000">
      <w:pPr>
        <w:widowControl/>
        <w:snapToGrid w:val="0"/>
        <w:spacing w:line="320" w:lineRule="exact"/>
        <w:ind w:leftChars="200" w:left="630" w:hangingChars="100" w:hanging="210"/>
      </w:pPr>
      <w:r>
        <w:rPr>
          <w:color w:val="000000"/>
        </w:rPr>
        <w:t>７　甲、乙及び丙は、役員報酬及び追加対価の支払方法並びにこれらの税務上の取扱いについて、売主側又は買主側のいずれか一方に税務上の負担が過度に偏ることのないよう、最終契約締結までに適切な方法を検討するものとする。</w:t>
      </w:r>
    </w:p>
    <w:p>
      <w:pPr>
        <w:widowControl/>
        <w:snapToGrid w:val="0"/>
        <w:spacing w:line="320" w:lineRule="exact"/>
        <w:ind w:leftChars="200" w:left="630" w:hangingChars="100" w:hanging="210"/>
        <w:rPr>
          <w:ins w:id="70011" w:author="株式会社WineBank" w:date="2026-10-14T03:00:00Z"/>
        </w:rPr>
      </w:pPr>
      <w:commentRangeStart w:id="1"/>
      <w:ins w:id="70012" w:author="株式会社WineBank" w:date="2026-10-14T03:00:00Z">
        <w:r>
          <w:rPr>
            <w:color w:val="000000"/>
          </w:rPr>
          <w:t xml:space="preserve">８　乙が丙に対して有する貸付金（2025年12月期末残高5億円）は、本件提携の実行日までに丙が乙に全額を返済するものとし、返済されない残高がある場合には、当該残高を本件譲渡価額から控除する。具体的な精算方法は、最終契約において定める。</w:t>
        </w:r>
      </w:ins>
      <w:commentRangeEnd w:id="1"/>
      <w:r>
        <w:rPr>
          <w:rStyle w:val="CommentReference"/>
        </w:rPr>
        <w:commentReference w:id="1"/>
      </w:r>
    </w:p>
    <w:p w14:paraId="2C27A51B" w14:textId="77777777" w:rsidR="00F9413A" w:rsidRDefault="00F9413A">
      <w:pPr>
        <w:widowControl/>
        <w:snapToGrid w:val="0"/>
        <w:spacing w:line="320" w:lineRule="exact"/>
      </w:pPr>
    </w:p>
    <w:p w14:paraId="07F5CEB5" w14:textId="77777777" w:rsidR="00F9413A" w:rsidRDefault="00000000">
      <w:pPr>
        <w:widowControl/>
        <w:snapToGrid w:val="0"/>
        <w:spacing w:line="320" w:lineRule="exact"/>
      </w:pPr>
      <w:r>
        <w:rPr>
          <w:rFonts w:hint="eastAsia"/>
          <w:color w:val="000000"/>
        </w:rPr>
        <w:t>（排他的交渉権限）</w:t>
      </w:r>
    </w:p>
    <w:p w14:paraId="7C07BDAF" w14:textId="77777777" w:rsidR="00F9413A" w:rsidRDefault="00000000">
      <w:pPr>
        <w:widowControl/>
        <w:snapToGrid w:val="0"/>
        <w:spacing w:line="320" w:lineRule="exact"/>
        <w:ind w:left="630" w:hangingChars="300" w:hanging="630"/>
      </w:pPr>
      <w:r>
        <w:rPr>
          <w:rFonts w:hint="eastAsia"/>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w:t>
      </w:r>
    </w:p>
    <w:p w14:paraId="5004CACC" w14:textId="77777777" w:rsidR="00F9413A" w:rsidRDefault="00F9413A">
      <w:pPr>
        <w:widowControl/>
        <w:snapToGrid w:val="0"/>
        <w:spacing w:line="320" w:lineRule="exact"/>
      </w:pPr>
    </w:p>
    <w:p w14:paraId="62E4E76C" w14:textId="77777777" w:rsidR="00F9413A" w:rsidRDefault="00000000">
      <w:pPr>
        <w:widowControl/>
        <w:snapToGrid w:val="0"/>
        <w:spacing w:line="320" w:lineRule="exact"/>
      </w:pPr>
      <w:r>
        <w:rPr>
          <w:rFonts w:hint="eastAsia"/>
          <w:color w:val="000000"/>
        </w:rPr>
        <w:t>（最終契約の締結及び締結に向けた協議）</w:t>
      </w:r>
    </w:p>
    <w:p w14:paraId="028F08FC" w14:textId="77777777" w:rsidR="00F9413A" w:rsidRDefault="00000000">
      <w:pPr>
        <w:widowControl/>
        <w:snapToGrid w:val="0"/>
        <w:spacing w:line="320" w:lineRule="exact"/>
        <w:ind w:left="630" w:hangingChars="300" w:hanging="630"/>
      </w:pPr>
      <w:r>
        <w:rPr>
          <w:rFonts w:hint="eastAsia"/>
          <w:color w:val="000000"/>
        </w:rPr>
        <w:t>第４条　甲、乙及び丙は、本合意書に定める事項が実施又は確認され、本件提携に関する諸条件に合意した場合には、遅滞なく最終契約（以下「最終契約」という。）を締結する。なお、乙及び丙は、別紙「譲渡予定株式」記載の株主に対し、本件提携の説明を行い、本件株式譲渡の承諾や委任状を取得するなど、最終契約の締結及びその実行に必要な対応を行う。</w:t>
      </w:r>
    </w:p>
    <w:p w14:paraId="44584A7E" w14:textId="77777777" w:rsidR="00F9413A" w:rsidRDefault="00000000">
      <w:pPr>
        <w:widowControl/>
        <w:snapToGrid w:val="0"/>
        <w:spacing w:line="320" w:lineRule="exact"/>
        <w:ind w:leftChars="200" w:left="630" w:hangingChars="100" w:hanging="210"/>
      </w:pPr>
      <w:r>
        <w:rPr>
          <w:rFonts w:hint="eastAsia"/>
          <w:color w:val="000000"/>
        </w:rPr>
        <w:t>２　最終契約とは、本合意書の内容又は趣旨を基礎として、本件提携の具体的条件を定める契約をいう。</w:t>
      </w:r>
    </w:p>
    <w:p w14:paraId="0A2E9E4B" w14:textId="77777777" w:rsidR="00F9413A" w:rsidRDefault="00000000">
      <w:pPr>
        <w:widowControl/>
        <w:snapToGrid w:val="0"/>
        <w:spacing w:line="320" w:lineRule="exact"/>
        <w:ind w:leftChars="200" w:left="630" w:hangingChars="100" w:hanging="210"/>
      </w:pPr>
      <w:r>
        <w:rPr>
          <w:rFonts w:hint="eastAsia"/>
          <w:color w:val="000000"/>
        </w:rPr>
        <w:t>３　丙は、丙以外に乙の株主がいる場合には、丙の責任をもって、当該株主に対して、本件提携の承諾を得るものとする。</w:t>
      </w:r>
    </w:p>
    <w:p w14:paraId="397B578C" w14:textId="77777777" w:rsidR="00F9413A" w:rsidRDefault="00000000">
      <w:pPr>
        <w:widowControl/>
        <w:snapToGrid w:val="0"/>
        <w:spacing w:line="320" w:lineRule="exact"/>
        <w:ind w:left="630" w:hangingChars="300" w:hanging="630"/>
      </w:pPr>
      <w:r>
        <w:rPr>
          <w:rFonts w:hint="eastAsia"/>
          <w:color w:val="000000"/>
        </w:rPr>
        <w:t xml:space="preserve">　　４　甲、乙及び丙は、本合意書の有効期間中に最終契約が締結できるように、誠意をもって協議する。</w:t>
      </w:r>
    </w:p>
    <w:p w14:paraId="4BDA6775" w14:textId="77777777" w:rsidR="00F9413A" w:rsidRDefault="00000000">
      <w:pPr>
        <w:widowControl/>
        <w:snapToGrid w:val="0"/>
        <w:spacing w:line="320" w:lineRule="exact"/>
        <w:ind w:left="630" w:hangingChars="300" w:hanging="630"/>
      </w:pPr>
      <w:r>
        <w:rPr>
          <w:rFonts w:hint="eastAsia"/>
          <w:color w:val="000000"/>
        </w:rPr>
        <w:t xml:space="preserve">　　　　なお、</w:t>
      </w:r>
      <w:r>
        <w:rPr>
          <w:color w:val="000000"/>
        </w:rPr>
        <w:t>本件提携に係る予定日程</w:t>
      </w:r>
      <w:r>
        <w:rPr>
          <w:rFonts w:hint="eastAsia"/>
          <w:color w:val="000000"/>
        </w:rPr>
        <w:t>は次のとおりとする。各</w:t>
      </w:r>
      <w:r>
        <w:rPr>
          <w:color w:val="000000"/>
        </w:rPr>
        <w:t>日程</w:t>
      </w:r>
      <w:r>
        <w:rPr>
          <w:rFonts w:hint="eastAsia"/>
          <w:color w:val="000000"/>
        </w:rPr>
        <w:t>は、基本合意の成立時期、買収監査及び資金調達等の進捗を踏まえ、甲</w:t>
      </w:r>
      <w:r>
        <w:rPr>
          <w:color w:val="000000"/>
        </w:rPr>
        <w:t>、</w:t>
      </w:r>
      <w:r>
        <w:rPr>
          <w:rFonts w:hint="eastAsia"/>
          <w:color w:val="000000"/>
        </w:rPr>
        <w:t>乙</w:t>
      </w:r>
      <w:r>
        <w:rPr>
          <w:color w:val="000000"/>
        </w:rPr>
        <w:t>及び</w:t>
      </w:r>
      <w:r>
        <w:rPr>
          <w:rFonts w:hint="eastAsia"/>
          <w:color w:val="000000"/>
        </w:rPr>
        <w:t>丙</w:t>
      </w:r>
      <w:r>
        <w:rPr>
          <w:color w:val="000000"/>
        </w:rPr>
        <w:t>の協議により</w:t>
      </w:r>
      <w:r>
        <w:rPr>
          <w:rFonts w:hint="eastAsia"/>
          <w:color w:val="000000"/>
        </w:rPr>
        <w:t>調整する</w:t>
      </w:r>
      <w:r>
        <w:rPr>
          <w:color w:val="000000"/>
        </w:rPr>
        <w:t>ものとする</w:t>
      </w:r>
      <w:r>
        <w:rPr>
          <w:rFonts w:hint="eastAsia"/>
          <w:color w:val="000000"/>
        </w:rPr>
        <w:t>。</w:t>
      </w:r>
    </w:p>
    <w:p w14:paraId="14BFC5EE" w14:textId="77777777" w:rsidR="00F9413A" w:rsidRDefault="00000000">
      <w:pPr>
        <w:widowControl/>
        <w:snapToGrid w:val="0"/>
        <w:spacing w:line="320" w:lineRule="exact"/>
        <w:ind w:left="630" w:hangingChars="300" w:hanging="630"/>
      </w:pPr>
      <w:r>
        <w:rPr>
          <w:rFonts w:hint="eastAsia"/>
          <w:color w:val="000000"/>
        </w:rPr>
        <w:t xml:space="preserve">　　　　　2026年10月中（</w:t>
      </w:r>
      <w:r>
        <w:rPr>
          <w:color w:val="000000"/>
        </w:rPr>
        <w:t>予定</w:t>
      </w:r>
      <w:r>
        <w:rPr>
          <w:rFonts w:hint="eastAsia"/>
          <w:color w:val="000000"/>
        </w:rPr>
        <w:t xml:space="preserve">）　基本合意書の締結</w:t>
      </w:r>
      <w:r>
        <w:rPr>
          <w:color w:val="000000"/>
        </w:rPr>
        <w:t>及び主要条件の整理</w:t>
      </w:r>
    </w:p>
    <w:p w14:paraId="1C18E772" w14:textId="77777777" w:rsidR="00F9413A" w:rsidRDefault="00000000">
      <w:pPr>
        <w:widowControl/>
        <w:snapToGrid w:val="0"/>
        <w:spacing w:line="320" w:lineRule="exact"/>
      </w:pPr>
      <w:r>
        <w:rPr>
          <w:rFonts w:hint="eastAsia"/>
          <w:color w:val="000000"/>
        </w:rPr>
        <w:t xml:space="preserve">　　　　　2026年10月中から　　　買収監査の開始、資料準備及びQ&amp;A対応</w:t>
      </w:r>
    </w:p>
    <w:p w14:paraId="0273CBCC" w14:textId="77777777" w:rsidR="00F9413A" w:rsidRDefault="00000000">
      <w:pPr>
        <w:widowControl/>
        <w:snapToGrid w:val="0"/>
        <w:spacing w:line="320" w:lineRule="exact"/>
      </w:pPr>
      <w:r>
        <w:rPr>
          <w:rFonts w:hint="eastAsia"/>
          <w:color w:val="000000"/>
        </w:rPr>
        <w:t xml:space="preserve">　　　　　2026年11月以降　　　　買収監査と並行した条件の具体化</w:t>
      </w:r>
    </w:p>
    <w:p w14:paraId="2F5DFA3F" w14:textId="77777777" w:rsidR="00F9413A" w:rsidRDefault="00000000">
      <w:pPr>
        <w:widowControl/>
        <w:snapToGrid w:val="0"/>
        <w:spacing w:line="320" w:lineRule="exact"/>
      </w:pPr>
      <w:r>
        <w:rPr>
          <w:rFonts w:hint="eastAsia"/>
          <w:color w:val="000000"/>
        </w:rPr>
        <w:t xml:space="preserve">　　　　　2026年12月</w:t>
      </w:r>
      <w:r>
        <w:rPr>
          <w:color w:val="000000"/>
        </w:rPr>
        <w:t xml:space="preserve">中旬頃まで　</w:t>
      </w:r>
      <w:r>
        <w:rPr>
          <w:rFonts w:hint="eastAsia"/>
          <w:color w:val="000000"/>
        </w:rPr>
        <w:t>最終契約条件の整理及び最終契約の締結（</w:t>
      </w:r>
      <w:r>
        <w:rPr>
          <w:color w:val="000000"/>
        </w:rPr>
        <w:t>予定</w:t>
      </w:r>
      <w:r>
        <w:rPr>
          <w:rFonts w:hint="eastAsia"/>
          <w:color w:val="000000"/>
        </w:rPr>
        <w:t>）</w:t>
      </w:r>
    </w:p>
    <w:p w14:paraId="43561203" w14:textId="77777777" w:rsidR="00F9413A" w:rsidRDefault="00000000">
      <w:pPr>
        <w:widowControl/>
        <w:snapToGrid w:val="0"/>
        <w:spacing w:line="320" w:lineRule="exact"/>
      </w:pPr>
      <w:r>
        <w:rPr>
          <w:rFonts w:hint="eastAsia"/>
          <w:color w:val="000000"/>
        </w:rPr>
        <w:t xml:space="preserve">　　　　　2026年12月</w:t>
      </w:r>
      <w:r>
        <w:rPr>
          <w:color w:val="000000"/>
        </w:rPr>
        <w:t>末まで　　　本件</w:t>
      </w:r>
      <w:r>
        <w:rPr>
          <w:rFonts w:hint="eastAsia"/>
          <w:color w:val="000000"/>
        </w:rPr>
        <w:t>提携の実行</w:t>
      </w:r>
      <w:r>
        <w:rPr>
          <w:color w:val="000000"/>
        </w:rPr>
        <w:t>（クロージング予定）</w:t>
      </w:r>
    </w:p>
    <w:p w14:paraId="57FDE6BD" w14:textId="77777777" w:rsidR="00F9413A" w:rsidRDefault="00000000">
      <w:pPr>
        <w:widowControl/>
        <w:snapToGrid w:val="0"/>
        <w:spacing w:line="320" w:lineRule="exact"/>
        <w:ind w:left="630" w:hangingChars="300" w:hanging="630"/>
      </w:pPr>
      <w:r>
        <w:rPr>
          <w:color w:val="000000"/>
        </w:rPr>
        <w:t xml:space="preserve">甲による資金調達及び社内承認手続と、後継者・運営体制及び丙の関与条件に関する協議は、買収監査及び最終契約協議と</w:t>
      </w:r>
      <w:del w:id="70013" w:author="株式会社WineBank" w:date="2026-10-14T03:00:00Z">
        <w:r>
          <w:rPr>
            <w:color w:val="000000"/>
          </w:rPr>
          <w:delText xml:space="preserve">並行して進める。</w:delText>
        </w:r>
      </w:del>
      <w:ins w:id="70014" w:author="株式会社WineBank" w:date="2026-10-14T03:00:00Z">
        <w:r>
          <w:rPr>
            <w:color w:val="000000"/>
          </w:rPr>
          <w:t xml:space="preserve">並行して進める。なお、最終契約の締結は、甲による資金調達（金融機関の融資承認を含む。）の目途が立っていることを前提とする。</w:t>
        </w:r>
      </w:ins>
    </w:p>
    <w:p w14:paraId="4289BED8" w14:textId="77777777" w:rsidR="00F9413A" w:rsidRDefault="00F9413A">
      <w:pPr>
        <w:widowControl/>
        <w:snapToGrid w:val="0"/>
        <w:spacing w:line="320" w:lineRule="exact"/>
      </w:pPr>
    </w:p>
    <w:p w14:paraId="396B4AAC" w14:textId="77777777" w:rsidR="00F9413A" w:rsidRDefault="00000000">
      <w:pPr>
        <w:widowControl/>
        <w:snapToGrid w:val="0"/>
        <w:spacing w:line="320" w:lineRule="exact"/>
      </w:pPr>
      <w:r>
        <w:rPr>
          <w:rFonts w:hint="eastAsia"/>
          <w:color w:val="000000"/>
        </w:rPr>
        <w:t>（買収監査）</w:t>
      </w:r>
    </w:p>
    <w:p w14:paraId="641C7908" w14:textId="77777777" w:rsidR="00F9413A" w:rsidRDefault="00000000">
      <w:pPr>
        <w:widowControl/>
        <w:snapToGrid w:val="0"/>
        <w:spacing w:line="320" w:lineRule="exact"/>
        <w:ind w:left="630" w:hangingChars="300" w:hanging="630"/>
      </w:pPr>
      <w:r>
        <w:rPr>
          <w:rFonts w:hint="eastAsia"/>
          <w:color w:val="000000"/>
        </w:rPr>
        <w:t>第５条　甲は、本件提携の実行可能性の検討及び最終契約の締結を目的として、甲又は甲の関係会社の役職員又は甲の指定する弁護士、公認会計士、税理士その他のアドバイザ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14:paraId="335C0BDD" w14:textId="77777777" w:rsidR="00F9413A" w:rsidRDefault="00000000">
      <w:pPr>
        <w:widowControl/>
        <w:snapToGrid w:val="0"/>
        <w:spacing w:line="320" w:lineRule="exact"/>
        <w:ind w:left="630" w:hangingChars="300" w:hanging="630"/>
      </w:pPr>
      <w:r>
        <w:rPr>
          <w:rFonts w:hint="eastAsia"/>
          <w:color w:val="000000"/>
        </w:rPr>
        <w:t xml:space="preserve">　　２　乙及び丙は、前項の調査に対し、可能かつ相当な範囲で誠実に協力する。</w:t>
      </w:r>
    </w:p>
    <w:p w14:paraId="6D3FDC99" w14:textId="77777777" w:rsidR="00F9413A" w:rsidRDefault="00000000">
      <w:pPr>
        <w:widowControl/>
        <w:snapToGrid w:val="0"/>
        <w:spacing w:line="320" w:lineRule="exact"/>
        <w:ind w:left="630" w:hangingChars="300" w:hanging="630"/>
      </w:pPr>
      <w:r>
        <w:rPr>
          <w:rFonts w:hint="eastAsia"/>
          <w:color w:val="000000"/>
        </w:rPr>
        <w:lastRenderedPageBreak/>
        <w:t xml:space="preserve">　　３　買収監査の実施時期、項目、方法等については、別途甲乙丙間で協議し決定する。</w:t>
      </w:r>
    </w:p>
    <w:p w14:paraId="45FEC614" w14:textId="77777777" w:rsidR="00F9413A" w:rsidRDefault="00000000">
      <w:pPr>
        <w:widowControl/>
        <w:snapToGrid w:val="0"/>
        <w:spacing w:line="320" w:lineRule="exact"/>
        <w:ind w:left="630" w:hangingChars="300" w:hanging="630"/>
      </w:pPr>
      <w:r>
        <w:rPr>
          <w:rFonts w:hint="eastAsia"/>
          <w:color w:val="000000"/>
        </w:rPr>
        <w:t xml:space="preserve">　　４　買収監査に要する費用は、甲の負担とする。</w:t>
      </w:r>
    </w:p>
    <w:p w14:paraId="5A01C7B4" w14:textId="77777777" w:rsidR="00F9413A" w:rsidRDefault="00000000">
      <w:pPr>
        <w:widowControl/>
        <w:snapToGrid w:val="0"/>
        <w:spacing w:line="320" w:lineRule="exact"/>
        <w:ind w:left="630" w:hangingChars="300" w:hanging="630"/>
      </w:pPr>
      <w:r>
        <w:rPr>
          <w:rFonts w:hint="eastAsia"/>
          <w:color w:val="000000"/>
        </w:rPr>
        <w:t xml:space="preserve">　　５　甲は、買収監査の結果、本件譲渡価額を変更すべき事項その他乙又は丙が負担すべき事項が発見された場合には、丙に対し、当該事項を無償で開示する。</w:t>
      </w:r>
    </w:p>
    <w:p w14:paraId="11572773" w14:textId="77777777" w:rsidR="00F9413A" w:rsidRDefault="00F9413A">
      <w:pPr>
        <w:widowControl/>
        <w:snapToGrid w:val="0"/>
        <w:spacing w:line="320" w:lineRule="exact"/>
      </w:pPr>
    </w:p>
    <w:p w14:paraId="57911F32" w14:textId="77777777" w:rsidR="00F9413A" w:rsidRDefault="00000000">
      <w:pPr>
        <w:widowControl/>
        <w:snapToGrid w:val="0"/>
        <w:spacing w:line="320" w:lineRule="exact"/>
      </w:pPr>
      <w:bookmarkStart w:id="4" w:name="_Hlk130202004"/>
      <w:r>
        <w:rPr>
          <w:rFonts w:hint="eastAsia"/>
          <w:color w:val="000000"/>
        </w:rPr>
        <w:t>（公正取引委員会への届出の要否）</w:t>
      </w:r>
    </w:p>
    <w:p w14:paraId="7566B8BF" w14:textId="77777777" w:rsidR="00F9413A" w:rsidRDefault="00000000">
      <w:pPr>
        <w:widowControl/>
        <w:snapToGrid w:val="0"/>
        <w:spacing w:line="320" w:lineRule="exact"/>
        <w:ind w:left="630" w:hangingChars="300" w:hanging="630"/>
      </w:pPr>
      <w:r>
        <w:rPr>
          <w:rFonts w:hint="eastAsia"/>
          <w:color w:val="000000"/>
        </w:rPr>
        <w:t>第6条</w:t>
      </w:r>
      <w:r>
        <w:rPr>
          <w:color w:val="000000"/>
        </w:rPr>
        <w:tab/>
      </w:r>
      <w:r>
        <w:rPr>
          <w:rFonts w:hint="eastAsia"/>
          <w:color w:val="000000"/>
        </w:rPr>
        <w:t>甲、乙及び丙は、相手方に対し、本件提携において公正取引委員会への事前届出の要否を検討するため、次の事実に該当するか否かを通知する。</w:t>
      </w:r>
    </w:p>
    <w:p w14:paraId="00CA73B2" w14:textId="77777777" w:rsidR="00F9413A" w:rsidRDefault="00000000">
      <w:pPr>
        <w:widowControl/>
        <w:snapToGrid w:val="0"/>
        <w:spacing w:line="320" w:lineRule="exact"/>
        <w:ind w:left="1050" w:hangingChars="500" w:hanging="1050"/>
      </w:pPr>
      <w:r>
        <w:rPr>
          <w:rFonts w:hint="eastAsia"/>
          <w:color w:val="000000"/>
        </w:rPr>
        <w:t xml:space="preserve">　　　　(1)</w:t>
      </w:r>
      <w:r>
        <w:rPr>
          <w:color w:val="000000"/>
        </w:rPr>
        <w:t xml:space="preserve"> </w:t>
      </w:r>
      <w:r>
        <w:rPr>
          <w:rFonts w:hint="eastAsia"/>
          <w:color w:val="000000"/>
        </w:rPr>
        <w:t>甲において、甲のグループ会社全体の売上高が200億円を超えること。また、その可能性があること。</w:t>
      </w:r>
    </w:p>
    <w:p w14:paraId="71C53453" w14:textId="77777777" w:rsidR="00F9413A" w:rsidRDefault="00000000">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乙において、その子会社を含めて売上高が50億円を超えること。また、その可能性があること。</w:t>
      </w:r>
    </w:p>
    <w:bookmarkEnd w:id="4"/>
    <w:p w14:paraId="35754AFE" w14:textId="77777777" w:rsidR="00F9413A" w:rsidRDefault="00F9413A">
      <w:pPr>
        <w:widowControl/>
        <w:snapToGrid w:val="0"/>
        <w:spacing w:line="320" w:lineRule="exact"/>
      </w:pPr>
    </w:p>
    <w:p w14:paraId="6FCAB46F" w14:textId="77777777" w:rsidR="00F9413A" w:rsidRDefault="00000000">
      <w:pPr>
        <w:widowControl/>
        <w:snapToGrid w:val="0"/>
        <w:spacing w:line="320" w:lineRule="exact"/>
      </w:pPr>
      <w:r>
        <w:rPr>
          <w:rFonts w:hint="eastAsia"/>
          <w:color w:val="000000"/>
        </w:rPr>
        <w:t>（外為法に基づく手続きに係る通知）</w:t>
      </w:r>
    </w:p>
    <w:p w14:paraId="4E78EF13" w14:textId="77777777" w:rsidR="00F9413A" w:rsidRDefault="00000000">
      <w:pPr>
        <w:widowControl/>
        <w:snapToGrid w:val="0"/>
        <w:spacing w:line="320" w:lineRule="exact"/>
        <w:ind w:left="567" w:hangingChars="270" w:hanging="567"/>
      </w:pPr>
      <w:r>
        <w:rPr>
          <w:rFonts w:hint="eastAsia"/>
          <w:color w:val="000000"/>
        </w:rPr>
        <w:t>第</w:t>
      </w:r>
      <w:r>
        <w:rPr>
          <w:color w:val="000000"/>
        </w:rPr>
        <w:t>7条　甲、乙及び丙は、</w:t>
      </w:r>
      <w:r>
        <w:rPr>
          <w:rFonts w:hint="eastAsia"/>
          <w:color w:val="000000"/>
        </w:rPr>
        <w:t>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14:paraId="10788332" w14:textId="77777777" w:rsidR="00F9413A" w:rsidRDefault="00000000">
      <w:pPr>
        <w:widowControl/>
        <w:snapToGrid w:val="0"/>
        <w:spacing w:line="320" w:lineRule="exact"/>
        <w:ind w:left="1050" w:hangingChars="500" w:hanging="1050"/>
      </w:pPr>
      <w:r>
        <w:rPr>
          <w:rFonts w:hint="eastAsia"/>
          <w:color w:val="000000"/>
        </w:rPr>
        <w:t xml:space="preserve">　　　　</w:t>
      </w:r>
      <w:r>
        <w:rPr>
          <w:color w:val="000000"/>
        </w:rPr>
        <w:t xml:space="preserve">(1) </w:t>
      </w:r>
      <w:r>
        <w:rPr>
          <w:rFonts w:hint="eastAsia"/>
          <w:color w:val="000000"/>
        </w:rPr>
        <w:t>甲において、外為法第</w:t>
      </w:r>
      <w:r>
        <w:rPr>
          <w:color w:val="000000"/>
        </w:rPr>
        <w:t>26条第1項に定める外国投資家であること。また、その可能性があること。</w:t>
      </w:r>
    </w:p>
    <w:p w14:paraId="7A4DE017" w14:textId="77777777" w:rsidR="00F9413A" w:rsidRDefault="00000000">
      <w:pPr>
        <w:widowControl/>
        <w:snapToGrid w:val="0"/>
        <w:spacing w:line="320" w:lineRule="exact"/>
        <w:ind w:leftChars="1" w:left="991" w:hangingChars="471" w:hanging="989"/>
      </w:pPr>
      <w:r>
        <w:rPr>
          <w:rFonts w:hint="eastAsia"/>
          <w:color w:val="000000"/>
        </w:rPr>
        <w:t xml:space="preserve">　　　　</w:t>
      </w:r>
      <w:r>
        <w:rPr>
          <w:color w:val="000000"/>
        </w:rPr>
        <w:t xml:space="preserve">(2) </w:t>
      </w:r>
      <w:r>
        <w:rPr>
          <w:rFonts w:hint="eastAsia"/>
          <w:color w:val="000000"/>
        </w:rPr>
        <w:t>乙又は丙において、外為法第</w:t>
      </w:r>
      <w:r>
        <w:rPr>
          <w:color w:val="000000"/>
        </w:rPr>
        <w:t>26条第1項に定める外国投資家であること。また、その可能性があること。</w:t>
      </w:r>
    </w:p>
    <w:p w14:paraId="189AC4C6" w14:textId="77777777" w:rsidR="00F9413A" w:rsidRDefault="00F9413A">
      <w:pPr>
        <w:widowControl/>
        <w:snapToGrid w:val="0"/>
        <w:spacing w:line="320" w:lineRule="exact"/>
      </w:pPr>
    </w:p>
    <w:p w14:paraId="047BA17F" w14:textId="77777777" w:rsidR="00F9413A" w:rsidRDefault="00000000">
      <w:pPr>
        <w:widowControl/>
        <w:snapToGrid w:val="0"/>
        <w:spacing w:line="320" w:lineRule="exact"/>
      </w:pPr>
      <w:r>
        <w:rPr>
          <w:rFonts w:hint="eastAsia"/>
          <w:color w:val="000000"/>
        </w:rPr>
        <w:t>（本件提携実行後の対応事項）</w:t>
      </w:r>
    </w:p>
    <w:p w14:paraId="15EF3625" w14:textId="77777777" w:rsidR="00F9413A" w:rsidRDefault="00000000">
      <w:pPr>
        <w:widowControl/>
        <w:snapToGrid w:val="0"/>
        <w:spacing w:line="320" w:lineRule="exact"/>
        <w:ind w:left="630" w:hangingChars="300" w:hanging="630"/>
      </w:pPr>
      <w:r>
        <w:rPr>
          <w:rFonts w:hint="eastAsia"/>
          <w:color w:val="000000"/>
        </w:rPr>
        <w:t>第8条　甲、乙及び丙は、乙の現役員に対する本件提携実行後の処遇について、最終契約締結までに協議の上で決定する。</w:t>
      </w:r>
    </w:p>
    <w:p w14:paraId="14FCD4FA" w14:textId="77777777" w:rsidR="00F9413A" w:rsidRDefault="00000000">
      <w:pPr>
        <w:widowControl/>
        <w:snapToGrid w:val="0"/>
        <w:spacing w:line="320" w:lineRule="exact"/>
        <w:ind w:leftChars="300" w:left="630" w:firstLineChars="100" w:firstLine="210"/>
      </w:pPr>
      <w:r>
        <w:rPr>
          <w:rFonts w:hint="eastAsia"/>
          <w:color w:val="000000"/>
        </w:rPr>
        <w:t>なお、本合意書締結日における主な処遇案は次のとおりであり、丙の役員報酬及び追加支払に関する協議案は、第2条第4項及び第6項のとおりとする。</w:t>
      </w:r>
      <w:r>
        <w:rPr>
          <w:color w:val="000000"/>
        </w:rPr>
        <w:t>具体的な役職、報酬及び関与条件は、最終契約及び関係契約において定める。</w:t>
      </w:r>
    </w:p>
    <w:tbl>
      <w:tblPr>
        <w:tblStyle w:val="a3"/>
        <w:tblW w:w="0" w:type="auto"/>
        <w:tblInd w:w="846" w:type="dxa"/>
        <w:tblLook w:val="04A0" w:firstRow="1" w:lastRow="0" w:firstColumn="1" w:lastColumn="0" w:noHBand="0" w:noVBand="1"/>
      </w:tblPr>
      <w:tblGrid>
        <w:gridCol w:w="1200"/>
        <w:gridCol w:w="1450"/>
        <w:gridCol w:w="1850"/>
        <w:gridCol w:w="3148"/>
      </w:tblGrid>
      <w:tr w:rsidR="00F9413A" w14:paraId="56135A7B" w14:textId="77777777">
        <w:trPr>
          <w:tblHeader/>
        </w:trPr>
        <w:tc>
          <w:tcPr>
            <w:tcW w:w="1200" w:type="dxa"/>
          </w:tcPr>
          <w:p w14:paraId="428342C0" w14:textId="77777777" w:rsidR="00F9413A" w:rsidRDefault="00000000">
            <w:pPr>
              <w:spacing w:before="0" w:after="0" w:line="240" w:lineRule="exact"/>
            </w:pPr>
            <w:r>
              <w:rPr>
                <w:rFonts w:hint="eastAsia"/>
                <w:color w:val="000000"/>
                <w:sz w:val="20"/>
                <w:szCs w:val="20"/>
              </w:rPr>
              <w:t>氏名</w:t>
            </w:r>
          </w:p>
        </w:tc>
        <w:tc>
          <w:tcPr>
            <w:tcW w:w="1450" w:type="dxa"/>
          </w:tcPr>
          <w:p w14:paraId="40A4A7FA" w14:textId="77777777" w:rsidR="00F9413A" w:rsidRDefault="00000000">
            <w:pPr>
              <w:spacing w:before="0" w:after="0" w:line="240" w:lineRule="exact"/>
            </w:pPr>
            <w:r>
              <w:rPr>
                <w:rFonts w:hint="eastAsia"/>
                <w:color w:val="000000"/>
                <w:sz w:val="20"/>
                <w:szCs w:val="20"/>
              </w:rPr>
              <w:t>役職</w:t>
            </w:r>
          </w:p>
        </w:tc>
        <w:tc>
          <w:tcPr>
            <w:tcW w:w="1850" w:type="dxa"/>
          </w:tcPr>
          <w:p w14:paraId="07CCEEB3" w14:textId="77777777" w:rsidR="00F9413A" w:rsidRDefault="00000000">
            <w:pPr>
              <w:spacing w:before="0" w:after="0" w:line="240" w:lineRule="exact"/>
            </w:pPr>
            <w:r>
              <w:rPr>
                <w:rFonts w:hint="eastAsia"/>
                <w:color w:val="000000"/>
                <w:sz w:val="20"/>
                <w:szCs w:val="20"/>
              </w:rPr>
              <w:t>関与期間</w:t>
            </w:r>
          </w:p>
        </w:tc>
        <w:tc>
          <w:tcPr>
            <w:tcW w:w="3148" w:type="dxa"/>
          </w:tcPr>
          <w:p w14:paraId="5BEE0A70" w14:textId="77777777" w:rsidR="00F9413A" w:rsidRDefault="00000000">
            <w:pPr>
              <w:spacing w:before="0" w:after="0" w:line="240" w:lineRule="exact"/>
            </w:pPr>
            <w:r>
              <w:rPr>
                <w:rFonts w:hint="eastAsia"/>
                <w:color w:val="000000"/>
                <w:sz w:val="20"/>
                <w:szCs w:val="20"/>
              </w:rPr>
              <w:t>報酬</w:t>
            </w:r>
            <w:r>
              <w:rPr>
                <w:color w:val="000000"/>
                <w:sz w:val="20"/>
                <w:szCs w:val="20"/>
              </w:rPr>
              <w:t>案</w:t>
            </w:r>
          </w:p>
        </w:tc>
      </w:tr>
      <w:tr w:rsidR="00F9413A" w14:paraId="6B521D92" w14:textId="77777777">
        <w:trPr>
          <w:cantSplit/>
        </w:trPr>
        <w:tc>
          <w:tcPr>
            <w:tcW w:w="1200" w:type="dxa"/>
          </w:tcPr>
          <w:p w14:paraId="3F82FAD3" w14:textId="77777777" w:rsidR="00F9413A" w:rsidRDefault="00000000">
            <w:pPr>
              <w:spacing w:before="0" w:after="0" w:line="240" w:lineRule="exact"/>
            </w:pPr>
            <w:r>
              <w:rPr>
                <w:rFonts w:hint="eastAsia"/>
                <w:color w:val="000000"/>
                <w:sz w:val="20"/>
                <w:szCs w:val="20"/>
              </w:rPr>
              <w:t>岸田周三</w:t>
            </w:r>
          </w:p>
        </w:tc>
        <w:tc>
          <w:tcPr>
            <w:tcW w:w="1450" w:type="dxa"/>
          </w:tcPr>
          <w:p w14:paraId="1EDD37D6" w14:textId="77777777" w:rsidR="00F9413A" w:rsidRDefault="00000000">
            <w:pPr>
              <w:spacing w:before="0" w:after="0" w:line="240" w:lineRule="exact"/>
            </w:pPr>
            <w:commentRangeStart w:id="2"/>
            <w:del w:id="70015" w:author="株式会社WineBank" w:date="2026-10-14T03:00:00Z">
              <w:r>
                <w:rPr>
                  <w:rFonts w:hint="eastAsia"/>
                  <w:color w:val="000000"/>
                  <w:sz w:val="20"/>
                  <w:szCs w:val="20"/>
                </w:rPr>
                <w:delText xml:space="preserve">代表取締役</w:delText>
              </w:r>
            </w:del>
            <w:ins w:id="70016" w:author="株式会社WineBank" w:date="2026-10-14T03:00:00Z">
              <w:r>
                <w:rPr>
                  <w:rFonts w:hint="eastAsia"/>
                  <w:color w:val="000000"/>
                  <w:sz w:val="20"/>
                  <w:szCs w:val="20"/>
                </w:rPr>
                <w:t xml:space="preserve">取締役（代表取締役の体制は協議）</w:t>
              </w:r>
            </w:ins>
            <w:commentRangeEnd w:id="2"/>
            <w:r>
              <w:rPr>
                <w:rStyle w:val="CommentReference"/>
              </w:rPr>
              <w:commentReference w:id="2"/>
            </w:r>
          </w:p>
        </w:tc>
        <w:tc>
          <w:tcPr>
            <w:tcW w:w="1850" w:type="dxa"/>
          </w:tcPr>
          <w:p w14:paraId="27B3D5A6" w14:textId="77777777" w:rsidR="00F9413A" w:rsidRDefault="00000000">
            <w:pPr>
              <w:spacing w:before="0" w:after="0" w:line="240" w:lineRule="exact"/>
            </w:pPr>
            <w:r>
              <w:rPr>
                <w:rFonts w:hint="eastAsia"/>
                <w:color w:val="000000"/>
                <w:sz w:val="20"/>
                <w:szCs w:val="20"/>
              </w:rPr>
              <w:t>第5項の協議案参照</w:t>
            </w:r>
          </w:p>
        </w:tc>
        <w:tc>
          <w:tcPr>
            <w:tcW w:w="3148" w:type="dxa"/>
          </w:tcPr>
          <w:p w14:paraId="4A0C2E81" w14:textId="0E145B5F" w:rsidR="00053945" w:rsidRDefault="00053945">
            <w:pPr>
              <w:spacing w:before="0" w:after="0" w:line="240" w:lineRule="exact"/>
              <w:rPr>
                <w:rFonts w:hint="eastAsia"/>
                <w:color w:val="000000"/>
              </w:rPr>
            </w:pPr>
            <w:del w:id="70017" w:author="株式会社WineBank" w:date="2026-10-14T03:00:00Z">
              <w:r>
                <w:rPr>
                  <w:rFonts w:hint="eastAsia"/>
                  <w:color w:val="000000"/>
                  <w:sz w:val="20"/>
                  <w:szCs w:val="20"/>
                </w:rPr>
                <w:delText xml:space="preserve">3年分の役員報酬一部前払い</w:delText>
              </w:r>
            </w:del>
            <w:ins w:id="70018" w:author="株式会社WineBank" w:date="2026-10-14T03:00:00Z">
              <w:r>
                <w:rPr>
                  <w:rFonts w:hint="eastAsia"/>
                  <w:color w:val="000000"/>
                  <w:sz w:val="20"/>
                  <w:szCs w:val="20"/>
                </w:rPr>
                <w:t xml:space="preserve">第2条第4項の金額</w:t>
              </w:r>
            </w:ins>
          </w:p>
          <w:p w14:paraId="331DFD70" w14:textId="034A2562" w:rsidR="00053945" w:rsidRDefault="00053945">
            <w:pPr>
              <w:spacing w:before="0" w:after="0" w:line="240" w:lineRule="exact"/>
              <w:rPr>
                <w:rFonts w:hint="eastAsia"/>
                <w:color w:val="000000"/>
              </w:rPr>
            </w:pPr>
            <w:del w:id="70019" w:author="株式会社WineBank" w:date="2026-10-14T03:00:00Z">
              <w:r>
                <w:rPr>
                  <w:rFonts w:hint="eastAsia"/>
                  <w:color w:val="000000"/>
                  <w:sz w:val="20"/>
                  <w:szCs w:val="20"/>
                </w:rPr>
                <w:delText xml:space="preserve">（7,500万</w:delText>
              </w:r>
            </w:del>
            <w:del w:id="70020" w:author="株式会社WineBank" w:date="2026-10-14T03:00:00Z">
              <w:r>
                <w:rPr>
                  <w:rFonts w:ascii="Apple Color Emoji" w:hAnsi="Apple Color Emoji" w:cs="Apple Color Emoji" w:hint="eastAsia"/>
                  <w:color w:val="000000"/>
                  <w:sz w:val="20"/>
                  <w:szCs w:val="20"/>
                </w:rPr>
                <w:delText xml:space="preserve">×</w:delText>
              </w:r>
            </w:del>
            <w:del w:id="70021" w:author="株式会社WineBank" w:date="2026-10-14T03:00:00Z">
              <w:r>
                <w:rPr>
                  <w:color w:val="000000"/>
                  <w:sz w:val="20"/>
                  <w:szCs w:val="20"/>
                </w:rPr>
                <w:delText xml:space="preserve">3</w:delText>
              </w:r>
            </w:del>
            <w:del w:id="70022" w:author="株式会社WineBank" w:date="2026-10-14T03:00:00Z">
              <w:r>
                <w:rPr>
                  <w:rFonts w:hint="eastAsia"/>
                  <w:color w:val="000000"/>
                  <w:sz w:val="20"/>
                  <w:szCs w:val="20"/>
                </w:rPr>
                <w:delText xml:space="preserve">年＝</w:delText>
              </w:r>
            </w:del>
            <w:del w:id="70023" w:author="株式会社WineBank" w:date="2026-10-14T03:00:00Z">
              <w:r>
                <w:rPr>
                  <w:color w:val="000000"/>
                  <w:sz w:val="20"/>
                  <w:szCs w:val="20"/>
                </w:rPr>
                <w:delText xml:space="preserve">2</w:delText>
              </w:r>
            </w:del>
            <w:del w:id="70024" w:author="株式会社WineBank" w:date="2026-10-14T03:00:00Z">
              <w:r>
                <w:rPr>
                  <w:rFonts w:hint="eastAsia"/>
                  <w:color w:val="000000"/>
                  <w:sz w:val="20"/>
                  <w:szCs w:val="20"/>
                </w:rPr>
                <w:delText xml:space="preserve">億</w:delText>
              </w:r>
            </w:del>
            <w:del w:id="70025" w:author="株式会社WineBank" w:date="2026-10-14T03:00:00Z">
              <w:r>
                <w:rPr>
                  <w:color w:val="000000"/>
                  <w:sz w:val="20"/>
                  <w:szCs w:val="20"/>
                </w:rPr>
                <w:delText xml:space="preserve">2,500</w:delText>
              </w:r>
            </w:del>
            <w:del w:id="70026" w:author="株式会社WineBank" w:date="2026-10-14T03:00:00Z">
              <w:r>
                <w:rPr>
                  <w:rFonts w:hint="eastAsia"/>
                  <w:color w:val="000000"/>
                  <w:sz w:val="20"/>
                  <w:szCs w:val="20"/>
                </w:rPr>
                <w:delText xml:space="preserve">万</w:delText>
              </w:r>
            </w:del>
            <w:ins w:id="70027" w:author="株式会社WineBank" w:date="2026-10-14T03:00:00Z">
              <w:r>
                <w:rPr>
                  <w:rFonts w:hint="eastAsia"/>
                  <w:color w:val="000000"/>
                  <w:sz w:val="20"/>
                  <w:szCs w:val="20"/>
                </w:rPr>
                <w:t xml:space="preserve">（7,500万円×3年＝2億2,500万円）</w:t>
              </w:r>
            </w:ins>
          </w:p>
          <w:p w14:paraId="4F30A32D" w14:textId="77777777" w:rsidR="00053945" w:rsidRDefault="00053945">
            <w:pPr>
              <w:spacing w:before="0" w:after="0" w:line="40" w:lineRule="exact"/>
              <w:rPr>
                <w:color w:val="000000"/>
              </w:rPr>
            </w:pPr>
          </w:p>
          <w:p w14:paraId="7EE1ED54" w14:textId="77777777" w:rsidR="00053945" w:rsidRDefault="00053945">
            <w:pPr>
              <w:spacing w:before="0" w:after="0" w:line="240" w:lineRule="exact"/>
              <w:rPr>
                <w:color w:val="000000"/>
              </w:rPr>
            </w:pPr>
            <w:del w:id="70028" w:author="株式会社WineBank" w:date="2026-10-14T03:00:00Z">
              <w:r>
                <w:rPr>
                  <w:color w:val="000000"/>
                  <w:sz w:val="20"/>
                  <w:szCs w:val="20"/>
                </w:rPr>
                <w:delText xml:space="preserve">2,000</w:delText>
              </w:r>
            </w:del>
            <w:del w:id="70029" w:author="株式会社WineBank" w:date="2026-10-14T03:00:00Z">
              <w:r>
                <w:rPr>
                  <w:rFonts w:hint="eastAsia"/>
                  <w:color w:val="000000"/>
                  <w:sz w:val="20"/>
                  <w:szCs w:val="20"/>
                </w:rPr>
                <w:delText xml:space="preserve">万円（3年間）</w:delText>
              </w:r>
            </w:del>
            <w:ins w:id="70030" w:author="株式会社WineBank" w:date="2026-10-14T03:00:00Z">
              <w:r>
                <w:rPr>
                  <w:color w:val="000000"/>
                  <w:sz w:val="20"/>
                  <w:szCs w:val="20"/>
                </w:rPr>
                <w:t xml:space="preserve">役員報酬 年2,000万円（3年間）</w:t>
              </w:r>
            </w:ins>
          </w:p>
          <w:p w14:paraId="7EEB8DD0" w14:textId="77777777" w:rsidR="00053945" w:rsidRDefault="00053945">
            <w:pPr>
              <w:spacing w:before="0" w:after="0" w:line="40" w:lineRule="exact"/>
              <w:rPr>
                <w:color w:val="000000"/>
              </w:rPr>
            </w:pPr>
          </w:p>
          <w:p w14:paraId="39181107" w14:textId="14EBA105" w:rsidR="00F9413A" w:rsidRDefault="00053945">
            <w:pPr>
              <w:spacing w:before="0" w:after="0" w:line="240" w:lineRule="exact"/>
            </w:pPr>
            <w:r>
              <w:rPr>
                <w:rFonts w:hint="eastAsia"/>
                <w:color w:val="000000"/>
                <w:sz w:val="20"/>
                <w:szCs w:val="20"/>
              </w:rPr>
              <w:t>4年目、5年目は今後の協議事項とする</w:t>
            </w:r>
          </w:p>
        </w:tc>
      </w:tr>
    </w:tbl>
    <w:p w14:paraId="484556AF" w14:textId="77777777" w:rsidR="00F9413A" w:rsidRDefault="00000000">
      <w:pPr>
        <w:widowControl/>
        <w:snapToGrid w:val="0"/>
        <w:spacing w:line="320" w:lineRule="exact"/>
        <w:ind w:left="630" w:hangingChars="300" w:hanging="630"/>
      </w:pPr>
      <w:r>
        <w:rPr>
          <w:rFonts w:hint="eastAsia"/>
          <w:color w:val="000000"/>
        </w:rPr>
        <w:lastRenderedPageBreak/>
        <w:t xml:space="preserve">　　２　甲は、原則として、本件提携実行後も乙の従業員全員を継続して雇用し、当面の間、乙の従業員にとって実質的に不利益となるような処遇の変更は行わない。但し、適正な理由と手続きに基づく懲戒処分がある場合その他正当な理由がある場合を除く。</w:t>
      </w:r>
    </w:p>
    <w:p w14:paraId="271B5FF4" w14:textId="77777777" w:rsidR="00F9413A" w:rsidRDefault="00000000">
      <w:pPr>
        <w:widowControl/>
        <w:snapToGrid w:val="0"/>
        <w:spacing w:line="320" w:lineRule="exact"/>
        <w:ind w:left="630" w:hangingChars="300" w:hanging="630"/>
      </w:pPr>
      <w:r>
        <w:rPr>
          <w:rFonts w:hint="eastAsia"/>
          <w:color w:val="000000"/>
        </w:rPr>
        <w:t xml:space="preserve">　　３　丙は、本件提携を契機に、乙の従業員が乙を退職せずに継続して乙の従業員として勤務するように誠心誠意努力する。</w:t>
      </w:r>
    </w:p>
    <w:p w14:paraId="603CC817" w14:textId="77777777" w:rsidR="00F9413A" w:rsidRDefault="00000000">
      <w:pPr>
        <w:widowControl/>
        <w:snapToGrid w:val="0"/>
        <w:spacing w:line="320" w:lineRule="exact"/>
        <w:ind w:left="630" w:hangingChars="300" w:hanging="630"/>
      </w:pPr>
      <w:r>
        <w:rPr>
          <w:rFonts w:hint="eastAsia"/>
          <w:color w:val="000000"/>
        </w:rPr>
        <w:t xml:space="preserve">　　４　甲は、本件提携実行後2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w:t>
      </w:r>
    </w:p>
    <w:p w14:paraId="16D4F9E4" w14:textId="77777777" w:rsidR="00F9413A" w:rsidRDefault="00000000">
      <w:pPr>
        <w:widowControl/>
        <w:snapToGrid w:val="0"/>
        <w:spacing w:line="320" w:lineRule="exact"/>
        <w:ind w:leftChars="200" w:left="630" w:hangingChars="100" w:hanging="210"/>
      </w:pPr>
      <w:r>
        <w:rPr>
          <w:color w:val="000000"/>
        </w:rPr>
        <w:t xml:space="preserve">５　丙のロックアップ及びその終了後の関与については、次の条件を基礎として協議する。ロックアップ期間の起算日及び期間中の具体的な業務・勤務条件は、最終契約及び関係契約において定める。</w:t>
      </w:r>
    </w:p>
    <w:p w14:paraId="03836A03" w14:textId="6429F8AE" w:rsidR="00F9413A" w:rsidRDefault="00000000">
      <w:pPr>
        <w:widowControl/>
        <w:snapToGrid w:val="0"/>
        <w:spacing w:line="320" w:lineRule="exact"/>
        <w:ind w:left="630" w:hanging="210"/>
      </w:pPr>
      <w:r>
        <w:rPr>
          <w:color w:val="000000"/>
        </w:rPr>
        <w:t xml:space="preserve">(1) 後継料理長が決定し、甲及び丙がロックアップを2年間で終了することに合意した場合、ロックアップ期間は2年間とする。3年目以降は契約上の出勤義務を設けず、監修の日数及び方法（対面又はオンライン）は丙の裁量</w:t>
      </w:r>
      <w:r>
        <w:rPr>
          <w:rFonts w:hint="eastAsia"/>
          <w:color w:val="000000"/>
        </w:rPr>
        <w:t>とする</w:t>
      </w:r>
      <w:r>
        <w:rPr>
          <w:color w:val="000000"/>
        </w:rPr>
        <w:t>。</w:t>
      </w:r>
    </w:p>
    <w:p w14:paraId="6386A1D2" w14:textId="6D3F48E4" w:rsidR="00F9413A" w:rsidRDefault="00000000">
      <w:pPr>
        <w:widowControl/>
        <w:snapToGrid w:val="0"/>
        <w:spacing w:line="320" w:lineRule="exact"/>
        <w:ind w:left="630" w:hanging="210"/>
      </w:pPr>
      <w:r>
        <w:rPr>
          <w:color w:val="000000"/>
        </w:rPr>
        <w:t xml:space="preserve">(2) 前号の条件を満たさない場合、ロックアップ期間は3年間とし、当該期間の満了をもって終了する。この場合、終了に追加の条件を設けない。4年目以降は契約上の出勤義務を設けず、監修の日数及び方法（対面又はオンライン）は丙の裁量</w:t>
      </w:r>
      <w:r>
        <w:rPr>
          <w:rFonts w:hint="eastAsia"/>
          <w:color w:val="000000"/>
        </w:rPr>
        <w:t>とする</w:t>
      </w:r>
      <w:r>
        <w:rPr>
          <w:color w:val="000000"/>
        </w:rPr>
        <w:t>。</w:t>
      </w:r>
      <w:r>
        <w:rPr>
          <w:rFonts w:hint="eastAsia"/>
          <w:color w:val="000000"/>
        </w:rPr>
        <w:t>監修契約について4年目以降は1年ごとの更新とする。</w:t>
      </w:r>
    </w:p>
    <w:p w14:paraId="3EFADFFD" w14:textId="77777777" w:rsidR="00F9413A" w:rsidRDefault="00000000">
      <w:pPr>
        <w:widowControl/>
        <w:snapToGrid w:val="0"/>
        <w:spacing w:line="320" w:lineRule="exact"/>
        <w:ind w:left="630" w:hanging="210"/>
      </w:pPr>
      <w:r>
        <w:rPr>
          <w:color w:val="000000"/>
        </w:rPr>
        <w:t xml:space="preserve">(3) 前2号に定めるロックアップ期間及びその終了後の関与を前提として、後継料理長の確保及び承継可能性の判断方法並びに監修の期間・業務範囲を、最終契約締結までに確認する。</w:t>
      </w:r>
    </w:p>
    <w:p w14:paraId="396FB990" w14:textId="77777777" w:rsidR="00F9413A" w:rsidRDefault="00000000">
      <w:pPr>
        <w:widowControl/>
        <w:snapToGrid w:val="0"/>
        <w:spacing w:line="320" w:lineRule="exact"/>
        <w:ind w:leftChars="200" w:left="630" w:hangingChars="100" w:hanging="210"/>
      </w:pPr>
      <w:r>
        <w:rPr>
          <w:color w:val="000000"/>
        </w:rPr>
        <w:t>６　甲、乙及び丙は、カンテサンスの現行の運営並びにブランド及び品質を尊重し、円滑な承継を目指す方針を共有する。運営上の改善又は経営上の支援が必要な事項は、協議して具体化する。</w:t>
      </w:r>
    </w:p>
    <w:p w14:paraId="0E2E9C30" w14:textId="77777777" w:rsidR="00F9413A" w:rsidRDefault="00000000">
      <w:pPr>
        <w:widowControl/>
        <w:snapToGrid w:val="0"/>
        <w:spacing w:line="320" w:lineRule="exact"/>
        <w:ind w:leftChars="200" w:left="630" w:hangingChars="100" w:hanging="210"/>
      </w:pPr>
      <w:r>
        <w:rPr>
          <w:color w:val="000000"/>
        </w:rPr>
        <w:t>７　甲及び丙は、後継料理長候補を確保し、段階的に育成・承継を進める体制を検討する。候補者本人の意向及び現職との関係を尊重し、候補者の探索・打診、採用、育成及び定着に関する役割分担を協議する。丙が認める後継料理長への承継を目指すものとし、現時点で特定候補者の就任又は在籍期間を確定するものではない。</w:t>
      </w:r>
    </w:p>
    <w:p w14:paraId="2D2A8CDE" w14:textId="77777777" w:rsidR="00F9413A" w:rsidRDefault="00000000">
      <w:pPr>
        <w:widowControl/>
        <w:snapToGrid w:val="0"/>
        <w:spacing w:line="320" w:lineRule="exact"/>
        <w:ind w:leftChars="200" w:left="630" w:hangingChars="100" w:hanging="210"/>
      </w:pPr>
      <w:r>
        <w:rPr>
          <w:color w:val="000000"/>
        </w:rPr>
        <w:t>８　甲、乙及び丙は、ミシュラン三つ星の維持を共通の重要目標として、承継方法を慎重に検討する。具体的な関与義務及び追加支払条件は、第2条第6項及び本条第5項の協議を経て定めるものとし、本項の目標の共有のみをもって丙が第三者評価の維持を保証するものではない。</w:t>
      </w:r>
    </w:p>
    <w:p w14:paraId="546AF9AA" w14:textId="77777777" w:rsidR="00F9413A" w:rsidRDefault="00000000">
      <w:pPr>
        <w:widowControl/>
        <w:snapToGrid w:val="0"/>
        <w:spacing w:line="320" w:lineRule="exact"/>
        <w:ind w:leftChars="200" w:left="630" w:hangingChars="100" w:hanging="210"/>
      </w:pPr>
      <w:r>
        <w:rPr>
          <w:color w:val="000000"/>
        </w:rPr>
        <w:t>９　甲及び丙は、従業員への説明の内容・時期、主要スタッフへの対応及び顧客への段階的な承継の伝え方を協議する。所有権の変更、代表者の変更及び料理長の交代の時期は、必ずしも同時とせず、品質、従業員の理解及び顧客との関係に配慮して検討する。</w:t>
      </w:r>
    </w:p>
    <w:p w14:paraId="26F8C082" w14:textId="77777777" w:rsidR="00F9413A" w:rsidRDefault="00000000">
      <w:pPr>
        <w:widowControl/>
        <w:snapToGrid w:val="0"/>
        <w:spacing w:line="320" w:lineRule="exact"/>
        <w:ind w:leftChars="200" w:left="630" w:hangingChars="100" w:hanging="210"/>
      </w:pPr>
      <w:commentRangeStart w:id="4"/>
      <w:r>
        <w:rPr>
          <w:color w:val="000000"/>
        </w:rPr>
        <w:lastRenderedPageBreak/>
        <w:t>10　スイーツ、ワイン関連事業、EC・物販その他の新規事業は、既存店舗の承継とは別に、丙の意向及び負担を踏まえて個別に協議する。丙の関与を当然の前提とせず、店舗業務の削減時間を新規事業又は監修業務に充当することを義務付けない。</w:t>
      </w:r>
      <w:ins w:id="80001" w:author="株式会社WineBank" w:date="2026-10-15T01:00:00Z">
        <w:r>
          <w:rPr>
            <w:color w:val="000000"/>
          </w:rPr>
          <w:t xml:space="preserve">ただし、丙は、後継料理長への承継及び三つ星の維持に支障のない範囲で、甲又は乙が行う新規事業に対し、レシピ及び品質の監修、氏名・ブランドの使用許諾その他の必要な事項について合理的に協力するものとし、併せて、当該新規事業の企画及び立上げに積極的に関与するよう努めるものとする。協力及び関与の時期、内容並びに対価は、甲丙協議のうえ最終契約及び関係契約において定める。</w:t>
        </w:r>
      </w:ins>
      <w:commentRangeEnd w:id="4"/>
      <w:r>
        <w:rPr>
          <w:rStyle w:val="CommentReference"/>
        </w:rPr>
        <w:commentReference w:id="4"/>
      </w:r>
    </w:p>
    <w:p>
      <w:pPr>
        <w:widowControl/>
        <w:snapToGrid w:val="0"/>
        <w:spacing w:line="320" w:lineRule="exact"/>
        <w:ind w:leftChars="200" w:left="630" w:hangingChars="100" w:hanging="210"/>
        <w:rPr>
          <w:ins w:id="70031" w:author="株式会社WineBank" w:date="2026-10-14T03:00:00Z"/>
        </w:rPr>
      </w:pPr>
      <w:ins w:id="70032" w:author="株式会社WineBank" w:date="2026-10-14T03:00:00Z">
        <w:r>
          <w:rPr>
            <w:color w:val="000000"/>
          </w:rPr>
          <w:t xml:space="preserve">11　丙は、本件提携の実行後、最終契約で定める期間、乙の事業と競合する事業（同価格帯のガストロノミーの新規開業を含む。）を行わないものとする。その範囲及び既存の活動（株式会社BISによる監修業務を含む。）の取扱い、並びに丙の氏名・肖像その他カンテサンスのブランドに関する乙による使用の許諾については、最終契約において定める。</w:t>
        </w:r>
      </w:ins>
    </w:p>
    <w:p w14:paraId="2FFDF539" w14:textId="77777777" w:rsidR="00F9413A" w:rsidRDefault="00F9413A">
      <w:pPr>
        <w:widowControl/>
        <w:snapToGrid w:val="0"/>
        <w:spacing w:line="320" w:lineRule="exact"/>
      </w:pPr>
    </w:p>
    <w:p w14:paraId="3CB555D0" w14:textId="77777777" w:rsidR="00F9413A" w:rsidRDefault="00000000">
      <w:pPr>
        <w:widowControl/>
        <w:snapToGrid w:val="0"/>
        <w:spacing w:line="320" w:lineRule="exact"/>
      </w:pPr>
      <w:r>
        <w:rPr>
          <w:rFonts w:hint="eastAsia"/>
          <w:color w:val="000000"/>
        </w:rPr>
        <w:t>（乙の運営）</w:t>
      </w:r>
    </w:p>
    <w:p w14:paraId="13A9D8B1" w14:textId="77777777" w:rsidR="00F9413A" w:rsidRDefault="00000000">
      <w:pPr>
        <w:widowControl/>
        <w:snapToGrid w:val="0"/>
        <w:spacing w:line="320" w:lineRule="exact"/>
        <w:ind w:left="630" w:hangingChars="300" w:hanging="630"/>
      </w:pPr>
      <w:r>
        <w:rPr>
          <w:rFonts w:hint="eastAsia"/>
          <w:color w:val="000000"/>
        </w:rPr>
        <w:t>第9条　丙は、乙をして、本合意書締結後本件提携の実行日までの間、善良なる管理者の注意義務をもって、従前どおりに乙を運営する。</w:t>
      </w:r>
    </w:p>
    <w:p w14:paraId="75EAC6C1" w14:textId="77777777" w:rsidR="00F9413A" w:rsidRDefault="00000000">
      <w:pPr>
        <w:widowControl/>
        <w:snapToGrid w:val="0"/>
        <w:spacing w:line="320" w:lineRule="exact"/>
        <w:ind w:left="630" w:hangingChars="300" w:hanging="630"/>
      </w:pPr>
      <w:r>
        <w:rPr>
          <w:rFonts w:hint="eastAsia"/>
          <w:color w:val="000000"/>
        </w:rPr>
        <w:t xml:space="preserve">　　２　前項に関わらず、乙の事業又は業績に悪影響を与える事由又はそのおそれのある事由が発生した場合には、丙は、甲に対し、速やかに通知し、対応を協議する。</w:t>
      </w:r>
    </w:p>
    <w:p w14:paraId="4AD7CCC1" w14:textId="77777777" w:rsidR="00F9413A" w:rsidRDefault="00000000">
      <w:pPr>
        <w:widowControl/>
        <w:snapToGrid w:val="0"/>
        <w:spacing w:line="320" w:lineRule="exact"/>
        <w:ind w:left="630" w:hangingChars="300" w:hanging="630"/>
      </w:pPr>
      <w:r>
        <w:rPr>
          <w:rFonts w:hint="eastAsia"/>
          <w:color w:val="000000"/>
        </w:rPr>
        <w:t xml:space="preserve">　　３　乙及び丙は、次の各号のいずれかに該当する行為その他乙の経営内容に重大な変更を生じる可能性のある行為を行う場合には、事前に甲の同意を得る。</w:t>
      </w:r>
    </w:p>
    <w:p w14:paraId="53D6DE81" w14:textId="77777777" w:rsidR="00F9413A" w:rsidRDefault="00000000">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重要な資産の譲渡、処分又は賃貸借</w:t>
      </w:r>
    </w:p>
    <w:p w14:paraId="7522E542" w14:textId="77777777" w:rsidR="00F9413A" w:rsidRDefault="00000000">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非経常的な新規借入の実行その他債務を負担する行為（保証又は担保権設定等）</w:t>
      </w:r>
    </w:p>
    <w:p w14:paraId="56C2127B" w14:textId="77777777" w:rsidR="00F9413A" w:rsidRDefault="00000000">
      <w:pPr>
        <w:widowControl/>
        <w:snapToGrid w:val="0"/>
        <w:spacing w:line="320" w:lineRule="exact"/>
        <w:ind w:left="1050" w:hangingChars="500" w:hanging="1050"/>
      </w:pPr>
      <w:r>
        <w:rPr>
          <w:rFonts w:hint="eastAsia"/>
          <w:color w:val="000000"/>
        </w:rPr>
        <w:t xml:space="preserve">　　　　(3)</w:t>
      </w:r>
      <w:r>
        <w:rPr>
          <w:color w:val="000000"/>
        </w:rPr>
        <w:t xml:space="preserve"> 非経常的な新規設備投資</w:t>
      </w:r>
      <w:r>
        <w:rPr>
          <w:rFonts w:hint="eastAsia"/>
          <w:color w:val="000000"/>
        </w:rPr>
        <w:t>又は</w:t>
      </w:r>
      <w:r>
        <w:rPr>
          <w:color w:val="000000"/>
        </w:rPr>
        <w:t>仕入行為</w:t>
      </w:r>
    </w:p>
    <w:p w14:paraId="6E4BDC1C" w14:textId="77777777" w:rsidR="00F9413A" w:rsidRDefault="00000000">
      <w:pPr>
        <w:widowControl/>
        <w:snapToGrid w:val="0"/>
        <w:spacing w:line="320" w:lineRule="exact"/>
        <w:ind w:leftChars="300" w:left="630" w:firstLineChars="100" w:firstLine="210"/>
      </w:pPr>
      <w:r>
        <w:rPr>
          <w:rFonts w:hint="eastAsia"/>
          <w:color w:val="000000"/>
        </w:rPr>
        <w:t>(4)</w:t>
      </w:r>
      <w:r>
        <w:rPr>
          <w:color w:val="000000"/>
        </w:rPr>
        <w:t xml:space="preserve"> 非経常的な契約の締結</w:t>
      </w:r>
      <w:r>
        <w:rPr>
          <w:rFonts w:hint="eastAsia"/>
          <w:color w:val="000000"/>
        </w:rPr>
        <w:t>、</w:t>
      </w:r>
      <w:r>
        <w:rPr>
          <w:color w:val="000000"/>
        </w:rPr>
        <w:t>解約</w:t>
      </w:r>
      <w:r>
        <w:rPr>
          <w:rFonts w:hint="eastAsia"/>
          <w:color w:val="000000"/>
        </w:rPr>
        <w:t>又は</w:t>
      </w:r>
      <w:r>
        <w:rPr>
          <w:color w:val="000000"/>
        </w:rPr>
        <w:t>解除</w:t>
      </w:r>
    </w:p>
    <w:p w14:paraId="6F481FCC" w14:textId="77777777" w:rsidR="00F9413A" w:rsidRDefault="00000000">
      <w:pPr>
        <w:widowControl/>
        <w:snapToGrid w:val="0"/>
        <w:spacing w:line="320" w:lineRule="exact"/>
        <w:ind w:leftChars="300" w:left="630" w:firstLineChars="100" w:firstLine="210"/>
      </w:pPr>
      <w:r>
        <w:rPr>
          <w:rFonts w:hint="eastAsia"/>
          <w:color w:val="000000"/>
        </w:rPr>
        <w:t>(5)</w:t>
      </w:r>
      <w:r>
        <w:rPr>
          <w:color w:val="000000"/>
        </w:rPr>
        <w:t xml:space="preserve"> </w:t>
      </w:r>
      <w:r>
        <w:rPr>
          <w:rFonts w:hint="eastAsia"/>
          <w:color w:val="000000"/>
        </w:rPr>
        <w:t>得意先又は仕入先との新規取引、既存契約の解約又は解除</w:t>
      </w:r>
    </w:p>
    <w:p w14:paraId="3CF8B817" w14:textId="77777777" w:rsidR="00F9413A" w:rsidRDefault="00000000">
      <w:pPr>
        <w:widowControl/>
        <w:snapToGrid w:val="0"/>
        <w:spacing w:line="320" w:lineRule="exact"/>
        <w:ind w:leftChars="300" w:left="630" w:firstLineChars="100" w:firstLine="210"/>
      </w:pPr>
      <w:r>
        <w:rPr>
          <w:rFonts w:hint="eastAsia"/>
          <w:color w:val="000000"/>
        </w:rPr>
        <w:t>(6)</w:t>
      </w:r>
      <w:r>
        <w:rPr>
          <w:color w:val="000000"/>
        </w:rPr>
        <w:t xml:space="preserve"> </w:t>
      </w:r>
      <w:r>
        <w:rPr>
          <w:rFonts w:hint="eastAsia"/>
          <w:color w:val="000000"/>
        </w:rPr>
        <w:t>従業員の解雇、又は、</w:t>
      </w:r>
      <w:r>
        <w:rPr>
          <w:color w:val="000000"/>
        </w:rPr>
        <w:t>大量の従業員の新規採用</w:t>
      </w:r>
    </w:p>
    <w:p w14:paraId="2CBB223F" w14:textId="77777777" w:rsidR="00F9413A" w:rsidRDefault="00000000">
      <w:pPr>
        <w:widowControl/>
        <w:snapToGrid w:val="0"/>
        <w:spacing w:line="320" w:lineRule="exact"/>
        <w:ind w:leftChars="300" w:left="630" w:firstLineChars="100" w:firstLine="210"/>
      </w:pPr>
      <w:r>
        <w:rPr>
          <w:rFonts w:hint="eastAsia"/>
          <w:color w:val="000000"/>
        </w:rPr>
        <w:t>(7)</w:t>
      </w:r>
      <w:r>
        <w:rPr>
          <w:color w:val="000000"/>
        </w:rPr>
        <w:t xml:space="preserve"> </w:t>
      </w:r>
      <w:r>
        <w:rPr>
          <w:rFonts w:hint="eastAsia"/>
          <w:color w:val="000000"/>
        </w:rPr>
        <w:t>就業規則又は雇用契約等に定める従業員の定期昇給以外の雇用条件の改定</w:t>
      </w:r>
    </w:p>
    <w:p w14:paraId="221DA733" w14:textId="77777777" w:rsidR="00F9413A" w:rsidRDefault="00000000">
      <w:pPr>
        <w:widowControl/>
        <w:snapToGrid w:val="0"/>
        <w:spacing w:line="320" w:lineRule="exact"/>
        <w:ind w:leftChars="300" w:left="630" w:firstLineChars="100" w:firstLine="210"/>
        <w:rPr>
          <w:lang w:eastAsia="zh-TW"/>
        </w:rPr>
      </w:pPr>
      <w:r>
        <w:rPr>
          <w:rFonts w:hint="eastAsia"/>
          <w:color w:val="000000"/>
          <w:lang w:eastAsia="zh-TW"/>
        </w:rPr>
        <w:t>(8)</w:t>
      </w:r>
      <w:r>
        <w:rPr>
          <w:color w:val="000000"/>
          <w:lang w:eastAsia="zh-TW"/>
        </w:rPr>
        <w:t xml:space="preserve"> 増資、減資、株式分割</w:t>
      </w:r>
      <w:r>
        <w:rPr>
          <w:rFonts w:hint="eastAsia"/>
          <w:color w:val="000000"/>
          <w:lang w:eastAsia="zh-TW"/>
        </w:rPr>
        <w:t>、株式併合</w:t>
      </w:r>
    </w:p>
    <w:p w14:paraId="66A420F9" w14:textId="77777777" w:rsidR="00F9413A" w:rsidRDefault="00000000">
      <w:pPr>
        <w:widowControl/>
        <w:snapToGrid w:val="0"/>
        <w:spacing w:line="320" w:lineRule="exact"/>
        <w:ind w:leftChars="300" w:left="630" w:firstLineChars="100" w:firstLine="210"/>
      </w:pPr>
      <w:r>
        <w:rPr>
          <w:rFonts w:hint="eastAsia"/>
          <w:color w:val="000000"/>
        </w:rPr>
        <w:t>(9)</w:t>
      </w:r>
      <w:r>
        <w:rPr>
          <w:color w:val="000000"/>
        </w:rPr>
        <w:t xml:space="preserve"> 取締役、代表取締役の変更等の決議</w:t>
      </w:r>
      <w:r>
        <w:rPr>
          <w:rFonts w:hint="eastAsia"/>
          <w:color w:val="000000"/>
        </w:rPr>
        <w:t>、</w:t>
      </w:r>
      <w:del w:id="70033" w:author="株式会社WineBank" w:date="2026-10-14T03:00:00Z">
        <w:r>
          <w:rPr>
            <w:color w:val="000000"/>
          </w:rPr>
          <w:delText xml:space="preserve">役員報酬の増加</w:delText>
        </w:r>
      </w:del>
      <w:ins w:id="70034" w:author="株式会社WineBank" w:date="2026-10-14T03:00:00Z">
        <w:r>
          <w:rPr>
            <w:color w:val="000000"/>
          </w:rPr>
          <w:t xml:space="preserve">役員報酬の増加、役員賞与又は退職慰労金の支給（第2条第4項に基づき合意したものを除く。）</w:t>
        </w:r>
      </w:ins>
    </w:p>
    <w:p>
      <w:pPr>
        <w:widowControl/>
        <w:snapToGrid w:val="0"/>
        <w:spacing w:line="320" w:lineRule="exact"/>
        <w:ind w:leftChars="300" w:left="630" w:firstLineChars="100" w:firstLine="210"/>
        <w:rPr>
          <w:ins w:id="70035" w:author="株式会社WineBank" w:date="2026-10-14T03:00:00Z"/>
        </w:rPr>
      </w:pPr>
      <w:ins w:id="70036" w:author="株式会社WineBank" w:date="2026-10-14T03:00:00Z">
        <w:r>
          <w:rPr>
            <w:rFonts w:hint="eastAsia"/>
            <w:color w:val="000000"/>
          </w:rPr>
          <w:t xml:space="preserve">(10) 剰余金の配当その他の株主又は役員に対する金銭等の支払（通常の役員報酬を除く。）</w:t>
        </w:r>
      </w:ins>
    </w:p>
    <w:p>
      <w:pPr>
        <w:widowControl/>
        <w:snapToGrid w:val="0"/>
        <w:spacing w:line="320" w:lineRule="exact"/>
        <w:ind w:leftChars="300" w:left="630" w:firstLineChars="100" w:firstLine="210"/>
        <w:rPr>
          <w:ins w:id="70037" w:author="株式会社WineBank" w:date="2026-10-14T03:00:00Z"/>
        </w:rPr>
      </w:pPr>
      <w:ins w:id="70038" w:author="株式会社WineBank" w:date="2026-10-14T03:00:00Z">
        <w:r>
          <w:rPr>
            <w:rFonts w:hint="eastAsia"/>
            <w:color w:val="000000"/>
          </w:rPr>
          <w:t xml:space="preserve">(11) 丙又は丙の関係会社（株式会社BIS及び株式会社カンテサンスプラスを含む。）との取引の新規開始又は条件の変更</w:t>
        </w:r>
      </w:ins>
    </w:p>
    <w:p w14:paraId="4191DB4E" w14:textId="77777777" w:rsidR="00F9413A" w:rsidRDefault="00000000">
      <w:pPr>
        <w:widowControl/>
        <w:snapToGrid w:val="0"/>
        <w:spacing w:line="320" w:lineRule="exact"/>
        <w:ind w:leftChars="300" w:left="630" w:firstLineChars="100" w:firstLine="210"/>
      </w:pPr>
      <w:del w:id="70039" w:author="株式会社WineBank" w:date="2026-10-14T03:00:00Z">
        <w:r>
          <w:rPr>
            <w:rFonts w:hint="eastAsia"/>
            <w:color w:val="000000"/>
          </w:rPr>
          <w:delText xml:space="preserve">(10)</w:delText>
        </w:r>
      </w:del>
      <w:ins w:id="70040" w:author="株式会社WineBank" w:date="2026-10-14T03:00:00Z">
        <w:r>
          <w:rPr>
            <w:rFonts w:hint="eastAsia"/>
            <w:color w:val="000000"/>
          </w:rPr>
          <w:t xml:space="preserve">(12)</w:t>
        </w:r>
      </w:ins>
      <w:r>
        <w:rPr>
          <w:color w:val="000000"/>
        </w:rPr>
        <w:t>前各号の</w:t>
      </w:r>
      <w:r>
        <w:rPr>
          <w:rFonts w:hint="eastAsia"/>
          <w:color w:val="000000"/>
        </w:rPr>
        <w:t>他</w:t>
      </w:r>
      <w:r>
        <w:rPr>
          <w:color w:val="000000"/>
        </w:rPr>
        <w:t>、日常業務に属さない事項</w:t>
      </w:r>
    </w:p>
    <w:p w14:paraId="139719ED" w14:textId="77777777" w:rsidR="00F9413A" w:rsidRDefault="00F9413A">
      <w:pPr>
        <w:widowControl/>
        <w:snapToGrid w:val="0"/>
        <w:spacing w:line="320" w:lineRule="exact"/>
        <w:ind w:left="630" w:hangingChars="300" w:hanging="630"/>
      </w:pPr>
    </w:p>
    <w:p w14:paraId="26CA63BA" w14:textId="77777777" w:rsidR="00F9413A" w:rsidRDefault="00000000">
      <w:pPr>
        <w:widowControl/>
        <w:snapToGrid w:val="0"/>
        <w:spacing w:line="320" w:lineRule="exact"/>
      </w:pPr>
      <w:r>
        <w:rPr>
          <w:rFonts w:hint="eastAsia"/>
          <w:color w:val="000000"/>
        </w:rPr>
        <w:t>（秘密保持）</w:t>
      </w:r>
    </w:p>
    <w:p w14:paraId="3D60AD1D" w14:textId="77777777" w:rsidR="00F9413A" w:rsidRDefault="00000000">
      <w:pPr>
        <w:widowControl/>
        <w:snapToGrid w:val="0"/>
        <w:spacing w:line="320" w:lineRule="exact"/>
        <w:ind w:left="630" w:hangingChars="300" w:hanging="630"/>
      </w:pPr>
      <w:r>
        <w:rPr>
          <w:rFonts w:hint="eastAsia"/>
          <w:color w:val="000000"/>
        </w:rPr>
        <w:t>第10条　甲、乙及び丙は、本合意書締結の事実及びその内容、本件提携</w:t>
      </w:r>
      <w:r>
        <w:rPr>
          <w:color w:val="000000"/>
        </w:rPr>
        <w:t>を検討している事実</w:t>
      </w:r>
      <w:r>
        <w:rPr>
          <w:rFonts w:hint="eastAsia"/>
          <w:color w:val="000000"/>
        </w:rPr>
        <w:t>並びに</w:t>
      </w:r>
      <w:r>
        <w:rPr>
          <w:color w:val="000000"/>
        </w:rPr>
        <w:t>相手方</w:t>
      </w:r>
      <w:r>
        <w:rPr>
          <w:rFonts w:hint="eastAsia"/>
          <w:color w:val="000000"/>
        </w:rPr>
        <w:t>に関する一切</w:t>
      </w:r>
      <w:r>
        <w:rPr>
          <w:color w:val="000000"/>
        </w:rPr>
        <w:t>の情報</w:t>
      </w:r>
      <w:r>
        <w:rPr>
          <w:rFonts w:hint="eastAsia"/>
          <w:color w:val="000000"/>
        </w:rPr>
        <w:t>（以下「秘密情報」という。）</w:t>
      </w:r>
      <w:r>
        <w:rPr>
          <w:color w:val="000000"/>
        </w:rPr>
        <w:t>を</w:t>
      </w:r>
      <w:r>
        <w:rPr>
          <w:rFonts w:hint="eastAsia"/>
          <w:color w:val="000000"/>
        </w:rPr>
        <w:t>、本件提携推進の目的に限り使用するものとし、相手方の書面による事前の承諾を得ることなく、</w:t>
      </w:r>
      <w:r>
        <w:rPr>
          <w:color w:val="000000"/>
        </w:rPr>
        <w:t>第三者に開示又は漏洩しないものとする。ただし、法令</w:t>
      </w:r>
      <w:r>
        <w:rPr>
          <w:rFonts w:hint="eastAsia"/>
          <w:color w:val="000000"/>
        </w:rPr>
        <w:t>、</w:t>
      </w:r>
      <w:r>
        <w:rPr>
          <w:color w:val="000000"/>
        </w:rPr>
        <w:t>行政当局、裁判所、自主規制機関</w:t>
      </w:r>
      <w:r>
        <w:rPr>
          <w:rFonts w:hint="eastAsia"/>
          <w:color w:val="000000"/>
        </w:rPr>
        <w:t>又は</w:t>
      </w:r>
      <w:r>
        <w:rPr>
          <w:color w:val="000000"/>
        </w:rPr>
        <w:t>金融商品取引所等からの要請に基づき必要な限度で開示する場合はこの限りでない。</w:t>
      </w:r>
    </w:p>
    <w:p w14:paraId="40DE0382" w14:textId="77777777" w:rsidR="00F9413A" w:rsidRDefault="00000000">
      <w:pPr>
        <w:widowControl/>
        <w:snapToGrid w:val="0"/>
        <w:spacing w:line="320" w:lineRule="exact"/>
        <w:ind w:left="630" w:hangingChars="300" w:hanging="630"/>
      </w:pPr>
      <w:r>
        <w:rPr>
          <w:rFonts w:hint="eastAsia"/>
          <w:color w:val="000000"/>
        </w:rPr>
        <w:t xml:space="preserve">　　　　なお、相手方とは、甲においては乙及び丙をいい、乙又は丙においては甲をいうものとし、本合意書における「相手方」はこれらと同様の意味とする。</w:t>
      </w:r>
    </w:p>
    <w:p w14:paraId="20396121" w14:textId="77777777" w:rsidR="00F9413A" w:rsidRDefault="00000000">
      <w:pPr>
        <w:widowControl/>
        <w:snapToGrid w:val="0"/>
        <w:spacing w:line="320" w:lineRule="exact"/>
        <w:ind w:left="630" w:hangingChars="300" w:hanging="630"/>
      </w:pPr>
      <w:r>
        <w:rPr>
          <w:rFonts w:hint="eastAsia"/>
          <w:color w:val="000000"/>
        </w:rPr>
        <w:t xml:space="preserve">　　２　前項に関わらず</w:t>
      </w:r>
      <w:r>
        <w:rPr>
          <w:color w:val="000000"/>
        </w:rPr>
        <w:t>、次の各号のいずれかに該当する情報については、</w:t>
      </w:r>
      <w:r>
        <w:rPr>
          <w:rFonts w:hint="eastAsia"/>
          <w:color w:val="000000"/>
        </w:rPr>
        <w:t>本合意書</w:t>
      </w:r>
      <w:r>
        <w:rPr>
          <w:color w:val="000000"/>
        </w:rPr>
        <w:t>における秘密情報</w:t>
      </w:r>
      <w:r>
        <w:rPr>
          <w:rFonts w:hint="eastAsia"/>
          <w:color w:val="000000"/>
        </w:rPr>
        <w:t>に含まれないものとする</w:t>
      </w:r>
      <w:r>
        <w:rPr>
          <w:color w:val="000000"/>
        </w:rPr>
        <w:t>。</w:t>
      </w:r>
    </w:p>
    <w:p w14:paraId="544FECBA" w14:textId="77777777" w:rsidR="00F9413A" w:rsidRDefault="00000000">
      <w:pPr>
        <w:widowControl/>
        <w:snapToGrid w:val="0"/>
        <w:spacing w:line="320" w:lineRule="exact"/>
        <w:ind w:left="1050" w:hangingChars="500" w:hanging="1050"/>
      </w:pPr>
      <w:r>
        <w:rPr>
          <w:rFonts w:hint="eastAsia"/>
          <w:color w:val="000000"/>
        </w:rPr>
        <w:t xml:space="preserve">　　　　⑴　</w:t>
      </w:r>
      <w:r>
        <w:rPr>
          <w:color w:val="000000"/>
        </w:rPr>
        <w:t>開示の時に、既に公知であった情報又は既に</w:t>
      </w:r>
      <w:r>
        <w:rPr>
          <w:rFonts w:hint="eastAsia"/>
          <w:color w:val="000000"/>
        </w:rPr>
        <w:t>秘密情報受領者</w:t>
      </w:r>
      <w:r>
        <w:rPr>
          <w:color w:val="000000"/>
        </w:rPr>
        <w:t>が保有していた情報</w:t>
      </w:r>
    </w:p>
    <w:p w14:paraId="19398F30" w14:textId="77777777" w:rsidR="00F9413A" w:rsidRDefault="00000000">
      <w:pPr>
        <w:widowControl/>
        <w:snapToGrid w:val="0"/>
        <w:spacing w:line="320" w:lineRule="exact"/>
        <w:ind w:left="630" w:hangingChars="300" w:hanging="630"/>
      </w:pPr>
      <w:r>
        <w:rPr>
          <w:rFonts w:hint="eastAsia"/>
          <w:color w:val="000000"/>
        </w:rPr>
        <w:t xml:space="preserve">　　　　⑵　</w:t>
      </w:r>
      <w:r>
        <w:rPr>
          <w:color w:val="000000"/>
        </w:rPr>
        <w:t>開示後、</w:t>
      </w:r>
      <w:r>
        <w:rPr>
          <w:rFonts w:hint="eastAsia"/>
          <w:color w:val="000000"/>
        </w:rPr>
        <w:t>秘密情報受領者</w:t>
      </w:r>
      <w:r>
        <w:rPr>
          <w:color w:val="000000"/>
        </w:rPr>
        <w:t>の責めによらず公知となった情報</w:t>
      </w:r>
    </w:p>
    <w:p w14:paraId="5036E254" w14:textId="77777777" w:rsidR="00F9413A" w:rsidRDefault="00000000">
      <w:pPr>
        <w:widowControl/>
        <w:snapToGrid w:val="0"/>
        <w:spacing w:line="320" w:lineRule="exact"/>
        <w:ind w:left="1050" w:hangingChars="500" w:hanging="1050"/>
      </w:pPr>
      <w:r>
        <w:rPr>
          <w:rFonts w:hint="eastAsia"/>
          <w:color w:val="000000"/>
        </w:rPr>
        <w:t xml:space="preserve">　　　　⑶　秘密情報受領者</w:t>
      </w:r>
      <w:r>
        <w:rPr>
          <w:color w:val="000000"/>
        </w:rPr>
        <w:t>が、秘密保持義務を負うことなく、第三者から適法に入手した情報</w:t>
      </w:r>
    </w:p>
    <w:p w14:paraId="64958BB4" w14:textId="77777777" w:rsidR="00F9413A" w:rsidRDefault="00000000">
      <w:pPr>
        <w:widowControl/>
        <w:snapToGrid w:val="0"/>
        <w:spacing w:line="320" w:lineRule="exact"/>
        <w:ind w:left="630" w:hangingChars="300" w:hanging="630"/>
      </w:pPr>
      <w:r>
        <w:rPr>
          <w:rFonts w:hint="eastAsia"/>
          <w:color w:val="000000"/>
        </w:rPr>
        <w:t xml:space="preserve">　　　　⑷　秘密情報受領者</w:t>
      </w:r>
      <w:r>
        <w:rPr>
          <w:color w:val="000000"/>
        </w:rPr>
        <w:t>が</w:t>
      </w:r>
      <w:r>
        <w:rPr>
          <w:rFonts w:hint="eastAsia"/>
          <w:color w:val="000000"/>
        </w:rPr>
        <w:t>開示前に</w:t>
      </w:r>
      <w:r>
        <w:rPr>
          <w:color w:val="000000"/>
        </w:rPr>
        <w:t>独自に取得した情報</w:t>
      </w:r>
    </w:p>
    <w:p w14:paraId="581D5467" w14:textId="77777777" w:rsidR="00F9413A" w:rsidRDefault="00000000">
      <w:pPr>
        <w:widowControl/>
        <w:snapToGrid w:val="0"/>
        <w:spacing w:line="320" w:lineRule="exact"/>
        <w:ind w:left="630" w:hangingChars="300" w:hanging="630"/>
      </w:pPr>
      <w:r>
        <w:rPr>
          <w:rFonts w:hint="eastAsia"/>
          <w:color w:val="000000"/>
        </w:rPr>
        <w:t xml:space="preserve">　　３　</w:t>
      </w:r>
      <w:r>
        <w:rPr>
          <w:color w:val="000000"/>
        </w:rPr>
        <w:t>甲</w:t>
      </w:r>
      <w:r>
        <w:rPr>
          <w:rFonts w:hint="eastAsia"/>
          <w:color w:val="000000"/>
        </w:rPr>
        <w:t>、</w:t>
      </w:r>
      <w:r>
        <w:rPr>
          <w:color w:val="000000"/>
        </w:rPr>
        <w:t>乙</w:t>
      </w:r>
      <w:r>
        <w:rPr>
          <w:rFonts w:hint="eastAsia"/>
          <w:color w:val="000000"/>
        </w:rPr>
        <w:t>及び丙</w:t>
      </w:r>
      <w:r>
        <w:rPr>
          <w:color w:val="000000"/>
        </w:rPr>
        <w:t>は、</w:t>
      </w:r>
      <w:r>
        <w:rPr>
          <w:rFonts w:hint="eastAsia"/>
          <w:color w:val="000000"/>
        </w:rPr>
        <w:t>本合意書</w:t>
      </w:r>
      <w:r>
        <w:rPr>
          <w:color w:val="000000"/>
        </w:rPr>
        <w:t>に定める秘密保持義務を遵守するため、善良なる管理者の注意をもって秘密情報を管理するものとする。</w:t>
      </w:r>
    </w:p>
    <w:p w14:paraId="783BCF5A" w14:textId="77777777" w:rsidR="00F9413A" w:rsidRDefault="00000000">
      <w:pPr>
        <w:widowControl/>
        <w:snapToGrid w:val="0"/>
        <w:spacing w:line="320" w:lineRule="exact"/>
        <w:ind w:left="630" w:hangingChars="300" w:hanging="630"/>
      </w:pPr>
      <w:commentRangeStart w:id="3"/>
      <w:r>
        <w:rPr>
          <w:rFonts w:hint="eastAsia"/>
          <w:color w:val="000000"/>
        </w:rPr>
        <w:lastRenderedPageBreak/>
        <w:t xml:space="preserve">　　４　</w:t>
      </w:r>
      <w:r>
        <w:rPr>
          <w:color w:val="000000"/>
        </w:rPr>
        <w:t>第</w:t>
      </w:r>
      <w:r>
        <w:rPr>
          <w:rFonts w:hint="eastAsia"/>
          <w:color w:val="000000"/>
        </w:rPr>
        <w:t>１</w:t>
      </w:r>
      <w:r>
        <w:rPr>
          <w:color w:val="000000"/>
        </w:rPr>
        <w:t>項</w:t>
      </w:r>
      <w:r>
        <w:rPr>
          <w:rFonts w:hint="eastAsia"/>
          <w:color w:val="000000"/>
        </w:rPr>
        <w:t>に関わらず</w:t>
      </w:r>
      <w:r>
        <w:rPr>
          <w:color w:val="000000"/>
        </w:rPr>
        <w:t>、甲</w:t>
      </w:r>
      <w:r>
        <w:rPr>
          <w:rFonts w:hint="eastAsia"/>
          <w:color w:val="000000"/>
        </w:rPr>
        <w:t>、乙及び丙</w:t>
      </w:r>
      <w:r>
        <w:rPr>
          <w:color w:val="000000"/>
        </w:rPr>
        <w:t>は、秘密情報を知る必要のある</w:t>
      </w:r>
      <w:r>
        <w:rPr>
          <w:rFonts w:hint="eastAsia"/>
          <w:color w:val="000000"/>
        </w:rPr>
        <w:t>丙以外の乙の株主、</w:t>
      </w:r>
      <w:del w:id="70041" w:author="株式会社WineBank" w:date="2026-10-14T03:00:00Z">
        <w:r>
          <w:rPr>
            <w:color w:val="000000"/>
          </w:rPr>
          <w:delText xml:space="preserve">自己</w:delText>
        </w:r>
      </w:del>
      <w:del w:id="70042" w:author="株式会社WineBank" w:date="2026-10-14T03:00:00Z">
        <w:r>
          <w:rPr>
            <w:rFonts w:hint="eastAsia"/>
            <w:color w:val="000000"/>
          </w:rPr>
          <w:delText xml:space="preserve">又は自己の関係会社</w:delText>
        </w:r>
      </w:del>
      <w:del w:id="70043" w:author="株式会社WineBank" w:date="2026-10-14T03:00:00Z">
        <w:r>
          <w:rPr>
            <w:color w:val="000000"/>
          </w:rPr>
          <w:delText xml:space="preserve">の役職員、</w:delText>
        </w:r>
      </w:del>
      <w:ins w:id="70044" w:author="株式会社WineBank" w:date="2026-10-14T03:00:00Z">
        <w:r>
          <w:rPr>
            <w:color w:val="000000"/>
          </w:rPr>
          <w:t xml:space="preserve">自己又は自己の関係会社の役職員、甲の資金調達先となる金融機関及び投資家（それらの役職員を含む。）、</w:t>
        </w:r>
      </w:ins>
      <w:r>
        <w:rPr>
          <w:color w:val="000000"/>
        </w:rPr>
        <w:t xml:space="preserve">弁護士、公認会計士、税理士その他のアドバイザー</w:t>
      </w:r>
      <w:r>
        <w:rPr>
          <w:rFonts w:hint="eastAsia"/>
          <w:color w:val="000000"/>
        </w:rPr>
        <w:t>（以下「開示先」という。）</w:t>
      </w:r>
      <w:r>
        <w:rPr>
          <w:color w:val="000000"/>
        </w:rPr>
        <w:t>に対しては、</w:t>
      </w:r>
      <w:r>
        <w:rPr>
          <w:rFonts w:hint="eastAsia"/>
          <w:color w:val="000000"/>
        </w:rPr>
        <w:t>開示先が法令又は契約により</w:t>
      </w:r>
      <w:r>
        <w:rPr>
          <w:color w:val="000000"/>
        </w:rPr>
        <w:t>秘密保持義務を</w:t>
      </w:r>
      <w:r>
        <w:rPr>
          <w:rFonts w:hint="eastAsia"/>
          <w:color w:val="000000"/>
        </w:rPr>
        <w:t>負う</w:t>
      </w:r>
      <w:r>
        <w:rPr>
          <w:color w:val="000000"/>
        </w:rPr>
        <w:t>ことを条件として、秘密情報を開示することができる。この場合、</w:t>
      </w:r>
      <w:r>
        <w:rPr>
          <w:rFonts w:hint="eastAsia"/>
          <w:color w:val="000000"/>
        </w:rPr>
        <w:t>秘密情報受領者は、開示先に対し、</w:t>
      </w:r>
      <w:r>
        <w:rPr>
          <w:color w:val="000000"/>
        </w:rPr>
        <w:t>本合意書に基づき自己に課された秘密保持義務と同等</w:t>
      </w:r>
      <w:r>
        <w:rPr>
          <w:rFonts w:hint="eastAsia"/>
          <w:color w:val="000000"/>
        </w:rPr>
        <w:t>以上</w:t>
      </w:r>
      <w:r>
        <w:rPr>
          <w:color w:val="000000"/>
        </w:rPr>
        <w:t>の義務を課すものとし、</w:t>
      </w:r>
      <w:r>
        <w:rPr>
          <w:rFonts w:hint="eastAsia"/>
          <w:color w:val="000000"/>
        </w:rPr>
        <w:t>開示先による</w:t>
      </w:r>
      <w:r>
        <w:rPr>
          <w:color w:val="000000"/>
        </w:rPr>
        <w:t>義務違反につき</w:t>
      </w:r>
      <w:r>
        <w:rPr>
          <w:rFonts w:hint="eastAsia"/>
          <w:color w:val="000000"/>
        </w:rPr>
        <w:t>、秘密情報開示者に対し</w:t>
      </w:r>
      <w:r>
        <w:rPr>
          <w:color w:val="000000"/>
        </w:rPr>
        <w:t>責任を負う。</w:t>
      </w:r>
      <w:commentRangeEnd w:id="3"/>
      <w:r>
        <w:rPr>
          <w:rStyle w:val="CommentReference"/>
        </w:rPr>
        <w:commentReference w:id="3"/>
      </w:r>
    </w:p>
    <w:p w14:paraId="298EAB07" w14:textId="77777777" w:rsidR="00F9413A" w:rsidRDefault="00000000">
      <w:pPr>
        <w:widowControl/>
        <w:snapToGrid w:val="0"/>
        <w:spacing w:line="320" w:lineRule="exact"/>
        <w:ind w:leftChars="200" w:left="630" w:hangingChars="100" w:hanging="210"/>
      </w:pPr>
      <w:r>
        <w:rPr>
          <w:rFonts w:hint="eastAsia"/>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14:paraId="614404A2" w14:textId="77777777" w:rsidR="00F9413A" w:rsidRDefault="00000000">
      <w:pPr>
        <w:widowControl/>
        <w:snapToGrid w:val="0"/>
        <w:spacing w:line="320" w:lineRule="exact"/>
        <w:ind w:leftChars="200" w:left="630" w:hangingChars="100" w:hanging="210"/>
      </w:pPr>
      <w:r>
        <w:rPr>
          <w:rFonts w:hint="eastAsia"/>
          <w:color w:val="000000"/>
        </w:rPr>
        <w:t>６　甲、乙及び丙は、本合意書締結の事実及び本件提携に向けた交渉を開始した旨の公表を行う場合には、公表の内容、方法及び時期について協議し決定する。</w:t>
      </w:r>
    </w:p>
    <w:p w14:paraId="09729392" w14:textId="77777777" w:rsidR="00F9413A" w:rsidRDefault="00000000">
      <w:pPr>
        <w:widowControl/>
        <w:snapToGrid w:val="0"/>
        <w:spacing w:line="320" w:lineRule="exact"/>
        <w:ind w:leftChars="200" w:left="630" w:hangingChars="100" w:hanging="210"/>
      </w:pPr>
      <w:r>
        <w:rPr>
          <w:rFonts w:hint="eastAsia"/>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14:paraId="0B93FDEB" w14:textId="77777777" w:rsidR="00F9413A" w:rsidRDefault="00F9413A">
      <w:pPr>
        <w:widowControl/>
        <w:snapToGrid w:val="0"/>
        <w:spacing w:line="320" w:lineRule="exact"/>
        <w:ind w:leftChars="200" w:left="630" w:hangingChars="100" w:hanging="210"/>
      </w:pPr>
    </w:p>
    <w:p w14:paraId="4780C47D" w14:textId="77777777" w:rsidR="00F9413A" w:rsidRDefault="00000000">
      <w:pPr>
        <w:widowControl/>
        <w:snapToGrid w:val="0"/>
        <w:spacing w:line="320" w:lineRule="exact"/>
      </w:pPr>
      <w:r>
        <w:rPr>
          <w:rFonts w:hint="eastAsia"/>
          <w:color w:val="000000"/>
        </w:rPr>
        <w:t>（有効期間）</w:t>
      </w:r>
    </w:p>
    <w:p w14:paraId="31FEB804" w14:textId="77777777" w:rsidR="00F9413A" w:rsidRDefault="00000000">
      <w:pPr>
        <w:widowControl/>
        <w:snapToGrid w:val="0"/>
        <w:spacing w:line="320" w:lineRule="exact"/>
        <w:ind w:left="630" w:hangingChars="300" w:hanging="630"/>
      </w:pPr>
      <w:r>
        <w:rPr>
          <w:rFonts w:hint="eastAsia"/>
          <w:color w:val="000000"/>
        </w:rPr>
        <w:t xml:space="preserve">第11条本合意書の有効期間は、本合意書締結日から最終契約締結日又は2026年12月31日のいずれか早い日までとする。</w:t>
      </w:r>
    </w:p>
    <w:p w14:paraId="13E64BAB" w14:textId="77777777" w:rsidR="00F9413A" w:rsidRDefault="00000000">
      <w:pPr>
        <w:widowControl/>
        <w:snapToGrid w:val="0"/>
        <w:spacing w:line="320" w:lineRule="exact"/>
        <w:ind w:left="630" w:hangingChars="300" w:hanging="630"/>
      </w:pPr>
      <w:r>
        <w:rPr>
          <w:rFonts w:hint="eastAsia"/>
          <w:color w:val="000000"/>
        </w:rPr>
        <w:t xml:space="preserve">　　２</w:t>
      </w:r>
      <w:r>
        <w:rPr>
          <w:color w:val="000000"/>
        </w:rPr>
        <w:tab/>
      </w:r>
      <w:r>
        <w:rPr>
          <w:rFonts w:hint="eastAsia"/>
          <w:color w:val="000000"/>
        </w:rPr>
        <w:t xml:space="preserve">前項に関わらず、有効期間満了時に本件提携の交渉が継続している場合には、甲乙丙の合意により前項の有効期間を更新することができる。更新期間は、交渉の進捗状況を勘案し、</w:t>
      </w:r>
      <w:del w:id="70045" w:author="株式会社WineBank" w:date="2026-10-14T03:00:00Z">
        <w:r>
          <w:rPr>
            <w:rFonts w:hint="eastAsia"/>
            <w:color w:val="000000"/>
          </w:rPr>
          <w:delText xml:space="preserve">甲乙丙の合意により決定する。</w:delText>
        </w:r>
      </w:del>
      <w:ins w:id="70046" w:author="株式会社WineBank" w:date="2026-10-14T03:00:00Z">
        <w:r>
          <w:rPr>
            <w:rFonts w:hint="eastAsia"/>
            <w:color w:val="000000"/>
          </w:rPr>
          <w:t xml:space="preserve">甲乙丙の合意により決定する。ただし、甲の資金調達手続の進捗により最終契約の締結が遅れる場合には、甲は、乙及び丙に対する書面による通知により、有効期間を1回に限り1か月間延長することができる。</w:t>
        </w:r>
      </w:ins>
    </w:p>
    <w:p w14:paraId="04F1AD46" w14:textId="77777777" w:rsidR="00F9413A" w:rsidRDefault="00F9413A">
      <w:pPr>
        <w:widowControl/>
        <w:snapToGrid w:val="0"/>
        <w:spacing w:line="320" w:lineRule="exact"/>
        <w:ind w:left="630" w:hangingChars="300" w:hanging="630"/>
      </w:pPr>
    </w:p>
    <w:p w14:paraId="46911B37" w14:textId="77777777" w:rsidR="00F9413A" w:rsidRDefault="00000000">
      <w:pPr>
        <w:widowControl/>
        <w:snapToGrid w:val="0"/>
        <w:spacing w:line="320" w:lineRule="exact"/>
        <w:ind w:left="630" w:hangingChars="300" w:hanging="630"/>
      </w:pPr>
      <w:r>
        <w:rPr>
          <w:rFonts w:hint="eastAsia"/>
          <w:color w:val="000000"/>
        </w:rPr>
        <w:t>（解除）</w:t>
      </w:r>
    </w:p>
    <w:p w14:paraId="47CDDD14" w14:textId="77777777" w:rsidR="00F9413A" w:rsidRDefault="00000000">
      <w:pPr>
        <w:widowControl/>
        <w:snapToGrid w:val="0"/>
        <w:spacing w:line="320" w:lineRule="exact"/>
        <w:ind w:left="630" w:hangingChars="300" w:hanging="630"/>
      </w:pPr>
      <w:r>
        <w:rPr>
          <w:rFonts w:hint="eastAsia"/>
          <w:color w:val="000000"/>
        </w:rPr>
        <w:t>第12条</w:t>
      </w:r>
      <w:r>
        <w:rPr>
          <w:color w:val="000000"/>
        </w:rPr>
        <w:tab/>
      </w:r>
      <w:r>
        <w:rPr>
          <w:rFonts w:hint="eastAsia"/>
          <w:color w:val="000000"/>
        </w:rPr>
        <w:t xml:space="preserve"> 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14:paraId="3FA728C6" w14:textId="77777777" w:rsidR="00F9413A" w:rsidRDefault="00000000">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相手方が本合意書の各条項のいずれかに違反した場合</w:t>
      </w:r>
    </w:p>
    <w:p w14:paraId="0AD40BF9" w14:textId="77777777" w:rsidR="00F9413A" w:rsidRDefault="00000000">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本件提携の交渉過程において、最終契約の締結に至らないことが合理的な根拠に基づき明らかとなった場合</w:t>
      </w:r>
    </w:p>
    <w:p w14:paraId="03DC1359" w14:textId="77777777" w:rsidR="00F9413A" w:rsidRDefault="00000000">
      <w:pPr>
        <w:widowControl/>
        <w:snapToGrid w:val="0"/>
        <w:spacing w:line="320" w:lineRule="exact"/>
        <w:ind w:left="1050" w:hangingChars="500" w:hanging="1050"/>
      </w:pPr>
      <w:r>
        <w:rPr>
          <w:rFonts w:hint="eastAsia"/>
          <w:color w:val="000000"/>
        </w:rPr>
        <w:t xml:space="preserve">　　　　(3)</w:t>
      </w:r>
      <w:r>
        <w:rPr>
          <w:color w:val="000000"/>
        </w:rPr>
        <w:t xml:space="preserve"> </w:t>
      </w:r>
      <w:r>
        <w:rPr>
          <w:rFonts w:hint="eastAsia"/>
          <w:color w:val="000000"/>
        </w:rPr>
        <w:t>相手方の経営状態、資産又は信用状態に重大な変化が生じた場合</w:t>
      </w:r>
    </w:p>
    <w:p w14:paraId="2CDEE02D" w14:textId="77777777" w:rsidR="00F9413A" w:rsidRDefault="00000000">
      <w:pPr>
        <w:widowControl/>
        <w:snapToGrid w:val="0"/>
        <w:spacing w:line="320" w:lineRule="exact"/>
        <w:ind w:left="1050" w:hangingChars="500" w:hanging="1050"/>
      </w:pPr>
      <w:r>
        <w:rPr>
          <w:rFonts w:hint="eastAsia"/>
          <w:color w:val="000000"/>
        </w:rPr>
        <w:t xml:space="preserve">　　　　(4)</w:t>
      </w:r>
      <w:r>
        <w:rPr>
          <w:color w:val="000000"/>
        </w:rPr>
        <w:t xml:space="preserve"> </w:t>
      </w:r>
      <w:r>
        <w:rPr>
          <w:rFonts w:hint="eastAsia"/>
          <w:color w:val="000000"/>
        </w:rPr>
        <w:t>第三者からの差押え、仮差押え、仮処分、競売手続きの申立て、又は、公租公課の滞納処分を受けた場合。</w:t>
      </w:r>
    </w:p>
    <w:p w14:paraId="7D4AE394" w14:textId="77777777" w:rsidR="00F9413A" w:rsidRDefault="00000000">
      <w:pPr>
        <w:widowControl/>
        <w:snapToGrid w:val="0"/>
        <w:spacing w:line="320" w:lineRule="exact"/>
        <w:ind w:left="1050" w:hangingChars="500" w:hanging="1050"/>
      </w:pPr>
      <w:r>
        <w:rPr>
          <w:rFonts w:hint="eastAsia"/>
          <w:color w:val="000000"/>
        </w:rPr>
        <w:t xml:space="preserve">　　　　(5)</w:t>
      </w:r>
      <w:r>
        <w:rPr>
          <w:color w:val="000000"/>
        </w:rPr>
        <w:t xml:space="preserve"> </w:t>
      </w:r>
      <w:r>
        <w:rPr>
          <w:rFonts w:hint="eastAsia"/>
          <w:color w:val="000000"/>
        </w:rPr>
        <w:t>その他、前各号に準じる事由が生じた場合</w:t>
      </w:r>
    </w:p>
    <w:p w14:paraId="3D099EAD" w14:textId="77777777" w:rsidR="00F9413A" w:rsidRDefault="00F9413A">
      <w:pPr>
        <w:widowControl/>
        <w:snapToGrid w:val="0"/>
        <w:spacing w:line="320" w:lineRule="exact"/>
        <w:ind w:left="630" w:hangingChars="300" w:hanging="630"/>
      </w:pPr>
    </w:p>
    <w:p w14:paraId="35191AB4" w14:textId="77777777" w:rsidR="00F9413A" w:rsidRDefault="00000000">
      <w:pPr>
        <w:widowControl/>
        <w:snapToGrid w:val="0"/>
        <w:spacing w:line="320" w:lineRule="exact"/>
        <w:ind w:left="630" w:hangingChars="300" w:hanging="630"/>
      </w:pPr>
      <w:r>
        <w:rPr>
          <w:rFonts w:hint="eastAsia"/>
          <w:color w:val="000000"/>
        </w:rPr>
        <w:t>（反社会的勢力の排除）</w:t>
      </w:r>
    </w:p>
    <w:p w14:paraId="1F224CA6" w14:textId="77777777" w:rsidR="00F9413A" w:rsidRDefault="00000000">
      <w:pPr>
        <w:widowControl/>
        <w:snapToGrid w:val="0"/>
        <w:spacing w:line="320" w:lineRule="exact"/>
        <w:ind w:left="630" w:hangingChars="300" w:hanging="630"/>
      </w:pPr>
      <w:r>
        <w:rPr>
          <w:rFonts w:hint="eastAsia"/>
          <w:color w:val="000000"/>
        </w:rPr>
        <w:t>第13条</w:t>
      </w:r>
      <w:r>
        <w:rPr>
          <w:color w:val="000000"/>
        </w:rPr>
        <w:tab/>
      </w:r>
      <w:r>
        <w:rPr>
          <w:rFonts w:hint="eastAsia"/>
          <w:color w:val="000000"/>
        </w:rPr>
        <w:t xml:space="preserve"> </w:t>
      </w:r>
      <w:r>
        <w:rPr>
          <w:color w:val="000000"/>
        </w:rPr>
        <w:t>甲</w:t>
      </w:r>
      <w:r>
        <w:rPr>
          <w:rFonts w:hint="eastAsia"/>
          <w:color w:val="000000"/>
        </w:rPr>
        <w:t>、乙及び丙</w:t>
      </w:r>
      <w:r>
        <w:rPr>
          <w:color w:val="000000"/>
        </w:rPr>
        <w:t>は、自己及び自己の役員（これに準ずる者を含む</w:t>
      </w:r>
      <w:r>
        <w:rPr>
          <w:rFonts w:hint="eastAsia"/>
          <w:color w:val="000000"/>
        </w:rPr>
        <w:t>。</w:t>
      </w:r>
      <w:r>
        <w:rPr>
          <w:color w:val="000000"/>
        </w:rPr>
        <w:t>）が、反社会的勢力に該当せず、かつ次のいずれにも該当しないことを表明し、保証する。</w:t>
      </w:r>
    </w:p>
    <w:p w14:paraId="01E34D4E" w14:textId="77777777" w:rsidR="00F9413A" w:rsidRDefault="00000000">
      <w:pPr>
        <w:widowControl/>
        <w:snapToGrid w:val="0"/>
        <w:spacing w:line="320" w:lineRule="exact"/>
        <w:ind w:leftChars="300" w:left="630" w:firstLineChars="100" w:firstLine="210"/>
      </w:pPr>
      <w:r>
        <w:rPr>
          <w:rFonts w:hint="eastAsia"/>
          <w:color w:val="000000"/>
        </w:rPr>
        <w:lastRenderedPageBreak/>
        <w:t>なお、反社会的勢力とは、</w:t>
      </w:r>
      <w:r>
        <w:rPr>
          <w:color w:val="000000"/>
        </w:rPr>
        <w:t>暴力団、暴力団員、暴力団員でなくなった時から5年を経過しない者、暴力団準構成員、暴力団関係企業、総会屋等、社会運動等標ぼうゴロ又は特殊知能暴力集団、その他これらに準ずる者をいう。</w:t>
      </w:r>
    </w:p>
    <w:p w14:paraId="08196A61" w14:textId="77777777" w:rsidR="00F9413A" w:rsidRDefault="00000000">
      <w:pPr>
        <w:widowControl/>
        <w:snapToGrid w:val="0"/>
        <w:spacing w:line="320" w:lineRule="exact"/>
      </w:pPr>
      <w:r>
        <w:rPr>
          <w:rFonts w:hint="eastAsia"/>
          <w:color w:val="000000"/>
        </w:rPr>
        <w:t xml:space="preserve">　　　　(1)</w:t>
      </w:r>
      <w:r>
        <w:rPr>
          <w:color w:val="000000"/>
        </w:rPr>
        <w:t xml:space="preserve"> 反社会的勢力が経営を支配していると認められる関係を有すること</w:t>
      </w:r>
    </w:p>
    <w:p w14:paraId="5212B1D4" w14:textId="77777777" w:rsidR="00F9413A" w:rsidRDefault="00000000">
      <w:pPr>
        <w:widowControl/>
        <w:snapToGrid w:val="0"/>
        <w:spacing w:line="320" w:lineRule="exact"/>
      </w:pPr>
      <w:r>
        <w:rPr>
          <w:rFonts w:hint="eastAsia"/>
          <w:color w:val="000000"/>
        </w:rPr>
        <w:t xml:space="preserve">　　　　(2)</w:t>
      </w:r>
      <w:r>
        <w:rPr>
          <w:color w:val="000000"/>
        </w:rPr>
        <w:t xml:space="preserve"> 反社会的勢力が経営に実質的に関与していると認められる関係を有すること</w:t>
      </w:r>
    </w:p>
    <w:p w14:paraId="323CF164" w14:textId="77777777" w:rsidR="00F9413A" w:rsidRDefault="00000000">
      <w:pPr>
        <w:widowControl/>
        <w:snapToGrid w:val="0"/>
        <w:spacing w:line="320" w:lineRule="exact"/>
        <w:ind w:left="1050" w:hangingChars="500" w:hanging="1050"/>
      </w:pPr>
      <w:r>
        <w:rPr>
          <w:rFonts w:hint="eastAsia"/>
          <w:color w:val="000000"/>
        </w:rPr>
        <w:t xml:space="preserve">　　　　(</w:t>
      </w:r>
      <w:r>
        <w:rPr>
          <w:color w:val="000000"/>
        </w:rPr>
        <w:t>3) 自己若しくは第三者の不正の利益を図る目的又は第三者に損害を加える目的</w:t>
      </w:r>
      <w:r>
        <w:rPr>
          <w:rFonts w:hint="eastAsia"/>
          <w:color w:val="000000"/>
        </w:rPr>
        <w:t>等を</w:t>
      </w:r>
      <w:r>
        <w:rPr>
          <w:color w:val="000000"/>
        </w:rPr>
        <w:t>もって、不当に反社会的勢力を利用していると認められる関係を有すること</w:t>
      </w:r>
    </w:p>
    <w:p w14:paraId="67055CA5" w14:textId="77777777" w:rsidR="00F9413A" w:rsidRDefault="00000000">
      <w:pPr>
        <w:widowControl/>
        <w:snapToGrid w:val="0"/>
        <w:spacing w:line="320" w:lineRule="exact"/>
        <w:ind w:left="1050" w:hangingChars="500" w:hanging="1050"/>
      </w:pPr>
      <w:r>
        <w:rPr>
          <w:rFonts w:hint="eastAsia"/>
          <w:color w:val="000000"/>
        </w:rPr>
        <w:t xml:space="preserve">　　　　(4)</w:t>
      </w:r>
      <w:r>
        <w:rPr>
          <w:color w:val="000000"/>
        </w:rPr>
        <w:t xml:space="preserve"> 反社会的勢力に対して資金等を提供し、又は便宜を供与するなどの関与をしていると認められる関係を有すること</w:t>
      </w:r>
    </w:p>
    <w:p w14:paraId="53C0258B" w14:textId="77777777" w:rsidR="00F9413A" w:rsidRDefault="00000000">
      <w:pPr>
        <w:widowControl/>
        <w:snapToGrid w:val="0"/>
        <w:spacing w:line="320" w:lineRule="exact"/>
        <w:ind w:left="1050" w:hangingChars="500" w:hanging="1050"/>
      </w:pPr>
      <w:r>
        <w:rPr>
          <w:rFonts w:hint="eastAsia"/>
          <w:color w:val="000000"/>
        </w:rPr>
        <w:t xml:space="preserve">　　　　(5)</w:t>
      </w:r>
      <w:r>
        <w:rPr>
          <w:color w:val="000000"/>
        </w:rPr>
        <w:t xml:space="preserve"> 役員又は経営に実質的に関与している者が、反社会的勢力と社会的に非難されるべき関係を有すること。</w:t>
      </w:r>
    </w:p>
    <w:p w14:paraId="0D6D2C27" w14:textId="77777777" w:rsidR="00F9413A" w:rsidRDefault="00000000">
      <w:pPr>
        <w:widowControl/>
        <w:snapToGrid w:val="0"/>
        <w:spacing w:line="320" w:lineRule="exact"/>
        <w:ind w:left="630" w:hangingChars="300" w:hanging="630"/>
      </w:pPr>
      <w:r>
        <w:rPr>
          <w:rFonts w:hint="eastAsia"/>
          <w:color w:val="000000"/>
        </w:rPr>
        <w:t xml:space="preserve">　　２　</w:t>
      </w:r>
      <w:r>
        <w:rPr>
          <w:color w:val="000000"/>
        </w:rPr>
        <w:t>甲</w:t>
      </w:r>
      <w:r>
        <w:rPr>
          <w:rFonts w:hint="eastAsia"/>
          <w:color w:val="000000"/>
        </w:rPr>
        <w:t>、乙及び丙</w:t>
      </w:r>
      <w:r>
        <w:rPr>
          <w:color w:val="000000"/>
        </w:rPr>
        <w:t>は、相手方が前項の表明及び保証に違反し、又は</w:t>
      </w:r>
      <w:r>
        <w:rPr>
          <w:rFonts w:hint="eastAsia"/>
          <w:color w:val="000000"/>
        </w:rPr>
        <w:t>、</w:t>
      </w:r>
      <w:r>
        <w:rPr>
          <w:color w:val="000000"/>
        </w:rPr>
        <w:t>相手方</w:t>
      </w:r>
      <w:r>
        <w:rPr>
          <w:rFonts w:hint="eastAsia"/>
          <w:color w:val="000000"/>
        </w:rPr>
        <w:t>が</w:t>
      </w:r>
      <w:r>
        <w:rPr>
          <w:color w:val="000000"/>
        </w:rPr>
        <w:t>次の各号のいずれかに該当する行為を行った場合には、何らの催告を要せず、</w:t>
      </w:r>
      <w:r>
        <w:rPr>
          <w:rFonts w:hint="eastAsia"/>
          <w:color w:val="000000"/>
        </w:rPr>
        <w:t>本合意書</w:t>
      </w:r>
      <w:r>
        <w:rPr>
          <w:color w:val="000000"/>
        </w:rPr>
        <w:t>を直ちに解除することができる。</w:t>
      </w:r>
      <w:r>
        <w:rPr>
          <w:rFonts w:hint="eastAsia"/>
          <w:color w:val="000000"/>
        </w:rPr>
        <w:t>なお、解除した当事者は、相手方に対して何ら賠償義務を負うことはなく、また、相手方に対する損害賠償請求権の行使を妨げられない。</w:t>
      </w:r>
    </w:p>
    <w:p w14:paraId="304381CD" w14:textId="77777777" w:rsidR="00F9413A" w:rsidRDefault="00000000">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暴力的な要求行為</w:t>
      </w:r>
    </w:p>
    <w:p w14:paraId="28D760B4" w14:textId="77777777" w:rsidR="00F9413A" w:rsidRDefault="00000000">
      <w:pPr>
        <w:widowControl/>
        <w:snapToGrid w:val="0"/>
        <w:spacing w:line="320" w:lineRule="exact"/>
        <w:ind w:left="630" w:hangingChars="300" w:hanging="630"/>
      </w:pPr>
      <w:r>
        <w:rPr>
          <w:rFonts w:hint="eastAsia"/>
          <w:color w:val="000000"/>
        </w:rPr>
        <w:t xml:space="preserve">　　　　(2)</w:t>
      </w:r>
      <w:r>
        <w:rPr>
          <w:color w:val="000000"/>
        </w:rPr>
        <w:t xml:space="preserve"> </w:t>
      </w:r>
      <w:r>
        <w:rPr>
          <w:rFonts w:hint="eastAsia"/>
          <w:color w:val="000000"/>
        </w:rPr>
        <w:t>法的な責任を超えた不当な要求行為</w:t>
      </w:r>
    </w:p>
    <w:p w14:paraId="69A59AF3" w14:textId="77777777" w:rsidR="00F9413A" w:rsidRDefault="00000000">
      <w:pPr>
        <w:widowControl/>
        <w:snapToGrid w:val="0"/>
        <w:spacing w:line="320" w:lineRule="exact"/>
        <w:ind w:left="630" w:hangingChars="300" w:hanging="630"/>
      </w:pPr>
      <w:r>
        <w:rPr>
          <w:rFonts w:hint="eastAsia"/>
          <w:color w:val="000000"/>
        </w:rPr>
        <w:t xml:space="preserve">　　　　(3)</w:t>
      </w:r>
      <w:r>
        <w:rPr>
          <w:color w:val="000000"/>
        </w:rPr>
        <w:t xml:space="preserve"> </w:t>
      </w:r>
      <w:r>
        <w:rPr>
          <w:rFonts w:hint="eastAsia"/>
          <w:color w:val="000000"/>
        </w:rPr>
        <w:t>取引に関して脅迫的な言動をし、又は暴力を用いる行為</w:t>
      </w:r>
    </w:p>
    <w:p w14:paraId="11365A03" w14:textId="77777777" w:rsidR="00F9413A" w:rsidRDefault="00000000">
      <w:pPr>
        <w:widowControl/>
        <w:snapToGrid w:val="0"/>
        <w:spacing w:line="320" w:lineRule="exact"/>
        <w:ind w:left="1050" w:hangingChars="500" w:hanging="1050"/>
      </w:pPr>
      <w:r>
        <w:rPr>
          <w:rFonts w:hint="eastAsia"/>
          <w:color w:val="000000"/>
        </w:rPr>
        <w:t xml:space="preserve">　　　　(4)</w:t>
      </w:r>
      <w:r>
        <w:rPr>
          <w:color w:val="000000"/>
        </w:rPr>
        <w:t xml:space="preserve"> </w:t>
      </w:r>
      <w:r>
        <w:rPr>
          <w:rFonts w:hint="eastAsia"/>
          <w:color w:val="000000"/>
        </w:rPr>
        <w:t>風説を流布し、偽計を用い又は威力を用いて相手方の信用を毀損し、又は相手方の業務を妨害する行為</w:t>
      </w:r>
    </w:p>
    <w:p w14:paraId="6D27D09F" w14:textId="77777777" w:rsidR="00F9413A" w:rsidRDefault="00000000">
      <w:pPr>
        <w:widowControl/>
        <w:snapToGrid w:val="0"/>
        <w:spacing w:line="320" w:lineRule="exact"/>
        <w:ind w:left="1050" w:hangingChars="500" w:hanging="1050"/>
      </w:pPr>
      <w:r>
        <w:rPr>
          <w:rFonts w:hint="eastAsia"/>
          <w:color w:val="000000"/>
        </w:rPr>
        <w:t xml:space="preserve">　　　　(5)</w:t>
      </w:r>
      <w:r>
        <w:rPr>
          <w:color w:val="000000"/>
        </w:rPr>
        <w:t xml:space="preserve"> </w:t>
      </w:r>
      <w:r>
        <w:rPr>
          <w:rFonts w:hint="eastAsia"/>
          <w:color w:val="000000"/>
        </w:rPr>
        <w:t>その他上記に準ずる行為</w:t>
      </w:r>
    </w:p>
    <w:p w14:paraId="2B7B520F" w14:textId="77777777" w:rsidR="00F9413A" w:rsidRDefault="00F9413A">
      <w:pPr>
        <w:widowControl/>
        <w:snapToGrid w:val="0"/>
        <w:spacing w:line="320" w:lineRule="exact"/>
      </w:pPr>
    </w:p>
    <w:p w14:paraId="3507CB50" w14:textId="77777777" w:rsidR="00F9413A" w:rsidRDefault="00000000">
      <w:pPr>
        <w:widowControl/>
        <w:snapToGrid w:val="0"/>
        <w:spacing w:line="320" w:lineRule="exact"/>
      </w:pPr>
      <w:r>
        <w:rPr>
          <w:rFonts w:hint="eastAsia"/>
          <w:color w:val="000000"/>
        </w:rPr>
        <w:t>（費用負担）</w:t>
      </w:r>
    </w:p>
    <w:p w14:paraId="070F88F1" w14:textId="77777777" w:rsidR="00F9413A" w:rsidRDefault="00000000">
      <w:pPr>
        <w:widowControl/>
        <w:snapToGrid w:val="0"/>
        <w:spacing w:line="320" w:lineRule="exact"/>
        <w:ind w:left="630" w:hangingChars="300" w:hanging="630"/>
      </w:pPr>
      <w:r>
        <w:rPr>
          <w:rFonts w:hint="eastAsia"/>
          <w:color w:val="000000"/>
        </w:rPr>
        <w:t>第14条</w:t>
      </w:r>
      <w:r>
        <w:rPr>
          <w:color w:val="000000"/>
        </w:rPr>
        <w:t xml:space="preserve"> </w:t>
      </w:r>
      <w:r>
        <w:rPr>
          <w:rFonts w:hint="eastAsia"/>
          <w:color w:val="000000"/>
        </w:rPr>
        <w:t>本件提携の実行の可能性の検討、本合意書の締結及び実行、買収監査の実施及び対応、最終契約の締結及び実行、その他本合意書に関連する費用は各自の負担とする。</w:t>
      </w:r>
    </w:p>
    <w:p w14:paraId="7A0546F6" w14:textId="77777777" w:rsidR="00F9413A" w:rsidRDefault="00F9413A">
      <w:pPr>
        <w:widowControl/>
        <w:snapToGrid w:val="0"/>
        <w:spacing w:line="320" w:lineRule="exact"/>
      </w:pPr>
    </w:p>
    <w:p w14:paraId="37803B29" w14:textId="77777777" w:rsidR="00F9413A" w:rsidRDefault="00000000">
      <w:pPr>
        <w:widowControl/>
        <w:snapToGrid w:val="0"/>
        <w:spacing w:line="320" w:lineRule="exact"/>
      </w:pPr>
      <w:r>
        <w:rPr>
          <w:rFonts w:hint="eastAsia"/>
          <w:color w:val="000000"/>
        </w:rPr>
        <w:t>（譲渡禁止）</w:t>
      </w:r>
    </w:p>
    <w:p w14:paraId="4D6A6E08" w14:textId="77777777" w:rsidR="00F9413A" w:rsidRDefault="00000000">
      <w:pPr>
        <w:widowControl/>
        <w:snapToGrid w:val="0"/>
        <w:spacing w:line="320" w:lineRule="exact"/>
        <w:ind w:left="630" w:hangingChars="300" w:hanging="630"/>
      </w:pPr>
      <w:r>
        <w:rPr>
          <w:rFonts w:hint="eastAsia"/>
          <w:color w:val="000000"/>
        </w:rPr>
        <w:t>第15条</w:t>
      </w:r>
      <w:r>
        <w:rPr>
          <w:color w:val="000000"/>
        </w:rPr>
        <w:t xml:space="preserve"> </w:t>
      </w:r>
      <w:r>
        <w:rPr>
          <w:rFonts w:hint="eastAsia"/>
          <w:color w:val="000000"/>
        </w:rPr>
        <w:t>甲、乙及び丙は、相手方の書面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14:paraId="070C1675" w14:textId="77777777" w:rsidR="00F9413A" w:rsidRDefault="00F9413A">
      <w:pPr>
        <w:widowControl/>
        <w:snapToGrid w:val="0"/>
        <w:spacing w:line="320" w:lineRule="exact"/>
      </w:pPr>
    </w:p>
    <w:p w14:paraId="75C6290B" w14:textId="77777777" w:rsidR="00F9413A" w:rsidRDefault="00000000">
      <w:pPr>
        <w:widowControl/>
        <w:snapToGrid w:val="0"/>
        <w:spacing w:line="320" w:lineRule="exact"/>
        <w:ind w:left="630" w:hangingChars="300" w:hanging="630"/>
      </w:pPr>
      <w:r>
        <w:rPr>
          <w:rFonts w:hint="eastAsia"/>
          <w:color w:val="000000"/>
        </w:rPr>
        <w:t>（誠実協議）</w:t>
      </w:r>
    </w:p>
    <w:p w14:paraId="4E218115" w14:textId="77777777" w:rsidR="00F9413A" w:rsidRDefault="00000000">
      <w:pPr>
        <w:widowControl/>
        <w:snapToGrid w:val="0"/>
        <w:spacing w:line="320" w:lineRule="exact"/>
        <w:ind w:left="630" w:hangingChars="300" w:hanging="630"/>
      </w:pPr>
      <w:r>
        <w:rPr>
          <w:rFonts w:hint="eastAsia"/>
          <w:color w:val="000000"/>
        </w:rPr>
        <w:t>第16条</w:t>
      </w:r>
      <w:r>
        <w:rPr>
          <w:color w:val="000000"/>
        </w:rPr>
        <w:t xml:space="preserve"> </w:t>
      </w:r>
      <w:r>
        <w:rPr>
          <w:rFonts w:hint="eastAsia"/>
          <w:color w:val="000000"/>
        </w:rPr>
        <w:t>甲、乙及び丙は、本合意書の内容に疑義がある場合又は本合意書に定めのない事項については、誠意をもって協議し解決する。</w:t>
      </w:r>
    </w:p>
    <w:p w14:paraId="7661E6A8" w14:textId="77777777" w:rsidR="00F9413A" w:rsidRDefault="00F9413A">
      <w:pPr>
        <w:widowControl/>
        <w:snapToGrid w:val="0"/>
        <w:spacing w:line="320" w:lineRule="exact"/>
        <w:ind w:left="630" w:hangingChars="300" w:hanging="630"/>
      </w:pPr>
    </w:p>
    <w:p w14:paraId="24DAA7AE" w14:textId="77777777" w:rsidR="00F9413A" w:rsidRDefault="00000000">
      <w:pPr>
        <w:widowControl/>
        <w:snapToGrid w:val="0"/>
        <w:spacing w:line="320" w:lineRule="exact"/>
        <w:ind w:left="630" w:hangingChars="300" w:hanging="630"/>
      </w:pPr>
      <w:r>
        <w:rPr>
          <w:rFonts w:hint="eastAsia"/>
          <w:color w:val="000000"/>
        </w:rPr>
        <w:t>（合意管轄）</w:t>
      </w:r>
    </w:p>
    <w:p w14:paraId="735F8038" w14:textId="77777777" w:rsidR="00F9413A" w:rsidRDefault="00000000">
      <w:pPr>
        <w:widowControl/>
        <w:snapToGrid w:val="0"/>
        <w:spacing w:line="320" w:lineRule="exact"/>
        <w:ind w:left="630" w:hangingChars="300" w:hanging="630"/>
      </w:pPr>
      <w:r>
        <w:rPr>
          <w:rFonts w:hint="eastAsia"/>
          <w:color w:val="000000"/>
        </w:rPr>
        <w:t>第17条 本合意書に関する紛争が生じ、それを裁判手続きによって解決する場合には、被告の住所地又は本店所在地を管轄する地方裁判所を第一審の専属的合意管轄裁判所とする。</w:t>
      </w:r>
    </w:p>
    <w:p w14:paraId="31C6E585" w14:textId="77777777" w:rsidR="00F9413A" w:rsidRDefault="00F9413A">
      <w:pPr>
        <w:widowControl/>
        <w:snapToGrid w:val="0"/>
        <w:spacing w:line="320" w:lineRule="exact"/>
        <w:ind w:left="630" w:hangingChars="300" w:hanging="630"/>
      </w:pPr>
    </w:p>
    <w:p w14:paraId="365FFEDA" w14:textId="77777777" w:rsidR="00F9413A" w:rsidRDefault="00000000">
      <w:pPr>
        <w:widowControl/>
        <w:snapToGrid w:val="0"/>
        <w:spacing w:line="320" w:lineRule="exact"/>
        <w:jc w:val="center"/>
      </w:pPr>
      <w:r>
        <w:rPr>
          <w:rFonts w:hint="eastAsia"/>
          <w:color w:val="000000"/>
        </w:rPr>
        <w:t>（以下余白）</w:t>
      </w:r>
    </w:p>
    <w:p w14:paraId="1BC0BB60" w14:textId="77777777" w:rsidR="00F9413A" w:rsidRDefault="00000000">
      <w:pPr>
        <w:widowControl/>
        <w:snapToGrid w:val="0"/>
        <w:spacing w:line="320" w:lineRule="exact"/>
        <w:jc w:val="left"/>
      </w:pPr>
      <w:r>
        <w:rPr>
          <w:color w:val="000000"/>
        </w:rPr>
        <w:br w:type="page"/>
      </w:r>
    </w:p>
    <w:p w14:paraId="4BE124F8" w14:textId="77777777" w:rsidR="00F9413A" w:rsidRDefault="00000000">
      <w:pPr>
        <w:widowControl/>
        <w:snapToGrid w:val="0"/>
        <w:spacing w:line="320" w:lineRule="exact"/>
      </w:pPr>
      <w:r>
        <w:rPr>
          <w:rFonts w:hint="eastAsia"/>
          <w:color w:val="000000"/>
        </w:rPr>
        <w:lastRenderedPageBreak/>
        <w:t xml:space="preserve">　本合意書締結の証として、本書を3通作成し、甲、乙及び丙が記名押印の上、各1通を保有する。</w:t>
      </w:r>
    </w:p>
    <w:p w14:paraId="175428CB" w14:textId="77777777" w:rsidR="00F9413A" w:rsidRDefault="00F9413A">
      <w:pPr>
        <w:widowControl/>
        <w:snapToGrid w:val="0"/>
        <w:spacing w:line="320" w:lineRule="exact"/>
      </w:pPr>
    </w:p>
    <w:p w14:paraId="12ADC067" w14:textId="77777777" w:rsidR="00F9413A" w:rsidRDefault="00000000">
      <w:pPr>
        <w:widowControl/>
        <w:snapToGrid w:val="0"/>
        <w:spacing w:line="320" w:lineRule="exact"/>
        <w:rPr>
          <w:lang w:eastAsia="zh-TW"/>
        </w:rPr>
      </w:pPr>
      <w:r>
        <w:rPr>
          <w:rFonts w:hint="eastAsia"/>
          <w:color w:val="000000"/>
        </w:rPr>
        <w:t xml:space="preserve">　</w:t>
      </w:r>
      <w:r>
        <w:rPr>
          <w:rFonts w:hint="eastAsia"/>
          <w:color w:val="000000"/>
          <w:lang w:eastAsia="zh-TW"/>
        </w:rPr>
        <w:t>2026年【要確認】月【要確認】日</w:t>
      </w:r>
    </w:p>
    <w:p w14:paraId="2EBADBED" w14:textId="77777777" w:rsidR="00F9413A" w:rsidRDefault="00F9413A">
      <w:pPr>
        <w:widowControl/>
        <w:snapToGrid w:val="0"/>
        <w:spacing w:line="320" w:lineRule="exact"/>
        <w:rPr>
          <w:lang w:eastAsia="zh-TW"/>
        </w:rPr>
      </w:pPr>
    </w:p>
    <w:p w14:paraId="5193E8E4" w14:textId="77777777" w:rsidR="00F9413A" w:rsidRDefault="00000000">
      <w:pPr>
        <w:widowControl/>
        <w:snapToGrid w:val="0"/>
        <w:spacing w:line="320" w:lineRule="exact"/>
        <w:rPr>
          <w:lang w:eastAsia="zh-TW"/>
        </w:rPr>
      </w:pPr>
      <w:r>
        <w:rPr>
          <w:color w:val="000000"/>
          <w:lang w:eastAsia="zh-TW"/>
        </w:rPr>
        <w:tab/>
        <w:tab/>
        <w:tab/>
      </w:r>
      <w:r>
        <w:rPr>
          <w:rFonts w:hint="eastAsia"/>
          <w:color w:val="000000"/>
          <w:lang w:eastAsia="zh-TW"/>
        </w:rPr>
        <w:t>甲</w:t>
      </w:r>
      <w:r>
        <w:rPr>
          <w:color w:val="000000"/>
          <w:lang w:eastAsia="zh-TW"/>
        </w:rPr>
        <w:tab/>
      </w:r>
    </w:p>
    <w:p w14:paraId="325A4BD8" w14:textId="77777777" w:rsidR="00F9413A" w:rsidRDefault="00000000">
      <w:pPr>
        <w:widowControl/>
        <w:snapToGrid w:val="0"/>
        <w:spacing w:line="320" w:lineRule="exact"/>
        <w:rPr>
          <w:lang w:eastAsia="zh-TW"/>
        </w:rPr>
      </w:pPr>
      <w:r>
        <w:rPr>
          <w:color w:val="000000"/>
        </w:rPr>
        <w:t xml:space="preserve">　　　　　　株式会社WineBank</w:t>
      </w:r>
      <w:r>
        <w:rPr>
          <w:color w:val="000000"/>
        </w:rPr>
        <w:br/>
        <w:t xml:space="preserve">　　　　　　東京都港区六本木4-12-8 </w:t>
      </w:r>
      <w:del w:id="70047" w:author="株式会社WineBank" w:date="2026-10-14T03:00:00Z">
        <w:r>
          <w:rPr>
            <w:color w:val="000000"/>
          </w:rPr>
          <w:br/>
          <w:delText xml:space="preserve">第六DMビル</w:delText>
        </w:r>
      </w:del>
      <w:ins w:id="70048" w:author="株式会社WineBank" w:date="2026-10-14T03:00:00Z">
        <w:r>
          <w:rPr>
            <w:color w:val="000000"/>
          </w:rPr>
          <w:t xml:space="preserve">第六DMJビル</w:t>
        </w:r>
      </w:ins>
      <w:r>
        <w:rPr>
          <w:color w:val="000000"/>
        </w:rPr>
        <w:br/>
        <w:t xml:space="preserve">2階</w:t>
      </w:r>
      <w:r>
        <w:rPr>
          <w:color w:val="000000"/>
        </w:rPr>
        <w:br/>
        <w:t xml:space="preserve">　　　　　　代表取締役　中野邦人</w:t>
      </w:r>
    </w:p>
    <w:p w14:paraId="4D1C6F37" w14:textId="77777777" w:rsidR="00F9413A" w:rsidRDefault="00F9413A">
      <w:pPr>
        <w:widowControl/>
        <w:snapToGrid w:val="0"/>
        <w:spacing w:line="320" w:lineRule="exact"/>
        <w:rPr>
          <w:lang w:eastAsia="zh-TW"/>
        </w:rPr>
      </w:pPr>
    </w:p>
    <w:p w14:paraId="56E37156" w14:textId="77777777" w:rsidR="00F9413A" w:rsidRDefault="00F9413A">
      <w:pPr>
        <w:widowControl/>
        <w:snapToGrid w:val="0"/>
        <w:spacing w:line="320" w:lineRule="exact"/>
        <w:rPr>
          <w:lang w:eastAsia="zh-TW"/>
        </w:rPr>
      </w:pPr>
    </w:p>
    <w:p w14:paraId="6E7FE0B5" w14:textId="77777777" w:rsidR="00F9413A" w:rsidRDefault="00F9413A">
      <w:pPr>
        <w:widowControl/>
        <w:snapToGrid w:val="0"/>
        <w:spacing w:line="320" w:lineRule="exact"/>
        <w:rPr>
          <w:lang w:eastAsia="zh-TW"/>
        </w:rPr>
      </w:pPr>
    </w:p>
    <w:p w14:paraId="3ADC723F" w14:textId="77777777" w:rsidR="00F9413A" w:rsidRDefault="00000000">
      <w:pPr>
        <w:widowControl/>
        <w:snapToGrid w:val="0"/>
        <w:spacing w:line="320" w:lineRule="exact"/>
        <w:rPr>
          <w:lang w:eastAsia="zh-TW"/>
        </w:rPr>
      </w:pPr>
      <w:r>
        <w:rPr>
          <w:color w:val="000000"/>
          <w:lang w:eastAsia="zh-TW"/>
        </w:rPr>
        <w:tab/>
        <w:tab/>
        <w:tab/>
      </w:r>
      <w:r>
        <w:rPr>
          <w:rFonts w:hint="eastAsia"/>
          <w:color w:val="000000"/>
          <w:lang w:eastAsia="zh-TW"/>
        </w:rPr>
        <w:t>乙</w:t>
      </w:r>
      <w:r>
        <w:rPr>
          <w:color w:val="000000"/>
          <w:lang w:eastAsia="zh-TW"/>
        </w:rPr>
        <w:tab/>
      </w:r>
    </w:p>
    <w:p w14:paraId="3617A358" w14:textId="77777777" w:rsidR="00F9413A" w:rsidRDefault="00000000">
      <w:pPr>
        <w:widowControl/>
        <w:snapToGrid w:val="0"/>
        <w:spacing w:line="320" w:lineRule="exact"/>
        <w:rPr>
          <w:lang w:eastAsia="zh-TW"/>
        </w:rPr>
      </w:pPr>
      <w:r>
        <w:rPr>
          <w:color w:val="000000"/>
        </w:rPr>
        <w:t xml:space="preserve">　　　　　　東京都品川区北品川６丁目７番２９号</w:t>
      </w:r>
      <w:r>
        <w:rPr>
          <w:color w:val="000000"/>
        </w:rPr>
        <w:br/>
        <w:t xml:space="preserve">　　　　　　株式会社プティ・ボノム</w:t>
      </w:r>
      <w:r>
        <w:rPr>
          <w:color w:val="000000"/>
        </w:rPr>
        <w:br/>
        <w:t xml:space="preserve">　　　　　　代表取締役　岸田周三</w:t>
      </w:r>
    </w:p>
    <w:p w14:paraId="43E2333F" w14:textId="77777777" w:rsidR="00F9413A" w:rsidRDefault="00F9413A">
      <w:pPr>
        <w:widowControl/>
        <w:snapToGrid w:val="0"/>
        <w:spacing w:line="320" w:lineRule="exact"/>
        <w:rPr>
          <w:lang w:eastAsia="zh-TW"/>
        </w:rPr>
      </w:pPr>
    </w:p>
    <w:p w14:paraId="57D4CE47" w14:textId="77777777" w:rsidR="00F9413A" w:rsidRDefault="00F9413A">
      <w:pPr>
        <w:widowControl/>
        <w:snapToGrid w:val="0"/>
        <w:spacing w:line="320" w:lineRule="exact"/>
        <w:rPr>
          <w:lang w:eastAsia="zh-TW"/>
        </w:rPr>
      </w:pPr>
    </w:p>
    <w:p w14:paraId="19FA6432" w14:textId="77777777" w:rsidR="00F9413A" w:rsidRDefault="00F9413A">
      <w:pPr>
        <w:widowControl/>
        <w:snapToGrid w:val="0"/>
        <w:spacing w:line="320" w:lineRule="exact"/>
        <w:rPr>
          <w:lang w:eastAsia="zh-TW"/>
        </w:rPr>
      </w:pPr>
    </w:p>
    <w:p w14:paraId="35E282F1" w14:textId="77777777" w:rsidR="00F9413A" w:rsidRDefault="00000000">
      <w:pPr>
        <w:widowControl/>
        <w:snapToGrid w:val="0"/>
        <w:spacing w:line="320" w:lineRule="exact"/>
        <w:rPr>
          <w:lang w:eastAsia="zh-TW"/>
        </w:rPr>
      </w:pPr>
      <w:r>
        <w:rPr>
          <w:color w:val="000000"/>
          <w:lang w:eastAsia="zh-TW"/>
        </w:rPr>
        <w:tab/>
        <w:tab/>
        <w:tab/>
      </w:r>
      <w:r>
        <w:rPr>
          <w:rFonts w:hint="eastAsia"/>
          <w:color w:val="000000"/>
          <w:lang w:eastAsia="zh-TW"/>
        </w:rPr>
        <w:t>丙</w:t>
      </w:r>
    </w:p>
    <w:p w14:paraId="4DC63AE8" w14:textId="77777777" w:rsidR="00F9413A" w:rsidRDefault="00000000">
      <w:pPr>
        <w:widowControl/>
        <w:snapToGrid w:val="0"/>
        <w:spacing w:line="320" w:lineRule="exact"/>
        <w:rPr>
          <w:lang w:eastAsia="zh-TW"/>
        </w:rPr>
      </w:pPr>
      <w:r>
        <w:rPr>
          <w:color w:val="000000"/>
        </w:rPr>
        <w:t xml:space="preserve">　　　　　　東京都港区高輪3-11-8-2803</w:t>
      </w:r>
      <w:r>
        <w:rPr>
          <w:color w:val="000000"/>
        </w:rPr>
        <w:br/>
        <w:t xml:space="preserve">　　　　　　岸田周三</w:t>
      </w:r>
    </w:p>
    <w:p w14:paraId="48CEAA93" w14:textId="77777777" w:rsidR="00F9413A" w:rsidRDefault="00F9413A">
      <w:pPr>
        <w:widowControl/>
        <w:snapToGrid w:val="0"/>
        <w:spacing w:line="320" w:lineRule="exact"/>
        <w:rPr>
          <w:lang w:eastAsia="zh-TW"/>
        </w:rPr>
      </w:pPr>
    </w:p>
    <w:p w14:paraId="3B72B081" w14:textId="77777777" w:rsidR="00F9413A" w:rsidRDefault="00F9413A">
      <w:pPr>
        <w:widowControl/>
        <w:snapToGrid w:val="0"/>
        <w:spacing w:line="320" w:lineRule="exact"/>
        <w:rPr>
          <w:lang w:eastAsia="zh-TW"/>
        </w:rPr>
      </w:pPr>
    </w:p>
    <w:p w14:paraId="39EA1C4E" w14:textId="77777777" w:rsidR="00F9413A" w:rsidRDefault="00F9413A">
      <w:pPr>
        <w:widowControl/>
        <w:snapToGrid w:val="0"/>
        <w:spacing w:line="320" w:lineRule="exact"/>
        <w:rPr>
          <w:lang w:eastAsia="zh-TW"/>
        </w:rPr>
      </w:pPr>
    </w:p>
    <w:p w14:paraId="654CB533" w14:textId="77777777" w:rsidR="00F9413A" w:rsidRDefault="00F9413A">
      <w:pPr>
        <w:widowControl/>
        <w:snapToGrid w:val="0"/>
        <w:spacing w:line="320" w:lineRule="exact"/>
        <w:rPr>
          <w:lang w:eastAsia="zh-TW"/>
        </w:rPr>
      </w:pPr>
    </w:p>
    <w:p w14:paraId="4AD04FB3" w14:textId="77777777" w:rsidR="00F9413A" w:rsidRDefault="00000000">
      <w:pPr>
        <w:widowControl/>
        <w:snapToGrid w:val="0"/>
        <w:spacing w:line="320" w:lineRule="exact"/>
        <w:jc w:val="left"/>
        <w:rPr>
          <w:lang w:eastAsia="zh-TW"/>
        </w:rPr>
      </w:pPr>
      <w:r>
        <w:rPr>
          <w:color w:val="000000"/>
          <w:lang w:eastAsia="zh-TW"/>
        </w:rPr>
        <w:br w:type="page"/>
      </w:r>
    </w:p>
    <w:p w14:paraId="348E6EA1" w14:textId="77777777" w:rsidR="00F9413A" w:rsidRDefault="00000000">
      <w:pPr>
        <w:widowControl/>
        <w:snapToGrid w:val="0"/>
        <w:spacing w:line="320" w:lineRule="exact"/>
        <w:jc w:val="left"/>
        <w:rPr>
          <w:lang w:eastAsia="zh-TW"/>
        </w:rPr>
      </w:pPr>
      <w:r>
        <w:rPr>
          <w:rFonts w:hint="eastAsia"/>
          <w:color w:val="000000"/>
          <w:lang w:eastAsia="zh-TW"/>
        </w:rPr>
        <w:lastRenderedPageBreak/>
        <w:t>別紙</w:t>
      </w:r>
    </w:p>
    <w:p w14:paraId="5736DFD8" w14:textId="77777777" w:rsidR="00F9413A" w:rsidRDefault="00000000">
      <w:pPr>
        <w:widowControl/>
        <w:snapToGrid w:val="0"/>
        <w:spacing w:line="320" w:lineRule="exact"/>
        <w:jc w:val="center"/>
      </w:pPr>
      <w:r>
        <w:rPr>
          <w:rFonts w:hint="eastAsia"/>
          <w:color w:val="000000"/>
          <w:sz w:val="24"/>
          <w:szCs w:val="24"/>
        </w:rPr>
        <w:t>譲渡予定株式</w:t>
      </w:r>
    </w:p>
    <w:p w14:paraId="6F3634A3" w14:textId="77777777" w:rsidR="00F9413A" w:rsidRDefault="00000000">
      <w:pPr>
        <w:widowControl/>
        <w:snapToGrid w:val="0"/>
        <w:spacing w:line="320" w:lineRule="exact"/>
        <w:jc w:val="right"/>
      </w:pPr>
      <w:r>
        <w:rPr>
          <w:rFonts w:hint="eastAsia"/>
          <w:color w:val="000000"/>
        </w:rPr>
        <w:t>単位：株</w:t>
      </w:r>
    </w:p>
    <w:tbl>
      <w:tblPr>
        <w:tblStyle w:val="a3"/>
        <w:tblW w:w="8363" w:type="dxa"/>
        <w:tblInd w:w="137" w:type="dxa"/>
        <w:tblLayout w:type="fixed"/>
        <w:tblLook w:val="04A0" w:firstRow="1" w:lastRow="0" w:firstColumn="1" w:lastColumn="0" w:noHBand="0" w:noVBand="1"/>
      </w:tblPr>
      <w:tblGrid>
        <w:gridCol w:w="567"/>
        <w:gridCol w:w="2410"/>
        <w:gridCol w:w="1417"/>
        <w:gridCol w:w="3969"/>
      </w:tblGrid>
      <w:tr w:rsidR="00F9413A" w14:paraId="5C8FEEAB" w14:textId="77777777">
        <w:tc>
          <w:tcPr>
            <w:tcW w:w="567" w:type="dxa"/>
          </w:tcPr>
          <w:p w14:paraId="0D8E42E2" w14:textId="77777777" w:rsidR="00F9413A" w:rsidRDefault="00F9413A">
            <w:pPr>
              <w:jc w:val="center"/>
            </w:pPr>
          </w:p>
        </w:tc>
        <w:tc>
          <w:tcPr>
            <w:tcW w:w="2410" w:type="dxa"/>
          </w:tcPr>
          <w:p w14:paraId="25A8A0B6" w14:textId="77777777" w:rsidR="00F9413A" w:rsidRDefault="00000000">
            <w:pPr>
              <w:jc w:val="center"/>
            </w:pPr>
            <w:r>
              <w:rPr>
                <w:rFonts w:hint="eastAsia"/>
                <w:color w:val="000000"/>
              </w:rPr>
              <w:t>株主氏名又は名称</w:t>
            </w:r>
          </w:p>
        </w:tc>
        <w:tc>
          <w:tcPr>
            <w:tcW w:w="1417" w:type="dxa"/>
          </w:tcPr>
          <w:p w14:paraId="512A19F8" w14:textId="77777777" w:rsidR="00F9413A" w:rsidRDefault="00000000">
            <w:pPr>
              <w:jc w:val="center"/>
            </w:pPr>
            <w:r>
              <w:rPr>
                <w:rFonts w:hint="eastAsia"/>
                <w:color w:val="000000"/>
              </w:rPr>
              <w:t>所有株式数</w:t>
            </w:r>
          </w:p>
        </w:tc>
        <w:tc>
          <w:tcPr>
            <w:tcW w:w="3969" w:type="dxa"/>
          </w:tcPr>
          <w:p w14:paraId="57330D3E" w14:textId="77777777" w:rsidR="00F9413A" w:rsidRDefault="00000000">
            <w:pPr>
              <w:jc w:val="center"/>
            </w:pPr>
            <w:r>
              <w:rPr>
                <w:rFonts w:hint="eastAsia"/>
                <w:color w:val="000000"/>
              </w:rPr>
              <w:t>備考（株券、質権など）</w:t>
            </w:r>
          </w:p>
        </w:tc>
      </w:tr>
      <w:tr w:rsidR="00F9413A" w14:paraId="1B988F7E" w14:textId="77777777">
        <w:tc>
          <w:tcPr>
            <w:tcW w:w="567" w:type="dxa"/>
          </w:tcPr>
          <w:p w14:paraId="18C40C96" w14:textId="77777777" w:rsidR="00F9413A" w:rsidRDefault="00000000">
            <w:r>
              <w:rPr>
                <w:rFonts w:hint="eastAsia"/>
                <w:color w:val="000000"/>
              </w:rPr>
              <w:t>1</w:t>
            </w:r>
          </w:p>
        </w:tc>
        <w:tc>
          <w:tcPr>
            <w:tcW w:w="2410" w:type="dxa"/>
          </w:tcPr>
          <w:p w14:paraId="342390A3" w14:textId="77777777" w:rsidR="00F9413A" w:rsidRDefault="00F9413A"/>
        </w:tc>
        <w:tc>
          <w:tcPr>
            <w:tcW w:w="1417" w:type="dxa"/>
          </w:tcPr>
          <w:p w14:paraId="53709541" w14:textId="77777777" w:rsidR="00F9413A" w:rsidRDefault="00F9413A">
            <w:pPr>
              <w:jc w:val="right"/>
            </w:pPr>
          </w:p>
        </w:tc>
        <w:tc>
          <w:tcPr>
            <w:tcW w:w="3969" w:type="dxa"/>
          </w:tcPr>
          <w:p w14:paraId="211AC8DD" w14:textId="77777777" w:rsidR="00F9413A" w:rsidRDefault="00F9413A"/>
        </w:tc>
      </w:tr>
      <w:tr w:rsidR="00F9413A" w14:paraId="2C51AD67" w14:textId="77777777">
        <w:tc>
          <w:tcPr>
            <w:tcW w:w="567" w:type="dxa"/>
          </w:tcPr>
          <w:p w14:paraId="46C59A02" w14:textId="77777777" w:rsidR="00F9413A" w:rsidRDefault="00000000">
            <w:r>
              <w:rPr>
                <w:rFonts w:hint="eastAsia"/>
                <w:color w:val="000000"/>
              </w:rPr>
              <w:t>2</w:t>
            </w:r>
          </w:p>
        </w:tc>
        <w:tc>
          <w:tcPr>
            <w:tcW w:w="2410" w:type="dxa"/>
          </w:tcPr>
          <w:p w14:paraId="25B21246" w14:textId="77777777" w:rsidR="00F9413A" w:rsidRDefault="00F9413A"/>
        </w:tc>
        <w:tc>
          <w:tcPr>
            <w:tcW w:w="1417" w:type="dxa"/>
          </w:tcPr>
          <w:p w14:paraId="3B73CF36" w14:textId="77777777" w:rsidR="00F9413A" w:rsidRDefault="00F9413A">
            <w:pPr>
              <w:jc w:val="right"/>
            </w:pPr>
          </w:p>
        </w:tc>
        <w:tc>
          <w:tcPr>
            <w:tcW w:w="3969" w:type="dxa"/>
          </w:tcPr>
          <w:p w14:paraId="64E124E7" w14:textId="77777777" w:rsidR="00F9413A" w:rsidRDefault="00F9413A"/>
        </w:tc>
      </w:tr>
      <w:tr w:rsidR="00F9413A" w14:paraId="02B4289A" w14:textId="77777777">
        <w:tc>
          <w:tcPr>
            <w:tcW w:w="567" w:type="dxa"/>
          </w:tcPr>
          <w:p w14:paraId="54760915" w14:textId="77777777" w:rsidR="00F9413A" w:rsidRDefault="00000000">
            <w:r>
              <w:rPr>
                <w:rFonts w:hint="eastAsia"/>
                <w:color w:val="000000"/>
              </w:rPr>
              <w:t>3</w:t>
            </w:r>
          </w:p>
        </w:tc>
        <w:tc>
          <w:tcPr>
            <w:tcW w:w="2410" w:type="dxa"/>
          </w:tcPr>
          <w:p w14:paraId="4F473B1A" w14:textId="77777777" w:rsidR="00F9413A" w:rsidRDefault="00F9413A"/>
        </w:tc>
        <w:tc>
          <w:tcPr>
            <w:tcW w:w="1417" w:type="dxa"/>
          </w:tcPr>
          <w:p w14:paraId="7AB3316E" w14:textId="77777777" w:rsidR="00F9413A" w:rsidRDefault="00F9413A">
            <w:pPr>
              <w:jc w:val="right"/>
            </w:pPr>
          </w:p>
        </w:tc>
        <w:tc>
          <w:tcPr>
            <w:tcW w:w="3969" w:type="dxa"/>
          </w:tcPr>
          <w:p w14:paraId="477C32C2" w14:textId="77777777" w:rsidR="00F9413A" w:rsidRDefault="00F9413A"/>
        </w:tc>
      </w:tr>
      <w:tr w:rsidR="00F9413A" w14:paraId="1A6EDB9A" w14:textId="77777777">
        <w:tc>
          <w:tcPr>
            <w:tcW w:w="567" w:type="dxa"/>
          </w:tcPr>
          <w:p w14:paraId="5486538B" w14:textId="77777777" w:rsidR="00F9413A" w:rsidRDefault="00000000">
            <w:r>
              <w:rPr>
                <w:rFonts w:hint="eastAsia"/>
                <w:color w:val="000000"/>
              </w:rPr>
              <w:t>4</w:t>
            </w:r>
          </w:p>
        </w:tc>
        <w:tc>
          <w:tcPr>
            <w:tcW w:w="2410" w:type="dxa"/>
          </w:tcPr>
          <w:p w14:paraId="403FCCCC" w14:textId="77777777" w:rsidR="00F9413A" w:rsidRDefault="00F9413A"/>
        </w:tc>
        <w:tc>
          <w:tcPr>
            <w:tcW w:w="1417" w:type="dxa"/>
          </w:tcPr>
          <w:p w14:paraId="6AA07BA8" w14:textId="77777777" w:rsidR="00F9413A" w:rsidRDefault="00F9413A">
            <w:pPr>
              <w:jc w:val="right"/>
            </w:pPr>
          </w:p>
        </w:tc>
        <w:tc>
          <w:tcPr>
            <w:tcW w:w="3969" w:type="dxa"/>
          </w:tcPr>
          <w:p w14:paraId="29B4DC29" w14:textId="77777777" w:rsidR="00F9413A" w:rsidRDefault="00F9413A"/>
        </w:tc>
      </w:tr>
      <w:tr w:rsidR="00F9413A" w14:paraId="718489F3" w14:textId="77777777">
        <w:tc>
          <w:tcPr>
            <w:tcW w:w="567" w:type="dxa"/>
          </w:tcPr>
          <w:p w14:paraId="29EB5A18" w14:textId="77777777" w:rsidR="00F9413A" w:rsidRDefault="00000000">
            <w:r>
              <w:rPr>
                <w:rFonts w:hint="eastAsia"/>
                <w:color w:val="000000"/>
              </w:rPr>
              <w:t>5</w:t>
            </w:r>
          </w:p>
        </w:tc>
        <w:tc>
          <w:tcPr>
            <w:tcW w:w="2410" w:type="dxa"/>
          </w:tcPr>
          <w:p w14:paraId="44EC1892" w14:textId="77777777" w:rsidR="00F9413A" w:rsidRDefault="00F9413A"/>
        </w:tc>
        <w:tc>
          <w:tcPr>
            <w:tcW w:w="1417" w:type="dxa"/>
          </w:tcPr>
          <w:p w14:paraId="30776851" w14:textId="77777777" w:rsidR="00F9413A" w:rsidRDefault="00F9413A">
            <w:pPr>
              <w:jc w:val="right"/>
            </w:pPr>
          </w:p>
        </w:tc>
        <w:tc>
          <w:tcPr>
            <w:tcW w:w="3969" w:type="dxa"/>
          </w:tcPr>
          <w:p w14:paraId="6FE9A5A4" w14:textId="77777777" w:rsidR="00F9413A" w:rsidRDefault="00F9413A"/>
        </w:tc>
      </w:tr>
      <w:tr w:rsidR="00F9413A" w14:paraId="555A1AE8" w14:textId="77777777">
        <w:tc>
          <w:tcPr>
            <w:tcW w:w="567" w:type="dxa"/>
          </w:tcPr>
          <w:p w14:paraId="04AD1569" w14:textId="77777777" w:rsidR="00F9413A" w:rsidRDefault="00000000">
            <w:r>
              <w:rPr>
                <w:rFonts w:hint="eastAsia"/>
                <w:color w:val="000000"/>
              </w:rPr>
              <w:t>6</w:t>
            </w:r>
          </w:p>
        </w:tc>
        <w:tc>
          <w:tcPr>
            <w:tcW w:w="2410" w:type="dxa"/>
          </w:tcPr>
          <w:p w14:paraId="7F1B006F" w14:textId="77777777" w:rsidR="00F9413A" w:rsidRDefault="00F9413A"/>
        </w:tc>
        <w:tc>
          <w:tcPr>
            <w:tcW w:w="1417" w:type="dxa"/>
          </w:tcPr>
          <w:p w14:paraId="49EC915E" w14:textId="77777777" w:rsidR="00F9413A" w:rsidRDefault="00F9413A">
            <w:pPr>
              <w:jc w:val="right"/>
            </w:pPr>
          </w:p>
        </w:tc>
        <w:tc>
          <w:tcPr>
            <w:tcW w:w="3969" w:type="dxa"/>
          </w:tcPr>
          <w:p w14:paraId="1391A455" w14:textId="77777777" w:rsidR="00F9413A" w:rsidRDefault="00F9413A"/>
        </w:tc>
      </w:tr>
      <w:tr w:rsidR="00F9413A" w14:paraId="2DFE5BF6" w14:textId="77777777">
        <w:tc>
          <w:tcPr>
            <w:tcW w:w="567" w:type="dxa"/>
          </w:tcPr>
          <w:p w14:paraId="7CC721CD" w14:textId="77777777" w:rsidR="00F9413A" w:rsidRDefault="00000000">
            <w:r>
              <w:rPr>
                <w:rFonts w:hint="eastAsia"/>
                <w:color w:val="000000"/>
              </w:rPr>
              <w:t>7</w:t>
            </w:r>
          </w:p>
        </w:tc>
        <w:tc>
          <w:tcPr>
            <w:tcW w:w="2410" w:type="dxa"/>
          </w:tcPr>
          <w:p w14:paraId="7E68A869" w14:textId="77777777" w:rsidR="00F9413A" w:rsidRDefault="00F9413A"/>
        </w:tc>
        <w:tc>
          <w:tcPr>
            <w:tcW w:w="1417" w:type="dxa"/>
          </w:tcPr>
          <w:p w14:paraId="1011B66A" w14:textId="77777777" w:rsidR="00F9413A" w:rsidRDefault="00F9413A">
            <w:pPr>
              <w:jc w:val="right"/>
            </w:pPr>
          </w:p>
        </w:tc>
        <w:tc>
          <w:tcPr>
            <w:tcW w:w="3969" w:type="dxa"/>
          </w:tcPr>
          <w:p w14:paraId="128FB423" w14:textId="77777777" w:rsidR="00F9413A" w:rsidRDefault="00F9413A"/>
        </w:tc>
      </w:tr>
      <w:tr w:rsidR="00F9413A" w14:paraId="062DDC2B" w14:textId="77777777">
        <w:tc>
          <w:tcPr>
            <w:tcW w:w="567" w:type="dxa"/>
          </w:tcPr>
          <w:p w14:paraId="121ABD85" w14:textId="77777777" w:rsidR="00F9413A" w:rsidRDefault="00000000">
            <w:r>
              <w:rPr>
                <w:rFonts w:hint="eastAsia"/>
                <w:color w:val="000000"/>
              </w:rPr>
              <w:t>8</w:t>
            </w:r>
          </w:p>
        </w:tc>
        <w:tc>
          <w:tcPr>
            <w:tcW w:w="2410" w:type="dxa"/>
          </w:tcPr>
          <w:p w14:paraId="26E53FEE" w14:textId="77777777" w:rsidR="00F9413A" w:rsidRDefault="00F9413A"/>
        </w:tc>
        <w:tc>
          <w:tcPr>
            <w:tcW w:w="1417" w:type="dxa"/>
          </w:tcPr>
          <w:p w14:paraId="43D2522C" w14:textId="77777777" w:rsidR="00F9413A" w:rsidRDefault="00F9413A">
            <w:pPr>
              <w:jc w:val="right"/>
            </w:pPr>
          </w:p>
        </w:tc>
        <w:tc>
          <w:tcPr>
            <w:tcW w:w="3969" w:type="dxa"/>
          </w:tcPr>
          <w:p w14:paraId="76A72B1D" w14:textId="77777777" w:rsidR="00F9413A" w:rsidRDefault="00F9413A"/>
        </w:tc>
      </w:tr>
      <w:tr w:rsidR="00F9413A" w14:paraId="2AEFC4C7" w14:textId="77777777">
        <w:tc>
          <w:tcPr>
            <w:tcW w:w="567" w:type="dxa"/>
          </w:tcPr>
          <w:p w14:paraId="28640F00" w14:textId="77777777" w:rsidR="00F9413A" w:rsidRDefault="00000000">
            <w:r>
              <w:rPr>
                <w:rFonts w:hint="eastAsia"/>
                <w:color w:val="000000"/>
              </w:rPr>
              <w:t>9</w:t>
            </w:r>
          </w:p>
        </w:tc>
        <w:tc>
          <w:tcPr>
            <w:tcW w:w="2410" w:type="dxa"/>
          </w:tcPr>
          <w:p w14:paraId="21A04161" w14:textId="77777777" w:rsidR="00F9413A" w:rsidRDefault="00F9413A"/>
        </w:tc>
        <w:tc>
          <w:tcPr>
            <w:tcW w:w="1417" w:type="dxa"/>
          </w:tcPr>
          <w:p w14:paraId="1BF8D991" w14:textId="77777777" w:rsidR="00F9413A" w:rsidRDefault="00F9413A">
            <w:pPr>
              <w:jc w:val="right"/>
            </w:pPr>
          </w:p>
        </w:tc>
        <w:tc>
          <w:tcPr>
            <w:tcW w:w="3969" w:type="dxa"/>
          </w:tcPr>
          <w:p w14:paraId="34BF5369" w14:textId="77777777" w:rsidR="00F9413A" w:rsidRDefault="00F9413A"/>
        </w:tc>
      </w:tr>
      <w:tr w:rsidR="00F9413A" w14:paraId="04EA2893" w14:textId="77777777">
        <w:tc>
          <w:tcPr>
            <w:tcW w:w="567" w:type="dxa"/>
          </w:tcPr>
          <w:p w14:paraId="4B5CD3C5" w14:textId="77777777" w:rsidR="00F9413A" w:rsidRDefault="00000000">
            <w:r>
              <w:rPr>
                <w:rFonts w:hint="eastAsia"/>
                <w:color w:val="000000"/>
              </w:rPr>
              <w:t>10</w:t>
            </w:r>
          </w:p>
        </w:tc>
        <w:tc>
          <w:tcPr>
            <w:tcW w:w="2410" w:type="dxa"/>
          </w:tcPr>
          <w:p w14:paraId="4334FF5D" w14:textId="77777777" w:rsidR="00F9413A" w:rsidRDefault="00F9413A"/>
        </w:tc>
        <w:tc>
          <w:tcPr>
            <w:tcW w:w="1417" w:type="dxa"/>
          </w:tcPr>
          <w:p w14:paraId="6335619C" w14:textId="77777777" w:rsidR="00F9413A" w:rsidRDefault="00F9413A">
            <w:pPr>
              <w:jc w:val="right"/>
            </w:pPr>
          </w:p>
        </w:tc>
        <w:tc>
          <w:tcPr>
            <w:tcW w:w="3969" w:type="dxa"/>
          </w:tcPr>
          <w:p w14:paraId="11EE7AD0" w14:textId="77777777" w:rsidR="00F9413A" w:rsidRDefault="00F9413A"/>
        </w:tc>
      </w:tr>
      <w:tr w:rsidR="00F9413A" w14:paraId="4FD72AD6" w14:textId="77777777">
        <w:tc>
          <w:tcPr>
            <w:tcW w:w="567" w:type="dxa"/>
          </w:tcPr>
          <w:p w14:paraId="26234CEC" w14:textId="77777777" w:rsidR="00F9413A" w:rsidRDefault="00000000">
            <w:r>
              <w:rPr>
                <w:rFonts w:hint="eastAsia"/>
                <w:color w:val="000000"/>
              </w:rPr>
              <w:t>11</w:t>
            </w:r>
          </w:p>
        </w:tc>
        <w:tc>
          <w:tcPr>
            <w:tcW w:w="2410" w:type="dxa"/>
          </w:tcPr>
          <w:p w14:paraId="334AB215" w14:textId="77777777" w:rsidR="00F9413A" w:rsidRDefault="00F9413A"/>
        </w:tc>
        <w:tc>
          <w:tcPr>
            <w:tcW w:w="1417" w:type="dxa"/>
          </w:tcPr>
          <w:p w14:paraId="539E99E2" w14:textId="77777777" w:rsidR="00F9413A" w:rsidRDefault="00F9413A">
            <w:pPr>
              <w:jc w:val="right"/>
            </w:pPr>
          </w:p>
        </w:tc>
        <w:tc>
          <w:tcPr>
            <w:tcW w:w="3969" w:type="dxa"/>
          </w:tcPr>
          <w:p w14:paraId="06824D2B" w14:textId="77777777" w:rsidR="00F9413A" w:rsidRDefault="00F9413A"/>
        </w:tc>
      </w:tr>
      <w:tr w:rsidR="00F9413A" w14:paraId="23839C3F" w14:textId="77777777">
        <w:tc>
          <w:tcPr>
            <w:tcW w:w="567" w:type="dxa"/>
          </w:tcPr>
          <w:p w14:paraId="0C9320C6" w14:textId="77777777" w:rsidR="00F9413A" w:rsidRDefault="00000000">
            <w:r>
              <w:rPr>
                <w:rFonts w:hint="eastAsia"/>
                <w:color w:val="000000"/>
              </w:rPr>
              <w:t>12</w:t>
            </w:r>
          </w:p>
        </w:tc>
        <w:tc>
          <w:tcPr>
            <w:tcW w:w="2410" w:type="dxa"/>
          </w:tcPr>
          <w:p w14:paraId="035CF4EB" w14:textId="77777777" w:rsidR="00F9413A" w:rsidRDefault="00F9413A"/>
        </w:tc>
        <w:tc>
          <w:tcPr>
            <w:tcW w:w="1417" w:type="dxa"/>
          </w:tcPr>
          <w:p w14:paraId="202C9C90" w14:textId="77777777" w:rsidR="00F9413A" w:rsidRDefault="00F9413A">
            <w:pPr>
              <w:jc w:val="right"/>
            </w:pPr>
          </w:p>
        </w:tc>
        <w:tc>
          <w:tcPr>
            <w:tcW w:w="3969" w:type="dxa"/>
          </w:tcPr>
          <w:p w14:paraId="6A7EF4D6" w14:textId="77777777" w:rsidR="00F9413A" w:rsidRDefault="00F9413A"/>
        </w:tc>
      </w:tr>
      <w:tr w:rsidR="00F9413A" w14:paraId="13617923" w14:textId="77777777">
        <w:tc>
          <w:tcPr>
            <w:tcW w:w="567" w:type="dxa"/>
          </w:tcPr>
          <w:p w14:paraId="0B0DE2F3" w14:textId="77777777" w:rsidR="00F9413A" w:rsidRDefault="00000000">
            <w:r>
              <w:rPr>
                <w:rFonts w:hint="eastAsia"/>
                <w:color w:val="000000"/>
              </w:rPr>
              <w:t>13</w:t>
            </w:r>
          </w:p>
        </w:tc>
        <w:tc>
          <w:tcPr>
            <w:tcW w:w="2410" w:type="dxa"/>
          </w:tcPr>
          <w:p w14:paraId="2EC83163" w14:textId="77777777" w:rsidR="00F9413A" w:rsidRDefault="00F9413A"/>
        </w:tc>
        <w:tc>
          <w:tcPr>
            <w:tcW w:w="1417" w:type="dxa"/>
          </w:tcPr>
          <w:p w14:paraId="511B63C7" w14:textId="77777777" w:rsidR="00F9413A" w:rsidRDefault="00F9413A">
            <w:pPr>
              <w:jc w:val="right"/>
            </w:pPr>
          </w:p>
        </w:tc>
        <w:tc>
          <w:tcPr>
            <w:tcW w:w="3969" w:type="dxa"/>
          </w:tcPr>
          <w:p w14:paraId="22CFA7B4" w14:textId="77777777" w:rsidR="00F9413A" w:rsidRDefault="00F9413A"/>
        </w:tc>
      </w:tr>
    </w:tbl>
    <w:p w14:paraId="1D70F7E7" w14:textId="77777777" w:rsidR="00F9413A" w:rsidRDefault="00000000">
      <w:pPr>
        <w:widowControl/>
        <w:snapToGrid w:val="0"/>
        <w:spacing w:line="320" w:lineRule="exact"/>
        <w:rPr>
          <w:lang w:eastAsia="zh-TW"/>
        </w:rPr>
      </w:pPr>
      <w:r>
        <w:rPr>
          <w:rFonts w:hint="eastAsia"/>
          <w:color w:val="000000"/>
          <w:lang w:eastAsia="zh-TW"/>
        </w:rPr>
        <w:t xml:space="preserve">　　　　　　　　　　 　合計</w:t>
      </w:r>
      <w:r>
        <w:rPr>
          <w:color w:val="000000"/>
          <w:lang w:eastAsia="zh-TW"/>
        </w:rPr>
        <w:tab/>
      </w:r>
      <w:r>
        <w:rPr>
          <w:rFonts w:hint="eastAsia"/>
          <w:color w:val="000000"/>
          <w:lang w:eastAsia="zh-TW"/>
        </w:rPr>
        <w:t xml:space="preserve">　　　●●</w:t>
      </w:r>
    </w:p>
    <w:p w14:paraId="11E317A3" w14:textId="77777777" w:rsidR="00F9413A" w:rsidRDefault="00000000">
      <w:pPr>
        <w:widowControl/>
        <w:snapToGrid w:val="0"/>
        <w:spacing w:line="320" w:lineRule="exact"/>
        <w:rPr>
          <w:lang w:eastAsia="zh-TW"/>
        </w:rPr>
      </w:pPr>
      <w:r>
        <w:rPr>
          <w:color w:val="000000"/>
        </w:rPr>
        <w:t>【要確認：株主名簿に基づき、全株主・株数・株券発行及び担保の有無を記入する。】</w:t>
      </w:r>
    </w:p>
    <w:p w14:paraId="500E7CF7" w14:textId="77777777" w:rsidR="00F9413A" w:rsidRDefault="00000000">
      <w:pPr>
        <w:widowControl/>
        <w:snapToGrid w:val="0"/>
        <w:spacing w:line="320" w:lineRule="exact"/>
      </w:pPr>
      <w:r>
        <w:rPr>
          <w:rFonts w:hint="eastAsia"/>
          <w:color w:val="000000"/>
          <w:lang w:eastAsia="zh-TW"/>
        </w:rPr>
        <w:t xml:space="preserve">　</w:t>
      </w:r>
      <w:r>
        <w:rPr>
          <w:rFonts w:hint="eastAsia"/>
          <w:color w:val="000000"/>
        </w:rPr>
        <w:t>※上記の他に、乙の発行済株式には、自己株式●●株が存在する。</w:t>
      </w:r>
    </w:p>
    <w:p w14:paraId="56DCE4C6" w14:textId="77777777" w:rsidR="00F9413A" w:rsidRDefault="00F9413A">
      <w:pPr>
        <w:widowControl/>
        <w:snapToGrid w:val="0"/>
        <w:spacing w:line="320" w:lineRule="exact"/>
      </w:pPr>
    </w:p>
    <w:p w14:paraId="73415FFC" w14:textId="77777777" w:rsidR="00F9413A" w:rsidRDefault="00000000">
      <w:pPr>
        <w:widowControl/>
        <w:snapToGrid w:val="0"/>
        <w:spacing w:line="320" w:lineRule="exact"/>
        <w:jc w:val="right"/>
      </w:pPr>
      <w:r>
        <w:rPr>
          <w:rFonts w:hint="eastAsia"/>
          <w:color w:val="000000"/>
        </w:rPr>
        <w:t>以上</w:t>
      </w:r>
    </w:p>
    <w:p w14:paraId="2E0C4181" w14:textId="77777777" w:rsidR="00F9413A" w:rsidRDefault="00F9413A">
      <w:pPr>
        <w:widowControl/>
        <w:snapToGrid w:val="0"/>
        <w:spacing w:line="320" w:lineRule="exact"/>
        <w:jc w:val="left"/>
      </w:pPr>
    </w:p>
    <w:sectPr w:rsidR="00F9413A">
      <w:headerReference w:type="default" r:id="rId7"/>
      <w:footerReference w:type="default" r:id="rId8"/>
      <w:pgSz w:w="11906" w:h="16838"/>
      <w:pgMar w:top="1985" w:right="1701" w:bottom="1701" w:left="1701" w:header="851" w:footer="992" w:gutter="0"/>
      <w:pgNumType w:start="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株式会社WineBank" w:date="2026-10-14T12:14:58Z" w:initials="WB">
    <w:p w14:paraId="77EF302B" w14:textId="77777777">
      <w:r>
        <w:rPr>
          <w:rStyle w:val="CommentReference"/>
        </w:rPr>
        <w:annotationRef/>
      </w:r>
      <w:r>
        <w:rPr>
          <w:color w:val="000000"/>
          <w:sz w:val="20"/>
          <w:szCs w:val="20"/>
        </w:rPr>
        <w:t xml:space="preserve">第7項（税務上の負担が一方に偏らないよう検討）の協議結果に応じて支払方法を選べるよう、「前払い」に限定しない表現に調整しました。</w:t>
      </w:r>
    </w:p>
  </w:comment>
  <w:comment w:id="1" w:author="株式会社WineBank" w:date="2026-10-14T12:14:58Z" w:initials="WB">
    <w:p w14:paraId="68D41EBF" w14:textId="77777777">
      <w:r>
        <w:rPr>
          <w:rStyle w:val="CommentReference"/>
        </w:rPr>
        <w:annotationRef/>
      </w:r>
      <w:r>
        <w:rPr>
          <w:color w:val="000000"/>
          <w:sz w:val="20"/>
          <w:szCs w:val="20"/>
        </w:rPr>
        <w:t xml:space="preserve">9月28日の売主様ご回答⑦（借入金は株式価値の算定又はクロージング時の精算項目として調整）を反映し、取扱いを明記しました。</w:t>
      </w:r>
    </w:p>
  </w:comment>
  <w:comment w:id="2" w:author="株式会社WineBank" w:date="2026-10-14T12:14:58Z" w:initials="WB">
    <w:p w14:paraId="2F03530F" w14:textId="77777777">
      <w:r>
        <w:rPr>
          <w:rStyle w:val="CommentReference"/>
        </w:rPr>
        <w:annotationRef/>
      </w:r>
      <w:r>
        <w:rPr>
          <w:color w:val="000000"/>
          <w:sz w:val="20"/>
          <w:szCs w:val="20"/>
        </w:rPr>
        <w:t xml:space="preserve">意向表明書のとおり、代表取締役の体制は岸田様のご意向を踏まえて協議させてください。</w:t>
      </w:r>
    </w:p>
  </w:comment>
  <w:comment w:id="3" w:author="株式会社WineBank" w:date="2026-10-14T12:14:58Z" w:initials="WB">
    <w:p w14:paraId="5817BF1D" w14:textId="77777777">
      <w:r>
        <w:rPr>
          <w:rStyle w:val="CommentReference"/>
        </w:rPr>
        <w:annotationRef/>
      </w:r>
      <w:r>
        <w:rPr>
          <w:color w:val="000000"/>
          <w:sz w:val="20"/>
          <w:szCs w:val="20"/>
        </w:rPr>
        <w:t xml:space="preserve">資金調達先（金融機関・投資家）との協議に必要なため、開示先に加えました（プロセスレターⅣ-5の趣旨を踏まえたものです）。</w:t>
      </w:r>
    </w:p>
  </w:comment>
  <w:comment w:id="4" w:author="株式会社WineBank" w:date="2026-10-15T01:59:37Z" w:initials="WB">
    <w:p w14:paraId="1DDD3660" w14:textId="77777777">
      <w:r>
        <w:rPr>
          <w:rStyle w:val="CommentReference"/>
        </w:rPr>
        <w:annotationRef/>
      </w:r>
      <w:r>
        <w:rPr>
          <w:color w:val="000000"/>
          <w:sz w:val="20"/>
          <w:szCs w:val="20"/>
        </w:rPr>
        <w:t xml:space="preserve">新規事業への関与を義務付けない方針は尊重しつつ、承継と三つ星の維持に支障のない範囲で、監修・ブランド使用の許諾などのご協力（協力義務）と、企画・立上げへのご関与（努力義務）をお願いしたく、追記しました。時期・内容・対価は別途ご相談させ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EF302B" w15:done="0"/>
  <w15:commentEx w15:paraId="68D41EBF" w15:done="0"/>
  <w15:commentEx w15:paraId="2F03530F" w15:done="0"/>
  <w15:commentEx w15:paraId="5817BF1D" w15:done="0"/>
  <w15:commentEx w15:paraId="1DDD36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E57280D" w16cex:dateUtc="2026-10-14T12:14:58Z"/>
  <w16cex:commentExtensible w16cex:durableId="68DFAAC4" w16cex:dateUtc="2026-10-14T12:14:58Z"/>
  <w16cex:commentExtensible w16cex:durableId="41195873" w16cex:dateUtc="2026-10-14T12:14:58Z"/>
  <w16cex:commentExtensible w16cex:durableId="212698E7" w16cex:dateUtc="2026-10-14T12:14:58Z"/>
  <w16cex:commentExtensible w16cex:durableId="0659F0EA" w16cex:dateUtc="2026-10-15T01:59:3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EF302B" w16cid:durableId="7E57280D"/>
  <w16cid:commentId w16cid:paraId="68D41EBF" w16cid:durableId="68DFAAC4"/>
  <w16cid:commentId w16cid:paraId="2F03530F" w16cid:durableId="41195873"/>
  <w16cid:commentId w16cid:paraId="5817BF1D" w16cid:durableId="212698E7"/>
  <w16cid:commentId w16cid:paraId="1DDD3660" w16cid:durableId="0659F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3A9FB" w14:textId="77777777" w:rsidR="00810A45" w:rsidRDefault="00810A45">
      <w:r>
        <w:separator/>
      </w:r>
    </w:p>
  </w:endnote>
  <w:endnote w:type="continuationSeparator" w:id="0">
    <w:p w14:paraId="61DE81C4" w14:textId="77777777" w:rsidR="00810A45" w:rsidRDefault="00810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32326666"/>
      <w:docPartObj>
        <w:docPartGallery w:val="Page Numbers (Bottom of Page)"/>
        <w:docPartUnique/>
      </w:docPartObj>
    </w:sdtPr>
    <w:sdtContent>
      <w:p w14:paraId="27F64642" w14:textId="77777777" w:rsidR="00F9413A" w:rsidRDefault="00000000">
        <w:pPr>
          <w:pStyle w:val="aa"/>
          <w:jc w:val="center"/>
        </w:pPr>
        <w:r>
          <w:fldChar w:fldCharType="begin"/>
        </w:r>
        <w:r>
          <w:instrText>PAGE   \* MERGEFORMAT</w:instrText>
        </w:r>
        <w:r>
          <w:fldChar w:fldCharType="separate"/>
        </w:r>
        <w:r>
          <w:rPr>
            <w:lang w:val="ja-JP"/>
          </w:rPr>
          <w:t>2</w:t>
        </w:r>
        <w:r>
          <w:fldChar w:fldCharType="end"/>
        </w:r>
      </w:p>
    </w:sdtContent>
  </w:sdt>
  <w:p w14:paraId="2DF2266C" w14:textId="77777777" w:rsidR="00F9413A" w:rsidRDefault="00F941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CA244" w14:textId="77777777" w:rsidR="00810A45" w:rsidRDefault="00810A45">
      <w:r>
        <w:separator/>
      </w:r>
    </w:p>
  </w:footnote>
  <w:footnote w:type="continuationSeparator" w:id="0">
    <w:p w14:paraId="7A1BBA6C" w14:textId="77777777" w:rsidR="00810A45" w:rsidRDefault="00810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ADCCB" w14:textId="77777777" w:rsidR="00F9413A" w:rsidRDefault="00000000">
    <w:pPr>
      <w:pStyle w:val="a8"/>
    </w:pPr>
    <w:r>
      <w:ptab w:relativeTo="margin" w:alignment="right" w:leader="none"/>
    </w:r>
    <w:r>
      <w:rPr>
        <w:rFonts w:hint="eastAsia"/>
      </w:rPr>
      <w:t>Z　2026(2)</w:t>
    </w:r>
  </w:p>
  <w:p w14:paraId="0EB50F1F" w14:textId="77777777" w:rsidR="00F9413A" w:rsidRDefault="00F9413A">
    <w:pPr>
      <w:pStyle w:val="a8"/>
    </w:pPr>
  </w:p>
  <w:p w14:paraId="5311D4A7" w14:textId="77777777" w:rsidR="00F9413A" w:rsidRDefault="00F9413A">
    <w:pPr>
      <w:pStyle w:val="a8"/>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将伸 粂田">
    <w15:presenceInfo w15:providerId="Windows Live" w15:userId="caf154817055f89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D2148A"/>
  <w15:chartTrackingRefBased/>
  <w15:docId w15:val="{606E2CE5-63E4-41E5-A472-EFA55FA4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7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C143DD"/>
  </w:style>
  <w:style w:type="character" w:customStyle="1" w:styleId="a5">
    <w:name w:val="日付 (文字)"/>
    <w:basedOn w:val="a0"/>
    <w:link w:val="a4"/>
    <w:uiPriority w:val="99"/>
    <w:semiHidden/>
    <w:rsid w:val="00C143DD"/>
  </w:style>
  <w:style w:type="paragraph" w:styleId="a6">
    <w:name w:val="Balloon Text"/>
    <w:basedOn w:val="a"/>
    <w:link w:val="a7"/>
    <w:uiPriority w:val="99"/>
    <w:semiHidden/>
    <w:unhideWhenUsed/>
    <w:rsid w:val="001A053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0531"/>
    <w:rPr>
      <w:rFonts w:asciiTheme="majorHAnsi" w:eastAsiaTheme="majorEastAsia" w:hAnsiTheme="majorHAnsi" w:cstheme="majorBidi"/>
      <w:sz w:val="18"/>
      <w:szCs w:val="18"/>
    </w:rPr>
  </w:style>
  <w:style w:type="paragraph" w:styleId="a8">
    <w:name w:val="header"/>
    <w:basedOn w:val="a"/>
    <w:link w:val="a9"/>
    <w:uiPriority w:val="99"/>
    <w:unhideWhenUsed/>
    <w:rsid w:val="00EA6B2E"/>
    <w:pPr>
      <w:tabs>
        <w:tab w:val="center" w:pos="4252"/>
        <w:tab w:val="right" w:pos="8504"/>
      </w:tabs>
      <w:snapToGrid w:val="0"/>
    </w:pPr>
  </w:style>
  <w:style w:type="character" w:customStyle="1" w:styleId="a9">
    <w:name w:val="ヘッダー (文字)"/>
    <w:basedOn w:val="a0"/>
    <w:link w:val="a8"/>
    <w:uiPriority w:val="99"/>
    <w:rsid w:val="00EA6B2E"/>
  </w:style>
  <w:style w:type="paragraph" w:styleId="aa">
    <w:name w:val="footer"/>
    <w:basedOn w:val="a"/>
    <w:link w:val="ab"/>
    <w:uiPriority w:val="99"/>
    <w:unhideWhenUsed/>
    <w:rsid w:val="00EA6B2E"/>
    <w:pPr>
      <w:tabs>
        <w:tab w:val="center" w:pos="4252"/>
        <w:tab w:val="right" w:pos="8504"/>
      </w:tabs>
      <w:snapToGrid w:val="0"/>
    </w:pPr>
  </w:style>
  <w:style w:type="character" w:customStyle="1" w:styleId="ab">
    <w:name w:val="フッター (文字)"/>
    <w:basedOn w:val="a0"/>
    <w:link w:val="aa"/>
    <w:uiPriority w:val="99"/>
    <w:rsid w:val="00EA6B2E"/>
  </w:style>
  <w:style w:type="paragraph" w:styleId="ac">
    <w:name w:val="Revision"/>
    <w:hidden/>
    <w:uiPriority w:val="99"/>
    <w:semiHidden/>
    <w:rsid w:val="006F5508"/>
  </w:style>
  <w:style w:type="character" w:styleId="ad">
    <w:name w:val="annotation reference"/>
    <w:basedOn w:val="a0"/>
    <w:uiPriority w:val="99"/>
    <w:semiHidden/>
    <w:unhideWhenUsed/>
    <w:rsid w:val="004E544F"/>
    <w:rPr>
      <w:sz w:val="18"/>
      <w:szCs w:val="18"/>
    </w:rPr>
  </w:style>
  <w:style w:type="paragraph" w:styleId="ae">
    <w:name w:val="annotation text"/>
    <w:basedOn w:val="a"/>
    <w:link w:val="af"/>
    <w:uiPriority w:val="99"/>
    <w:unhideWhenUsed/>
    <w:rsid w:val="004E544F"/>
    <w:pPr>
      <w:jc w:val="left"/>
    </w:pPr>
  </w:style>
  <w:style w:type="character" w:customStyle="1" w:styleId="af">
    <w:name w:val="コメント文字列 (文字)"/>
    <w:basedOn w:val="a0"/>
    <w:link w:val="ae"/>
    <w:uiPriority w:val="99"/>
    <w:rsid w:val="004E544F"/>
  </w:style>
  <w:style w:type="paragraph" w:styleId="af0">
    <w:name w:val="annotation subject"/>
    <w:basedOn w:val="ae"/>
    <w:next w:val="ae"/>
    <w:link w:val="af1"/>
    <w:uiPriority w:val="99"/>
    <w:semiHidden/>
    <w:unhideWhenUsed/>
    <w:rsid w:val="004E544F"/>
    <w:rPr>
      <w:b/>
      <w:bCs/>
    </w:rPr>
  </w:style>
  <w:style w:type="character" w:customStyle="1" w:styleId="af1">
    <w:name w:val="コメント内容 (文字)"/>
    <w:basedOn w:val="af"/>
    <w:link w:val="af0"/>
    <w:uiPriority w:val="99"/>
    <w:semiHidden/>
    <w:rsid w:val="004E5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47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A648B2590EE3F4C90CCD98A44427D6D" ma:contentTypeVersion="16" ma:contentTypeDescription="新しいドキュメントを作成します。" ma:contentTypeScope="" ma:versionID="ea72c9bd3baa17cfea63304d2436428f">
  <xsd:schema xmlns:xsd="http://www.w3.org/2001/XMLSchema" xmlns:xs="http://www.w3.org/2001/XMLSchema" xmlns:p="http://schemas.microsoft.com/office/2006/metadata/properties" xmlns:ns2="072853da-7531-41e8-93cf-5eed1af6374e" xmlns:ns3="d6764fc7-c9b4-45d4-a5a9-2e571ecb97da" targetNamespace="http://schemas.microsoft.com/office/2006/metadata/properties" ma:root="true" ma:fieldsID="86bfeb87fc9eb491ee7a70971636b1be" ns2:_="" ns3:_="">
    <xsd:import namespace="072853da-7531-41e8-93cf-5eed1af6374e"/>
    <xsd:import namespace="d6764fc7-c9b4-45d4-a5a9-2e571ecb97d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853da-7531-41e8-93cf-5eed1af6374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画像タグ" ma:readOnly="false" ma:fieldId="{5cf76f15-5ced-4ddc-b409-7134ff3c332f}" ma:taxonomyMulti="true" ma:sspId="2874f74c-8db1-4b35-810b-c2874601587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764fc7-c9b4-45d4-a5a9-2e571ecb97d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1ab8098-8791-4f4f-a288-96d8472b7caa}" ma:internalName="TaxCatchAll" ma:showField="CatchAllData" ma:web="d6764fc7-c9b4-45d4-a5a9-2e571ecb97d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2853da-7531-41e8-93cf-5eed1af6374e">
      <Terms xmlns="http://schemas.microsoft.com/office/infopath/2007/PartnerControls"/>
    </lcf76f155ced4ddcb4097134ff3c332f>
    <TaxCatchAll xmlns="d6764fc7-c9b4-45d4-a5a9-2e571ecb97da" xsi:nil="true"/>
  </documentManagement>
</p:properties>
</file>

<file path=customXml/itemProps1.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customXml/itemProps2.xml><?xml version="1.0" encoding="utf-8"?>
<ds:datastoreItem xmlns:ds="http://schemas.openxmlformats.org/officeDocument/2006/customXml" ds:itemID="{AED65E6E-A7A0-424D-8B83-165BF17A79B4}"/>
</file>

<file path=customXml/itemProps3.xml><?xml version="1.0" encoding="utf-8"?>
<ds:datastoreItem xmlns:ds="http://schemas.openxmlformats.org/officeDocument/2006/customXml" ds:itemID="{8C6A5CB8-5E1B-4DEE-8CFF-2CA696B4C533}"/>
</file>

<file path=customXml/itemProps4.xml><?xml version="1.0" encoding="utf-8"?>
<ds:datastoreItem xmlns:ds="http://schemas.openxmlformats.org/officeDocument/2006/customXml" ds:itemID="{7D81EDAA-4EA9-4FC8-8932-D0754F31310A}"/>
</file>

<file path=docProps/app.xml><?xml version="1.0" encoding="utf-8"?>
<Properties xmlns="http://schemas.openxmlformats.org/officeDocument/2006/extended-properties" xmlns:vt="http://schemas.openxmlformats.org/officeDocument/2006/docPropsVTypes">
  <Pages>11</Pages>
  <Words>1271</Words>
  <Characters>7248</Characters>
  <DocSecurity>0</DocSecurity>
  <Lines>60</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8502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0x010100DA648B2590EE3F4C90CCD98A44427D6D</vt:lpwstr>
  </property>
</Properties>
</file>