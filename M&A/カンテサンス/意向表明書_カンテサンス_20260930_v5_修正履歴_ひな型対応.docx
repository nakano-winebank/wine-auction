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commentRangeStart w:id="0"/>
      <w:del w:id="20001" w:author="Claude" w:date="2026-09-28T12:00:00Z">
        <w:r>
          <w:rPr>
            <w:rFonts w:ascii="BIZ UDPゴシック" w:hAnsi="BIZ UDPゴシック" w:eastAsia="BIZ UDPゴシック"/>
            <w:sz w:val="22"/>
            <w:szCs w:val="22"/>
          </w:rPr>
          <w:delText xml:space="preserve">株式会社プティ・ボノム　御中</w:delText>
        </w:r>
      </w:del>
      <w:ins w:id="20002" w:author="Claude" w:date="2026-09-28T12:00:00Z">
        <w:r>
          <w:rPr>
            <w:rFonts w:ascii="BIZ UDPゴシック" w:hAnsi="BIZ UDPゴシック" w:eastAsia="BIZ UDPゴシック"/>
            <w:sz w:val="22"/>
            <w:szCs w:val="22"/>
          </w:rPr>
          <w:t xml:space="preserve">株式会社プティ・ボノム　代表取締役　岸田周三　様</w:t>
        </w:r>
      </w:ins>
      <w:commentRangeEnd w:id="0"/>
      <w:r>
        <w:rPr>
          <w:rStyle w:val="CommentReference"/>
        </w:rPr>
        <w:commentReference w:id="0"/>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8"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commentRangeStart w:id="1"/>
            <w:del w:id="20003" w:author="Claude" w:date="2026-09-28T12:00:00Z">
              <w:r>
                <w:rPr>
                  <w:rFonts w:ascii="BIZ UDPゴシック" w:hAnsi="BIZ UDPゴシック" w:eastAsia="BIZ UDPゴシック"/>
                  <w:sz w:val="20"/>
                  <w:szCs w:val="20"/>
                </w:rPr>
                <w:delText xml:space="preserve">創業</w:delText>
              </w:r>
            </w:del>
            <w:ins w:id="20004" w:author="Claude" w:date="2026-09-28T12:00:00Z">
              <w:r>
                <w:rPr>
                  <w:rFonts w:ascii="BIZ UDPゴシック" w:hAnsi="BIZ UDPゴシック" w:eastAsia="BIZ UDPゴシック"/>
                  <w:sz w:val="20"/>
                  <w:szCs w:val="20"/>
                </w:rPr>
                <w:t xml:space="preserve">設立（創業）</w:t>
              </w:r>
            </w:ins>
            <w:commentRangeEnd w:id="1"/>
            <w:r>
              <w:rPr>
                <w:rStyle w:val="CommentReference"/>
              </w:rPr>
              <w:commentReference w:id="1"/>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 xml:space="preserve">千円</w:t>
            </w:r>
            <w:del w:id="20014" w:author="Claude" w:date="2026-09-28T12:00:00Z">
              <w:r>
                <w:rPr>
                  <w:rFonts w:ascii="BIZ UDPゴシック" w:hAnsi="BIZ UDPゴシック" w:eastAsia="BIZ UDPゴシック"/>
                  <w:sz w:val="20"/>
                  <w:szCs w:val="20"/>
                </w:rPr>
                <w:delText xml:space="preserve">（資本準備金を含む）</w:delText>
              </w:r>
            </w:del>
            <w:ins w:id="20015" w:author="Claude" w:date="2026-09-28T12:00:00Z">
              <w:r>
                <w:rPr>
                  <w:rFonts w:ascii="BIZ UDPゴシック" w:hAnsi="BIZ UDPゴシック" w:eastAsia="BIZ UDPゴシック"/>
                  <w:sz w:val="20"/>
                  <w:szCs w:val="20"/>
                </w:rPr>
                <w:t xml:space="preserve">（資本準備金を含む。2025年9月期末後の増資後）</w:t>
              </w:r>
            </w:ins>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del w:id="20010" w:author="Claude" w:date="2026-09-28T12:00:00Z">
              <w:r>
                <w:rPr>
                  <w:rFonts w:ascii="BIZ UDPゴシック" w:hAnsi="BIZ UDPゴシック" w:eastAsia="BIZ UDPゴシック"/>
                  <w:sz w:val="20"/>
                  <w:szCs w:val="20"/>
                </w:rPr>
                <w:delText xml:space="preserve">直近期の売上高</w:delText>
              </w:r>
            </w:del>
            <w:ins w:id="20011" w:author="Claude" w:date="2026-09-28T12:00:00Z">
              <w:r>
                <w:rPr>
                  <w:rFonts w:ascii="BIZ UDPゴシック" w:hAnsi="BIZ UDPゴシック" w:eastAsia="BIZ UDPゴシック"/>
                  <w:sz w:val="20"/>
                  <w:szCs w:val="20"/>
                </w:rPr>
                <w:t xml:space="preserve">2025年9月期（単体）の売上高</w:t>
              </w:r>
            </w:ins>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ins w:id="20005" w:author="Claude" w:date="2026-09-28T12:00:00Z"/>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06" w:author="Claude" w:date="2026-09-28T12:00:00Z"/>
                <w:rFonts w:ascii="BIZ UDPゴシック" w:hAnsi="BIZ UDPゴシック" w:eastAsia="BIZ UDPゴシック"/>
              </w:rPr>
            </w:pPr>
            <w:ins w:id="20007" w:author="Claude" w:date="2026-09-28T12:00:00Z">
              <w:r>
                <w:rPr>
                  <w:rFonts w:ascii="BIZ UDPゴシック" w:hAnsi="BIZ UDPゴシック" w:eastAsia="BIZ UDPゴシック"/>
                  <w:sz w:val="20"/>
                  <w:szCs w:val="20"/>
                </w:rPr>
                <w:t xml:space="preserve">財務内容</w:t>
              </w:r>
            </w:ins>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08" w:author="Claude" w:date="2026-09-28T12:00:00Z"/>
                <w:rFonts w:ascii="BIZ UDPゴシック" w:hAnsi="BIZ UDPゴシック" w:eastAsia="BIZ UDPゴシック"/>
              </w:rPr>
            </w:pPr>
            <w:commentRangeStart w:id="2"/>
            <w:ins w:id="20009" w:author="Claude" w:date="2026-09-28T12:00:00Z">
              <w:r>
                <w:rPr>
                  <w:rFonts w:ascii="BIZ UDPゴシック" w:hAnsi="BIZ UDPゴシック" w:eastAsia="BIZ UDPゴシック"/>
                  <w:sz w:val="20"/>
                  <w:szCs w:val="20"/>
                </w:rPr>
                <w:t xml:space="preserve">別紙2の貸借対照表及び損益計算書（2025年9月期）をご参照ください。参考として、株式会社アピシウスの2025年12月期の貸借対照表及び損益計算書も併せて掲載しております。</w:t>
              </w:r>
            </w:ins>
            <w:commentRangeEnd w:id="2"/>
            <w:r>
              <w:rPr>
                <w:rStyle w:val="CommentReference"/>
              </w:rPr>
              <w:commentReference w:id="2"/>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xml:space="preserve">　当社の会社案内（株式会社アピシウスの承継実績を含みます）</w:t>
      </w:r>
      <w:del w:id="20012" w:author="Claude" w:date="2026-09-28T12:00:00Z">
        <w:r>
          <w:rPr>
            <w:rFonts w:ascii="BIZ UDPゴシック" w:hAnsi="BIZ UDPゴシック" w:eastAsia="BIZ UDPゴシック"/>
            <w:color w:val="595959"/>
            <w:sz w:val="19"/>
            <w:szCs w:val="19"/>
          </w:rPr>
          <w:delText xml:space="preserve">を別紙として添付いたします。</w:delText>
        </w:r>
      </w:del>
      <w:ins w:id="20013" w:author="Claude" w:date="2026-09-28T12:00:00Z">
        <w:r>
          <w:rPr>
            <w:rFonts w:ascii="BIZ UDPゴシック" w:hAnsi="BIZ UDPゴシック" w:eastAsia="BIZ UDPゴシック"/>
            <w:color w:val="595959"/>
            <w:sz w:val="19"/>
            <w:szCs w:val="19"/>
          </w:rPr>
          <w:t xml:space="preserve">を別紙1、2025年9月期の貸借対照表及び損益計算書（抜粋。参考として株式会社アピシウスの2025年12月期を含みます）を別紙2として添付いたします。</w:t>
        </w:r>
      </w:ins>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これを当社の負担と責任において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ins w:id="20016" w:author="Claude" w:date="2026-09-28T12:00:00Z"/>
          <w:rFonts w:ascii="BIZ UDPゴシック" w:hAnsi="BIZ UDPゴシック" w:eastAsia="BIZ UDPゴシック"/>
        </w:rPr>
      </w:pPr>
      <w:commentRangeStart w:id="3"/>
      <w:ins w:id="20017" w:author="Claude" w:date="2026-09-28T12:00:00Z">
        <w:r>
          <w:rPr>
            <w:rFonts w:eastAsia="BIZ UDPゴシック" w:ascii="BIZ UDPゴシック" w:hAnsi="BIZ UDPゴシック"/>
            <w:b/>
            <w:bCs/>
          </w:rPr>
          <w:t xml:space="preserve">(5) 岸田様のご確認事項に対する当社の考え（要旨）</w:t>
        </w:r>
      </w:ins>
      <w:commentRangeEnd w:id="3"/>
      <w:r>
        <w:rPr>
          <w:rStyle w:val="CommentReference"/>
        </w:rPr>
        <w:commentReference w:id="3"/>
      </w:r>
    </w:p>
    <w:p>
      <w:pPr>
        <w:pStyle w:val="Normal"/>
        <w:spacing w:lineRule="auto" w:line="300" w:before="0" w:after="120"/>
        <w:rPr>
          <w:ins w:id="20018" w:author="Claude" w:date="2026-09-28T12:00:00Z"/>
          <w:rFonts w:ascii="BIZ UDPゴシック" w:hAnsi="BIZ UDPゴシック" w:eastAsia="BIZ UDPゴシック"/>
        </w:rPr>
      </w:pPr>
      <w:ins w:id="20019" w:author="Claude" w:date="2026-09-28T12:00:00Z">
        <w:r>
          <w:rPr>
            <w:rFonts w:ascii="BIZ UDPゴシック" w:hAnsi="BIZ UDPゴシック" w:eastAsia="BIZ UDPゴシック"/>
          </w:rPr>
          <w:t xml:space="preserve">貴社アドバイザーを通じて、岸田様が特にご確認されたい点として5点をお示しいただきました。当社の現時点の考えを要旨として以下にまとめます。詳細は括弧内の各項に記載しております。</w:t>
        </w:r>
      </w:ins>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300"/>
        <w:gridCol w:w="7760"/>
      </w:tblGrid>
      <w:tr>
        <w:trPr>
          <w:cantSplit w:val="true"/>
          <w:ins w:id="20020" w:author="Claude" w:date="2026-09-28T12:00:00Z"/>
        </w:trPr>
        <w:tc>
          <w:tcPr>
            <w:tcW w:w="2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021" w:author="Claude" w:date="2026-09-28T12:00:00Z"/>
                <w:rFonts w:ascii="BIZ UDPゴシック" w:hAnsi="BIZ UDPゴシック" w:eastAsia="BIZ UDPゴシック"/>
              </w:rPr>
            </w:pPr>
            <w:ins w:id="20022" w:author="Claude" w:date="2026-09-28T12:00:00Z">
              <w:r>
                <w:rPr>
                  <w:rFonts w:ascii="BIZ UDPゴシック" w:hAnsi="BIZ UDPゴシック" w:eastAsia="BIZ UDPゴシック"/>
                  <w:b/>
                  <w:bCs/>
                  <w:sz w:val="19"/>
                  <w:szCs w:val="19"/>
                </w:rPr>
                <w:t xml:space="preserve">ご確認事項</w:t>
              </w:r>
            </w:ins>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023" w:author="Claude" w:date="2026-09-28T12:00:00Z"/>
                <w:rFonts w:ascii="BIZ UDPゴシック" w:hAnsi="BIZ UDPゴシック" w:eastAsia="BIZ UDPゴシック"/>
              </w:rPr>
            </w:pPr>
            <w:ins w:id="20024" w:author="Claude" w:date="2026-09-28T12:00:00Z">
              <w:r>
                <w:rPr>
                  <w:rFonts w:ascii="BIZ UDPゴシック" w:hAnsi="BIZ UDPゴシック" w:eastAsia="BIZ UDPゴシック"/>
                  <w:b/>
                  <w:bCs/>
                  <w:sz w:val="19"/>
                  <w:szCs w:val="19"/>
                </w:rPr>
                <w:t xml:space="preserve">当社の考え</w:t>
              </w:r>
            </w:ins>
          </w:p>
        </w:tc>
      </w:tr>
      <w:tr>
        <w:trPr>
          <w:cantSplit w:val="true"/>
          <w:ins w:id="20025"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26" w:author="Claude" w:date="2026-09-28T12:00:00Z"/>
                <w:rFonts w:ascii="BIZ UDPゴシック" w:hAnsi="BIZ UDPゴシック" w:eastAsia="BIZ UDPゴシック"/>
              </w:rPr>
            </w:pPr>
            <w:ins w:id="20027" w:author="Claude" w:date="2026-09-28T12:00:00Z">
              <w:r>
                <w:rPr>
                  <w:rFonts w:ascii="BIZ UDPゴシック" w:hAnsi="BIZ UDPゴシック" w:eastAsia="BIZ UDPゴシック"/>
                  <w:b/>
                  <w:bCs/>
                  <w:sz w:val="19"/>
                  <w:szCs w:val="19"/>
                </w:rPr>
                <w:t xml:space="preserve">1．将来的な運営体制</w:t>
              </w:r>
            </w:ins>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28" w:author="Claude" w:date="2026-09-28T12:00:00Z"/>
                <w:rFonts w:ascii="BIZ UDPゴシック" w:hAnsi="BIZ UDPゴシック" w:eastAsia="BIZ UDPゴシック"/>
              </w:rPr>
            </w:pPr>
            <w:ins w:id="20029" w:author="Claude" w:date="2026-09-28T12:00:00Z">
              <w:r>
                <w:rPr>
                  <w:rFonts w:ascii="BIZ UDPゴシック" w:hAnsi="BIZ UDPゴシック" w:eastAsia="BIZ UDPゴシック"/>
                  <w:sz w:val="19"/>
                  <w:szCs w:val="19"/>
                </w:rPr>
                <w:t xml:space="preserve">3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3項(6)）。</w:t>
              </w:r>
            </w:ins>
          </w:p>
        </w:tc>
      </w:tr>
      <w:tr>
        <w:trPr>
          <w:cantSplit w:val="true"/>
          <w:ins w:id="20030"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31" w:author="Claude" w:date="2026-09-28T12:00:00Z"/>
                <w:rFonts w:ascii="BIZ UDPゴシック" w:hAnsi="BIZ UDPゴシック" w:eastAsia="BIZ UDPゴシック"/>
              </w:rPr>
            </w:pPr>
            <w:ins w:id="20032" w:author="Claude" w:date="2026-09-28T12:00:00Z">
              <w:r>
                <w:rPr>
                  <w:rFonts w:ascii="BIZ UDPゴシック" w:hAnsi="BIZ UDPゴシック" w:eastAsia="BIZ UDPゴシック"/>
                  <w:b/>
                  <w:bCs/>
                  <w:sz w:val="19"/>
                  <w:szCs w:val="19"/>
                </w:rPr>
                <w:t xml:space="preserve">2．譲渡後の岸田様の役割</w:t>
              </w:r>
            </w:ins>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33" w:author="Claude" w:date="2026-09-28T12:00:00Z"/>
                <w:rFonts w:ascii="BIZ UDPゴシック" w:hAnsi="BIZ UDPゴシック" w:eastAsia="BIZ UDPゴシック"/>
              </w:rPr>
            </w:pPr>
            <w:ins w:id="20034" w:author="Claude" w:date="2026-09-28T12:00:00Z">
              <w:r>
                <w:rPr>
                  <w:rFonts w:ascii="BIZ UDPゴシック" w:hAnsi="BIZ UDPゴシック" w:eastAsia="BIZ UDPゴシック"/>
                  <w:sz w:val="19"/>
                  <w:szCs w:val="19"/>
                </w:rPr>
                <w:t xml:space="preserve">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4項(1)）。</w:t>
              </w:r>
            </w:ins>
          </w:p>
        </w:tc>
      </w:tr>
      <w:tr>
        <w:trPr>
          <w:cantSplit w:val="true"/>
          <w:ins w:id="20035"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36" w:author="Claude" w:date="2026-09-28T12:00:00Z"/>
                <w:rFonts w:ascii="BIZ UDPゴシック" w:hAnsi="BIZ UDPゴシック" w:eastAsia="BIZ UDPゴシック"/>
              </w:rPr>
            </w:pPr>
            <w:ins w:id="20037" w:author="Claude" w:date="2026-09-28T12:00:00Z">
              <w:r>
                <w:rPr>
                  <w:rFonts w:ascii="BIZ UDPゴシック" w:hAnsi="BIZ UDPゴシック" w:eastAsia="BIZ UDPゴシック"/>
                  <w:b/>
                  <w:bCs/>
                  <w:sz w:val="19"/>
                  <w:szCs w:val="19"/>
                </w:rPr>
                <w:t xml:space="preserve">3．中長期のご関与</w:t>
              </w:r>
            </w:ins>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38" w:author="Claude" w:date="2026-09-28T12:00:00Z"/>
                <w:rFonts w:ascii="BIZ UDPゴシック" w:hAnsi="BIZ UDPゴシック" w:eastAsia="BIZ UDPゴシック"/>
              </w:rPr>
            </w:pPr>
            <w:ins w:id="20039" w:author="Claude" w:date="2026-09-28T12:00:00Z">
              <w:r>
                <w:rPr>
                  <w:rFonts w:ascii="BIZ UDPゴシック" w:hAnsi="BIZ UDPゴシック" w:eastAsia="BIZ UDPゴシック"/>
                  <w:sz w:val="19"/>
                  <w:szCs w:val="19"/>
                </w:rPr>
                <w:t xml:space="preserve">3年経過後も、監修（メニュー・品質の確認、後継料理長への助言、物販の品質承認）の形で継続していただくことを希望いたします。期間・頻度・報酬は、岸田様のご意向を最優先に協議させていただきます（4項(1)）。</w:t>
              </w:r>
            </w:ins>
          </w:p>
        </w:tc>
      </w:tr>
      <w:tr>
        <w:trPr>
          <w:cantSplit w:val="true"/>
          <w:ins w:id="20040"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41" w:author="Claude" w:date="2026-09-28T12:00:00Z"/>
                <w:rFonts w:ascii="BIZ UDPゴシック" w:hAnsi="BIZ UDPゴシック" w:eastAsia="BIZ UDPゴシック"/>
              </w:rPr>
            </w:pPr>
            <w:ins w:id="20042" w:author="Claude" w:date="2026-09-28T12:00:00Z">
              <w:r>
                <w:rPr>
                  <w:rFonts w:ascii="BIZ UDPゴシック" w:hAnsi="BIZ UDPゴシック" w:eastAsia="BIZ UDPゴシック"/>
                  <w:b/>
                  <w:bCs/>
                  <w:sz w:val="19"/>
                  <w:szCs w:val="19"/>
                </w:rPr>
                <w:t xml:space="preserve">4．成長戦略とスピード感</w:t>
              </w:r>
            </w:ins>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43" w:author="Claude" w:date="2026-09-28T12:00:00Z"/>
                <w:rFonts w:ascii="BIZ UDPゴシック" w:hAnsi="BIZ UDPゴシック" w:eastAsia="BIZ UDPゴシック"/>
              </w:rPr>
            </w:pPr>
            <w:ins w:id="20044" w:author="Claude" w:date="2026-09-28T12:00:00Z">
              <w:r>
                <w:rPr>
                  <w:rFonts w:ascii="BIZ UDPゴシック" w:hAnsi="BIZ UDPゴシック" w:eastAsia="BIZ UDPゴシック"/>
                  <w:sz w:val="19"/>
                  <w:szCs w:val="19"/>
                </w:rPr>
                <w:t xml:space="preserve">本店は大きくせず、成長は本店の外側で進めます。1年目は現状の維持と体制の整備に充て、物販の製造拠点は2年目以降、ブティック店舗および一品特化の新業態は後継料理長の確保後に物販と並行して、海外販売は国内の体制と規制対応が整った後に着手いたします。最優先は三つ星の維持と後継料理長候補の確保であり、速さよりも段階ごとの検証を重視いたします（3項(3)）。</w:t>
              </w:r>
            </w:ins>
          </w:p>
        </w:tc>
      </w:tr>
      <w:tr>
        <w:trPr>
          <w:cantSplit w:val="true"/>
          <w:ins w:id="20045"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46" w:author="Claude" w:date="2026-09-28T12:00:00Z"/>
                <w:rFonts w:ascii="BIZ UDPゴシック" w:hAnsi="BIZ UDPゴシック" w:eastAsia="BIZ UDPゴシック"/>
              </w:rPr>
            </w:pPr>
            <w:ins w:id="20047" w:author="Claude" w:date="2026-09-28T12:00:00Z">
              <w:r>
                <w:rPr>
                  <w:rFonts w:ascii="BIZ UDPゴシック" w:hAnsi="BIZ UDPゴシック" w:eastAsia="BIZ UDPゴシック"/>
                  <w:b/>
                  <w:bCs/>
                  <w:sz w:val="19"/>
                  <w:szCs w:val="19"/>
                </w:rPr>
                <w:t xml:space="preserve">5．経営管理のスタイル</w:t>
              </w:r>
            </w:ins>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48" w:author="Claude" w:date="2026-09-28T12:00:00Z"/>
                <w:rFonts w:ascii="BIZ UDPゴシック" w:hAnsi="BIZ UDPゴシック" w:eastAsia="BIZ UDPゴシック"/>
              </w:rPr>
            </w:pPr>
            <w:ins w:id="20049" w:author="Claude" w:date="2026-09-28T12:00:00Z">
              <w:r>
                <w:rPr>
                  <w:rFonts w:ascii="BIZ UDPゴシック" w:hAnsi="BIZ UDPゴシック" w:eastAsia="BIZ UDPゴシック"/>
                  <w:sz w:val="19"/>
                  <w:szCs w:val="19"/>
                </w:rPr>
                <w:t xml:space="preserve">料理・サービス・仕入などの現場の運営は、岸田様と現場の裁量を尊重いたします。当社は月次の損益を岸田様ご出席の経営会議（月1回）で共有いただく形で管理し、重要事項は岸田様と事前に協議のうえ取締役会で決定いたします。譲受当初は月2回程度のご出席をお願いし、1年後を目途に段階的に減らしてまいります（3項(6)）。</w:t>
              </w:r>
            </w:ins>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および海外発送の運営基盤を用いますが、洋菓子の輸出に係る許認可は当社が現に有するものではなく、その取得および整備は当社の負担で行います。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ins w:id="20050" w:author="Claude" w:date="2026-09-28T12:00:00Z"/>
          <w:rFonts w:ascii="BIZ UDPゴシック" w:hAnsi="BIZ UDPゴシック" w:eastAsia="BIZ UDPゴシック"/>
        </w:rPr>
      </w:pPr>
      <w:commentRangeStart w:id="4"/>
      <w:ins w:id="20051" w:author="Claude" w:date="2026-09-28T12:00:00Z">
        <w:r>
          <w:rPr>
            <w:rFonts w:ascii="BIZ UDPゴシック" w:hAnsi="BIZ UDPゴシック" w:eastAsia="BIZ UDPゴシック"/>
          </w:rPr>
          <w:t xml:space="preserve">成長施策の構想と着手時期の目安は、現時点で次のとおりです。</w:t>
        </w:r>
      </w:ins>
      <w:commentRangeEnd w:id="4"/>
      <w:r>
        <w:rPr>
          <w:rStyle w:val="CommentReference"/>
        </w:rPr>
        <w:commentReference w:id="4"/>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00"/>
        <w:gridCol w:w="2400"/>
        <w:gridCol w:w="5860"/>
      </w:tblGrid>
      <w:tr>
        <w:trPr>
          <w:cantSplit w:val="true"/>
          <w:ins w:id="20052" w:author="Claude" w:date="2026-09-28T12:00:00Z"/>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053" w:author="Claude" w:date="2026-09-28T12:00:00Z"/>
                <w:rFonts w:ascii="BIZ UDPゴシック" w:hAnsi="BIZ UDPゴシック" w:eastAsia="BIZ UDPゴシック"/>
              </w:rPr>
            </w:pPr>
            <w:ins w:id="20054" w:author="Claude" w:date="2026-09-28T12:00:00Z">
              <w:r>
                <w:rPr>
                  <w:rFonts w:ascii="BIZ UDPゴシック" w:hAnsi="BIZ UDPゴシック" w:eastAsia="BIZ UDPゴシック"/>
                  <w:b/>
                  <w:bCs/>
                  <w:sz w:val="19"/>
                  <w:szCs w:val="19"/>
                </w:rPr>
                <w:t xml:space="preserve">領域</w:t>
              </w:r>
            </w:ins>
          </w:p>
        </w:tc>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055" w:author="Claude" w:date="2026-09-28T12:00:00Z"/>
                <w:rFonts w:ascii="BIZ UDPゴシック" w:hAnsi="BIZ UDPゴシック" w:eastAsia="BIZ UDPゴシック"/>
              </w:rPr>
            </w:pPr>
            <w:ins w:id="20056" w:author="Claude" w:date="2026-09-28T12:00:00Z">
              <w:r>
                <w:rPr>
                  <w:rFonts w:ascii="BIZ UDPゴシック" w:hAnsi="BIZ UDPゴシック" w:eastAsia="BIZ UDPゴシック"/>
                  <w:b/>
                  <w:bCs/>
                  <w:sz w:val="19"/>
                  <w:szCs w:val="19"/>
                </w:rPr>
                <w:t xml:space="preserve">着手時期の目安</w:t>
              </w:r>
            </w:ins>
          </w:p>
        </w:tc>
        <w:tc>
          <w:tcPr>
            <w:tcW w:w="58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057" w:author="Claude" w:date="2026-09-28T12:00:00Z"/>
                <w:rFonts w:ascii="BIZ UDPゴシック" w:hAnsi="BIZ UDPゴシック" w:eastAsia="BIZ UDPゴシック"/>
              </w:rPr>
            </w:pPr>
            <w:ins w:id="20058" w:author="Claude" w:date="2026-09-28T12:00:00Z">
              <w:r>
                <w:rPr>
                  <w:rFonts w:ascii="BIZ UDPゴシック" w:hAnsi="BIZ UDPゴシック" w:eastAsia="BIZ UDPゴシック"/>
                  <w:b/>
                  <w:bCs/>
                  <w:sz w:val="19"/>
                  <w:szCs w:val="19"/>
                </w:rPr>
                <w:t xml:space="preserve">構想</w:t>
              </w:r>
            </w:ins>
          </w:p>
        </w:tc>
      </w:tr>
      <w:tr>
        <w:trPr>
          <w:cantSplit w:val="true"/>
          <w:ins w:id="20059"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60" w:author="Claude" w:date="2026-09-28T12:00:00Z"/>
                <w:rFonts w:ascii="BIZ UDPゴシック" w:hAnsi="BIZ UDPゴシック" w:eastAsia="BIZ UDPゴシック"/>
              </w:rPr>
            </w:pPr>
            <w:ins w:id="20061" w:author="Claude" w:date="2026-09-28T12:00:00Z">
              <w:r>
                <w:rPr>
                  <w:rFonts w:ascii="BIZ UDPゴシック" w:hAnsi="BIZ UDPゴシック" w:eastAsia="BIZ UDPゴシック"/>
                  <w:b/>
                  <w:bCs/>
                  <w:sz w:val="19"/>
                  <w:szCs w:val="19"/>
                </w:rPr>
                <w:t xml:space="preserve">新規店舗</w:t>
              </w:r>
            </w:ins>
          </w:p>
        </w:tc>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62" w:author="Claude" w:date="2026-09-28T12:00:00Z"/>
                <w:rFonts w:ascii="BIZ UDPゴシック" w:hAnsi="BIZ UDPゴシック" w:eastAsia="BIZ UDPゴシック"/>
              </w:rPr>
            </w:pPr>
            <w:ins w:id="20063" w:author="Claude" w:date="2026-09-28T12:00:00Z">
              <w:r>
                <w:rPr>
                  <w:rFonts w:ascii="BIZ UDPゴシック" w:hAnsi="BIZ UDPゴシック" w:eastAsia="BIZ UDPゴシック"/>
                  <w:sz w:val="19"/>
                  <w:szCs w:val="19"/>
                </w:rPr>
                <w:t xml:space="preserve">後継料理長の確保後、物販と並行</w:t>
              </w:r>
            </w:ins>
          </w:p>
        </w:tc>
        <w:tc>
          <w:tcPr>
            <w:tcW w:w="58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64" w:author="Claude" w:date="2026-09-28T12:00:00Z"/>
                <w:rFonts w:ascii="BIZ UDPゴシック" w:hAnsi="BIZ UDPゴシック" w:eastAsia="BIZ UDPゴシック"/>
              </w:rPr>
            </w:pPr>
            <w:ins w:id="20065" w:author="Claude" w:date="2026-09-28T12:00:00Z">
              <w:r>
                <w:rPr>
                  <w:rFonts w:ascii="BIZ UDPゴシック" w:hAnsi="BIZ UDPゴシック" w:eastAsia="BIZ UDPゴシック"/>
                  <w:sz w:val="19"/>
                  <w:szCs w:val="19"/>
                </w:rPr>
                <w:t xml:space="preserve">カンテサンス本体（レストラン）の多店舗化は行いません。構想としては、スイーツ等の物販と連動したブティック店舗を検討いたします。</w:t>
              </w:r>
            </w:ins>
          </w:p>
        </w:tc>
      </w:tr>
      <w:tr>
        <w:trPr>
          <w:cantSplit w:val="true"/>
          <w:ins w:id="20066"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67" w:author="Claude" w:date="2026-09-28T12:00:00Z"/>
                <w:rFonts w:ascii="BIZ UDPゴシック" w:hAnsi="BIZ UDPゴシック" w:eastAsia="BIZ UDPゴシック"/>
              </w:rPr>
            </w:pPr>
            <w:ins w:id="20068" w:author="Claude" w:date="2026-09-28T12:00:00Z">
              <w:r>
                <w:rPr>
                  <w:rFonts w:ascii="BIZ UDPゴシック" w:hAnsi="BIZ UDPゴシック" w:eastAsia="BIZ UDPゴシック"/>
                  <w:b/>
                  <w:bCs/>
                  <w:sz w:val="19"/>
                  <w:szCs w:val="19"/>
                </w:rPr>
                <w:t xml:space="preserve">新業態</w:t>
              </w:r>
            </w:ins>
          </w:p>
        </w:tc>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69" w:author="Claude" w:date="2026-09-28T12:00:00Z"/>
                <w:rFonts w:ascii="BIZ UDPゴシック" w:hAnsi="BIZ UDPゴシック" w:eastAsia="BIZ UDPゴシック"/>
              </w:rPr>
            </w:pPr>
            <w:ins w:id="20070" w:author="Claude" w:date="2026-09-28T12:00:00Z">
              <w:r>
                <w:rPr>
                  <w:rFonts w:ascii="BIZ UDPゴシック" w:hAnsi="BIZ UDPゴシック" w:eastAsia="BIZ UDPゴシック"/>
                  <w:sz w:val="19"/>
                  <w:szCs w:val="19"/>
                </w:rPr>
                <w:t xml:space="preserve">後継料理長の確保後（3年目以降）</w:t>
              </w:r>
            </w:ins>
          </w:p>
        </w:tc>
        <w:tc>
          <w:tcPr>
            <w:tcW w:w="58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71" w:author="Claude" w:date="2026-09-28T12:00:00Z"/>
                <w:rFonts w:ascii="BIZ UDPゴシック" w:hAnsi="BIZ UDPゴシック" w:eastAsia="BIZ UDPゴシック"/>
              </w:rPr>
            </w:pPr>
            <w:ins w:id="20072" w:author="Claude" w:date="2026-09-28T12:00:00Z">
              <w:r>
                <w:rPr>
                  <w:rFonts w:ascii="BIZ UDPゴシック" w:hAnsi="BIZ UDPゴシック" w:eastAsia="BIZ UDPゴシック"/>
                  <w:sz w:val="19"/>
                  <w:szCs w:val="19"/>
                </w:rPr>
                <w:t xml:space="preserve">カフェ・デザート等の一品特化業態を、本店とは切り離した別ブランドで段階的に検証いたします。</w:t>
              </w:r>
            </w:ins>
          </w:p>
        </w:tc>
      </w:tr>
      <w:tr>
        <w:trPr>
          <w:cantSplit w:val="true"/>
          <w:ins w:id="20073"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74" w:author="Claude" w:date="2026-09-28T12:00:00Z"/>
                <w:rFonts w:ascii="BIZ UDPゴシック" w:hAnsi="BIZ UDPゴシック" w:eastAsia="BIZ UDPゴシック"/>
              </w:rPr>
            </w:pPr>
            <w:ins w:id="20075" w:author="Claude" w:date="2026-09-28T12:00:00Z">
              <w:r>
                <w:rPr>
                  <w:rFonts w:ascii="BIZ UDPゴシック" w:hAnsi="BIZ UDPゴシック" w:eastAsia="BIZ UDPゴシック"/>
                  <w:b/>
                  <w:bCs/>
                  <w:sz w:val="19"/>
                  <w:szCs w:val="19"/>
                </w:rPr>
                <w:t xml:space="preserve">物販</w:t>
              </w:r>
            </w:ins>
          </w:p>
        </w:tc>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76" w:author="Claude" w:date="2026-09-28T12:00:00Z"/>
                <w:rFonts w:ascii="BIZ UDPゴシック" w:hAnsi="BIZ UDPゴシック" w:eastAsia="BIZ UDPゴシック"/>
              </w:rPr>
            </w:pPr>
            <w:ins w:id="20077" w:author="Claude" w:date="2026-09-28T12:00:00Z">
              <w:r>
                <w:rPr>
                  <w:rFonts w:ascii="BIZ UDPゴシック" w:hAnsi="BIZ UDPゴシック" w:eastAsia="BIZ UDPゴシック"/>
                  <w:sz w:val="19"/>
                  <w:szCs w:val="19"/>
                </w:rPr>
                <w:t xml:space="preserve">1年目に準備、2年目以降に稼働</w:t>
              </w:r>
            </w:ins>
          </w:p>
        </w:tc>
        <w:tc>
          <w:tcPr>
            <w:tcW w:w="58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78" w:author="Claude" w:date="2026-09-28T12:00:00Z"/>
                <w:rFonts w:ascii="BIZ UDPゴシック" w:hAnsi="BIZ UDPゴシック" w:eastAsia="BIZ UDPゴシック"/>
              </w:rPr>
            </w:pPr>
            <w:ins w:id="20079" w:author="Claude" w:date="2026-09-28T12:00:00Z">
              <w:r>
                <w:rPr>
                  <w:rFonts w:ascii="BIZ UDPゴシック" w:hAnsi="BIZ UDPゴシック" w:eastAsia="BIZ UDPゴシック"/>
                  <w:sz w:val="19"/>
                  <w:szCs w:val="19"/>
                </w:rPr>
                <w:t xml:space="preserve">レストラン外に専用の製造拠点を設け、単一の供給源として品質を統一いたします。商品は岸田様のご承認を得たもののみといたします。</w:t>
              </w:r>
            </w:ins>
          </w:p>
        </w:tc>
      </w:tr>
      <w:tr>
        <w:trPr>
          <w:cantSplit w:val="true"/>
          <w:ins w:id="20080"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81" w:author="Claude" w:date="2026-09-28T12:00:00Z"/>
                <w:rFonts w:ascii="BIZ UDPゴシック" w:hAnsi="BIZ UDPゴシック" w:eastAsia="BIZ UDPゴシック"/>
              </w:rPr>
            </w:pPr>
            <w:ins w:id="20082" w:author="Claude" w:date="2026-09-28T12:00:00Z">
              <w:r>
                <w:rPr>
                  <w:rFonts w:ascii="BIZ UDPゴシック" w:hAnsi="BIZ UDPゴシック" w:eastAsia="BIZ UDPゴシック"/>
                  <w:b/>
                  <w:bCs/>
                  <w:sz w:val="19"/>
                  <w:szCs w:val="19"/>
                </w:rPr>
                <w:t xml:space="preserve">EC</w:t>
              </w:r>
            </w:ins>
          </w:p>
        </w:tc>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83" w:author="Claude" w:date="2026-09-28T12:00:00Z"/>
                <w:rFonts w:ascii="BIZ UDPゴシック" w:hAnsi="BIZ UDPゴシック" w:eastAsia="BIZ UDPゴシック"/>
              </w:rPr>
            </w:pPr>
            <w:ins w:id="20084" w:author="Claude" w:date="2026-09-28T12:00:00Z">
              <w:r>
                <w:rPr>
                  <w:rFonts w:ascii="BIZ UDPゴシック" w:hAnsi="BIZ UDPゴシック" w:eastAsia="BIZ UDPゴシック"/>
                  <w:sz w:val="19"/>
                  <w:szCs w:val="19"/>
                </w:rPr>
                <w:t xml:space="preserve">製造拠点の稼働後</w:t>
              </w:r>
            </w:ins>
          </w:p>
        </w:tc>
        <w:tc>
          <w:tcPr>
            <w:tcW w:w="58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85" w:author="Claude" w:date="2026-09-28T12:00:00Z"/>
                <w:rFonts w:ascii="BIZ UDPゴシック" w:hAnsi="BIZ UDPゴシック" w:eastAsia="BIZ UDPゴシック"/>
              </w:rPr>
            </w:pPr>
            <w:ins w:id="20086" w:author="Claude" w:date="2026-09-28T12:00:00Z">
              <w:r>
                <w:rPr>
                  <w:rFonts w:ascii="BIZ UDPゴシック" w:hAnsi="BIZ UDPゴシック" w:eastAsia="BIZ UDPゴシック"/>
                  <w:sz w:val="19"/>
                  <w:szCs w:val="19"/>
                </w:rPr>
                <w:t xml:space="preserve">既存の抽選販売を基礎に、当社のEC運営基盤を用いて販売量を段階的に拡大いたします。</w:t>
              </w:r>
            </w:ins>
          </w:p>
        </w:tc>
      </w:tr>
      <w:tr>
        <w:trPr>
          <w:cantSplit w:val="true"/>
          <w:ins w:id="20087" w:author="Claude" w:date="2026-09-28T12:00:00Z"/>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88" w:author="Claude" w:date="2026-09-28T12:00:00Z"/>
                <w:rFonts w:ascii="BIZ UDPゴシック" w:hAnsi="BIZ UDPゴシック" w:eastAsia="BIZ UDPゴシック"/>
              </w:rPr>
            </w:pPr>
            <w:ins w:id="20089" w:author="Claude" w:date="2026-09-28T12:00:00Z">
              <w:r>
                <w:rPr>
                  <w:rFonts w:ascii="BIZ UDPゴシック" w:hAnsi="BIZ UDPゴシック" w:eastAsia="BIZ UDPゴシック"/>
                  <w:b/>
                  <w:bCs/>
                  <w:sz w:val="19"/>
                  <w:szCs w:val="19"/>
                </w:rPr>
                <w:t xml:space="preserve">海外展開</w:t>
              </w:r>
            </w:ins>
          </w:p>
        </w:tc>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90" w:author="Claude" w:date="2026-09-28T12:00:00Z"/>
                <w:rFonts w:ascii="BIZ UDPゴシック" w:hAnsi="BIZ UDPゴシック" w:eastAsia="BIZ UDPゴシック"/>
              </w:rPr>
            </w:pPr>
            <w:ins w:id="20091" w:author="Claude" w:date="2026-09-28T12:00:00Z">
              <w:r>
                <w:rPr>
                  <w:rFonts w:ascii="BIZ UDPゴシック" w:hAnsi="BIZ UDPゴシック" w:eastAsia="BIZ UDPゴシック"/>
                  <w:sz w:val="19"/>
                  <w:szCs w:val="19"/>
                </w:rPr>
                <w:t xml:space="preserve">国内体制と規制対応の完了後</w:t>
              </w:r>
            </w:ins>
          </w:p>
        </w:tc>
        <w:tc>
          <w:tcPr>
            <w:tcW w:w="58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092" w:author="Claude" w:date="2026-09-28T12:00:00Z"/>
                <w:rFonts w:ascii="BIZ UDPゴシック" w:hAnsi="BIZ UDPゴシック" w:eastAsia="BIZ UDPゴシック"/>
              </w:rPr>
            </w:pPr>
            <w:ins w:id="20093" w:author="Claude" w:date="2026-09-28T12:00:00Z">
              <w:r>
                <w:rPr>
                  <w:rFonts w:ascii="BIZ UDPゴシック" w:hAnsi="BIZ UDPゴシック" w:eastAsia="BIZ UDPゴシック"/>
                  <w:sz w:val="19"/>
                  <w:szCs w:val="19"/>
                </w:rPr>
                <w:t xml:space="preserve">物販の海外販売を想定しております。レストランの海外出店は想定しておりません。</w:t>
              </w:r>
            </w:ins>
          </w:p>
        </w:tc>
      </w:tr>
    </w:tbl>
    <w:p>
      <w:pPr>
        <w:pStyle w:val="Normal"/>
        <w:spacing w:lineRule="auto" w:line="300" w:before="0" w:after="120"/>
        <w:rPr>
          <w:ins w:id="20094" w:author="Claude" w:date="2026-09-28T12:00:00Z"/>
          <w:rFonts w:ascii="BIZ UDPゴシック" w:hAnsi="BIZ UDPゴシック" w:eastAsia="BIZ UDPゴシック"/>
        </w:rPr>
      </w:pPr>
      <w:ins w:id="20095" w:author="Claude" w:date="2026-09-28T12:00:00Z">
        <w:r>
          <w:rPr>
            <w:rFonts w:ascii="BIZ UDPゴシック" w:hAnsi="BIZ UDPゴシック" w:eastAsia="BIZ UDPゴシック"/>
          </w:rPr>
          <w:t xml:space="preserve">ただし、最優先事項はあくまで三つ星の維持と後継料理長候補の確保です。いずれの施策も、一つの段階の成果を確認してから次に進みます。</w:t>
        </w:r>
      </w:ins>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からの配当は、本件取得に係る借入の返済に必要な範囲に限定いたします。対象会社には、運転資金および仕入先各位との信用維持に必要な水準の現預金を留保し、万一不足が生じる場合には当社が補填いたします。仕入先各位との与信関係に影響を与えることのないよう配慮いたします。</w:t>
      </w:r>
    </w:p>
    <w:p>
      <w:pPr>
        <w:pStyle w:val="Normal"/>
        <w:spacing w:lineRule="auto" w:line="300" w:before="200" w:after="100"/>
        <w:rPr>
          <w:ins w:id="20096" w:author="Claude" w:date="2026-09-28T12:00:00Z"/>
          <w:rFonts w:ascii="BIZ UDPゴシック" w:hAnsi="BIZ UDPゴシック" w:eastAsia="BIZ UDPゴシック"/>
        </w:rPr>
      </w:pPr>
      <w:ins w:id="20097" w:author="Claude" w:date="2026-09-28T12:00:00Z">
        <w:r>
          <w:rPr>
            <w:rFonts w:eastAsia="BIZ UDPゴシック" w:ascii="BIZ UDPゴシック" w:hAnsi="BIZ UDPゴシック"/>
            <w:b/>
            <w:bCs/>
          </w:rPr>
          <w:t xml:space="preserve">(6) 中長期の運営体制と経営管理の方針</w:t>
        </w:r>
      </w:ins>
    </w:p>
    <w:p>
      <w:pPr>
        <w:pStyle w:val="Normal"/>
        <w:spacing w:lineRule="auto" w:line="300" w:before="0" w:after="120"/>
        <w:rPr>
          <w:ins w:id="20098" w:author="Claude" w:date="2026-09-28T12:00:00Z"/>
          <w:rFonts w:ascii="BIZ UDPゴシック" w:hAnsi="BIZ UDPゴシック" w:eastAsia="BIZ UDPゴシック"/>
        </w:rPr>
      </w:pPr>
      <w:ins w:id="20099" w:author="Claude" w:date="2026-09-28T12:00:00Z">
        <w:r>
          <w:rPr>
            <w:rFonts w:ascii="BIZ UDPゴシック" w:hAnsi="BIZ UDPゴシック" w:eastAsia="BIZ UDPゴシック"/>
          </w:rPr>
          <w:t xml:space="preserve">中長期の運営体制は、次の3段階で考えております。</w:t>
        </w:r>
      </w:ins>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300"/>
        <w:gridCol w:w="4700"/>
        <w:gridCol w:w="3060"/>
      </w:tblGrid>
      <w:tr>
        <w:trPr>
          <w:cantSplit w:val="true"/>
          <w:ins w:id="20100" w:author="Claude" w:date="2026-09-28T12:00:00Z"/>
        </w:trPr>
        <w:tc>
          <w:tcPr>
            <w:tcW w:w="2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01" w:author="Claude" w:date="2026-09-28T12:00:00Z"/>
                <w:rFonts w:ascii="BIZ UDPゴシック" w:hAnsi="BIZ UDPゴシック" w:eastAsia="BIZ UDPゴシック"/>
              </w:rPr>
            </w:pPr>
            <w:ins w:id="20102" w:author="Claude" w:date="2026-09-28T12:00:00Z">
              <w:r>
                <w:rPr>
                  <w:rFonts w:ascii="BIZ UDPゴシック" w:hAnsi="BIZ UDPゴシック" w:eastAsia="BIZ UDPゴシック"/>
                  <w:b/>
                  <w:bCs/>
                  <w:sz w:val="19"/>
                  <w:szCs w:val="19"/>
                </w:rPr>
                <w:t xml:space="preserve">時期</w:t>
              </w:r>
            </w:ins>
          </w:p>
        </w:tc>
        <w:tc>
          <w:tcPr>
            <w:tcW w:w="47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03" w:author="Claude" w:date="2026-09-28T12:00:00Z"/>
                <w:rFonts w:ascii="BIZ UDPゴシック" w:hAnsi="BIZ UDPゴシック" w:eastAsia="BIZ UDPゴシック"/>
              </w:rPr>
            </w:pPr>
            <w:ins w:id="20104" w:author="Claude" w:date="2026-09-28T12:00:00Z">
              <w:r>
                <w:rPr>
                  <w:rFonts w:ascii="BIZ UDPゴシック" w:hAnsi="BIZ UDPゴシック" w:eastAsia="BIZ UDPゴシック"/>
                  <w:b/>
                  <w:bCs/>
                  <w:sz w:val="19"/>
                  <w:szCs w:val="19"/>
                </w:rPr>
                <w:t xml:space="preserve">厨房・店舗</w:t>
              </w:r>
            </w:ins>
          </w:p>
        </w:tc>
        <w:tc>
          <w:tcPr>
            <w:tcW w:w="30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05" w:author="Claude" w:date="2026-09-28T12:00:00Z"/>
                <w:rFonts w:ascii="BIZ UDPゴシック" w:hAnsi="BIZ UDPゴシック" w:eastAsia="BIZ UDPゴシック"/>
              </w:rPr>
            </w:pPr>
            <w:ins w:id="20106" w:author="Claude" w:date="2026-09-28T12:00:00Z">
              <w:r>
                <w:rPr>
                  <w:rFonts w:ascii="BIZ UDPゴシック" w:hAnsi="BIZ UDPゴシック" w:eastAsia="BIZ UDPゴシック"/>
                  <w:b/>
                  <w:bCs/>
                  <w:sz w:val="19"/>
                  <w:szCs w:val="19"/>
                </w:rPr>
                <w:t xml:space="preserve">経営管理</w:t>
              </w:r>
            </w:ins>
          </w:p>
        </w:tc>
      </w:tr>
      <w:tr>
        <w:trPr>
          <w:cantSplit w:val="true"/>
          <w:ins w:id="20107"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08" w:author="Claude" w:date="2026-09-28T12:00:00Z"/>
                <w:rFonts w:ascii="BIZ UDPゴシック" w:hAnsi="BIZ UDPゴシック" w:eastAsia="BIZ UDPゴシック"/>
              </w:rPr>
            </w:pPr>
            <w:ins w:id="20109" w:author="Claude" w:date="2026-09-28T12:00:00Z">
              <w:r>
                <w:rPr>
                  <w:rFonts w:ascii="BIZ UDPゴシック" w:hAnsi="BIZ UDPゴシック" w:eastAsia="BIZ UDPゴシック"/>
                  <w:b/>
                  <w:bCs/>
                  <w:sz w:val="19"/>
                  <w:szCs w:val="19"/>
                </w:rPr>
                <w:t xml:space="preserve">譲受後〜3年</w:t>
              </w:r>
            </w:ins>
          </w:p>
        </w:tc>
        <w:tc>
          <w:tcPr>
            <w:tcW w:w="47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10" w:author="Claude" w:date="2026-09-28T12:00:00Z"/>
                <w:rFonts w:ascii="BIZ UDPゴシック" w:hAnsi="BIZ UDPゴシック" w:eastAsia="BIZ UDPゴシック"/>
              </w:rPr>
            </w:pPr>
            <w:ins w:id="20111" w:author="Claude" w:date="2026-09-28T12:00:00Z">
              <w:r>
                <w:rPr>
                  <w:rFonts w:ascii="BIZ UDPゴシック" w:hAnsi="BIZ UDPゴシック" w:eastAsia="BIZ UDPゴシック"/>
                  <w:sz w:val="19"/>
                  <w:szCs w:val="19"/>
                </w:rPr>
                <w:t xml:space="preserve">岸田様が料理とブランドの責任者を務め、後継料理長候補を育成。店舗運営は支配人を中心とする現体制を維持</w:t>
              </w:r>
            </w:ins>
          </w:p>
        </w:tc>
        <w:tc>
          <w:tcPr>
            <w:tcW w:w="30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12" w:author="Claude" w:date="2026-09-28T12:00:00Z"/>
                <w:rFonts w:ascii="BIZ UDPゴシック" w:hAnsi="BIZ UDPゴシック" w:eastAsia="BIZ UDPゴシック"/>
              </w:rPr>
            </w:pPr>
            <w:ins w:id="20113" w:author="Claude" w:date="2026-09-28T12:00:00Z">
              <w:r>
                <w:rPr>
                  <w:rFonts w:ascii="BIZ UDPゴシック" w:hAnsi="BIZ UDPゴシック" w:eastAsia="BIZ UDPゴシック"/>
                  <w:sz w:val="19"/>
                  <w:szCs w:val="19"/>
                </w:rPr>
                <w:t xml:space="preserve">当社代表 中野が代表取締役として経営管理を担当</w:t>
              </w:r>
            </w:ins>
          </w:p>
        </w:tc>
      </w:tr>
      <w:tr>
        <w:trPr>
          <w:cantSplit w:val="true"/>
          <w:ins w:id="20114"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15" w:author="Claude" w:date="2026-09-28T12:00:00Z"/>
                <w:rFonts w:ascii="BIZ UDPゴシック" w:hAnsi="BIZ UDPゴシック" w:eastAsia="BIZ UDPゴシック"/>
              </w:rPr>
            </w:pPr>
            <w:ins w:id="20116" w:author="Claude" w:date="2026-09-28T12:00:00Z">
              <w:r>
                <w:rPr>
                  <w:rFonts w:ascii="BIZ UDPゴシック" w:hAnsi="BIZ UDPゴシック" w:eastAsia="BIZ UDPゴシック"/>
                  <w:b/>
                  <w:bCs/>
                  <w:sz w:val="19"/>
                  <w:szCs w:val="19"/>
                </w:rPr>
                <w:t xml:space="preserve">後継料理長の就任後</w:t>
              </w:r>
            </w:ins>
          </w:p>
        </w:tc>
        <w:tc>
          <w:tcPr>
            <w:tcW w:w="47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17" w:author="Claude" w:date="2026-09-28T12:00:00Z"/>
                <w:rFonts w:ascii="BIZ UDPゴシック" w:hAnsi="BIZ UDPゴシック" w:eastAsia="BIZ UDPゴシック"/>
              </w:rPr>
            </w:pPr>
            <w:ins w:id="20118" w:author="Claude" w:date="2026-09-28T12:00:00Z">
              <w:r>
                <w:rPr>
                  <w:rFonts w:ascii="BIZ UDPゴシック" w:hAnsi="BIZ UDPゴシック" w:eastAsia="BIZ UDPゴシック"/>
                  <w:sz w:val="19"/>
                  <w:szCs w:val="19"/>
                </w:rPr>
                <w:t xml:space="preserve">後継料理長が厨房を率い、岸田様が監修として品質を確認</w:t>
              </w:r>
            </w:ins>
          </w:p>
        </w:tc>
        <w:tc>
          <w:tcPr>
            <w:tcW w:w="30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19" w:author="Claude" w:date="2026-09-28T12:00:00Z"/>
                <w:rFonts w:ascii="BIZ UDPゴシック" w:hAnsi="BIZ UDPゴシック" w:eastAsia="BIZ UDPゴシック"/>
              </w:rPr>
            </w:pPr>
            <w:ins w:id="20120" w:author="Claude" w:date="2026-09-28T12:00:00Z">
              <w:r>
                <w:rPr>
                  <w:rFonts w:ascii="BIZ UDPゴシック" w:hAnsi="BIZ UDPゴシック" w:eastAsia="BIZ UDPゴシック"/>
                  <w:sz w:val="19"/>
                  <w:szCs w:val="19"/>
                </w:rPr>
                <w:t xml:space="preserve">同上</w:t>
              </w:r>
            </w:ins>
          </w:p>
        </w:tc>
      </w:tr>
      <w:tr>
        <w:trPr>
          <w:cantSplit w:val="true"/>
          <w:ins w:id="20121" w:author="Claude" w:date="2026-09-28T12:00:00Z"/>
        </w:trPr>
        <w:tc>
          <w:tcPr>
            <w:tcW w:w="2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22" w:author="Claude" w:date="2026-09-28T12:00:00Z"/>
                <w:rFonts w:ascii="BIZ UDPゴシック" w:hAnsi="BIZ UDPゴシック" w:eastAsia="BIZ UDPゴシック"/>
              </w:rPr>
            </w:pPr>
            <w:ins w:id="20123" w:author="Claude" w:date="2026-09-28T12:00:00Z">
              <w:r>
                <w:rPr>
                  <w:rFonts w:ascii="BIZ UDPゴシック" w:hAnsi="BIZ UDPゴシック" w:eastAsia="BIZ UDPゴシック"/>
                  <w:b/>
                  <w:bCs/>
                  <w:sz w:val="19"/>
                  <w:szCs w:val="19"/>
                </w:rPr>
                <w:t xml:space="preserve">後継体制の確立後</w:t>
              </w:r>
            </w:ins>
          </w:p>
        </w:tc>
        <w:tc>
          <w:tcPr>
            <w:tcW w:w="47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24" w:author="Claude" w:date="2026-09-28T12:00:00Z"/>
                <w:rFonts w:ascii="BIZ UDPゴシック" w:hAnsi="BIZ UDPゴシック" w:eastAsia="BIZ UDPゴシック"/>
              </w:rPr>
            </w:pPr>
            <w:ins w:id="20125" w:author="Claude" w:date="2026-09-28T12:00:00Z">
              <w:r>
                <w:rPr>
                  <w:rFonts w:ascii="BIZ UDPゴシック" w:hAnsi="BIZ UDPゴシック" w:eastAsia="BIZ UDPゴシック"/>
                  <w:sz w:val="19"/>
                  <w:szCs w:val="19"/>
                </w:rPr>
                <w:t xml:space="preserve">後継料理長と支配人を中心とする体制</w:t>
              </w:r>
            </w:ins>
          </w:p>
        </w:tc>
        <w:tc>
          <w:tcPr>
            <w:tcW w:w="306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26" w:author="Claude" w:date="2026-09-28T12:00:00Z"/>
                <w:rFonts w:ascii="BIZ UDPゴシック" w:hAnsi="BIZ UDPゴシック" w:eastAsia="BIZ UDPゴシック"/>
              </w:rPr>
            </w:pPr>
            <w:ins w:id="20127" w:author="Claude" w:date="2026-09-28T12:00:00Z">
              <w:r>
                <w:rPr>
                  <w:rFonts w:ascii="BIZ UDPゴシック" w:hAnsi="BIZ UDPゴシック" w:eastAsia="BIZ UDPゴシック"/>
                  <w:sz w:val="19"/>
                  <w:szCs w:val="19"/>
                </w:rPr>
                <w:t xml:space="preserve">当社グループが経営管理・資金・人材確保を支援</w:t>
              </w:r>
            </w:ins>
          </w:p>
        </w:tc>
      </w:tr>
    </w:tbl>
    <w:p>
      <w:pPr>
        <w:pStyle w:val="Normal"/>
        <w:spacing w:lineRule="auto" w:line="300" w:before="0" w:after="120"/>
        <w:rPr>
          <w:ins w:id="20128" w:author="Claude" w:date="2026-09-28T12:00:00Z"/>
          <w:rFonts w:ascii="BIZ UDPゴシック" w:hAnsi="BIZ UDPゴシック" w:eastAsia="BIZ UDPゴシック"/>
        </w:rPr>
      </w:pPr>
      <w:ins w:id="20129" w:author="Claude" w:date="2026-09-28T12:00:00Z">
        <w:r>
          <w:rPr>
            <w:rFonts w:ascii="BIZ UDPゴシック" w:hAnsi="BIZ UDPゴシック" w:eastAsia="BIZ UDPゴシック"/>
          </w:rPr>
          <w:t xml:space="preserve">経営管理は、「現場の裁量は尊重し、数字は共有する」ことを基本といたします。</w:t>
        </w:r>
      </w:ins>
    </w:p>
    <w:p>
      <w:pPr>
        <w:pStyle w:val="Normal"/>
        <w:spacing w:lineRule="auto" w:line="300" w:before="0" w:after="80"/>
        <w:ind w:hanging="280" w:left="440"/>
        <w:rPr>
          <w:ins w:id="20130" w:author="Claude" w:date="2026-09-28T12:00:00Z"/>
          <w:rFonts w:ascii="BIZ UDPゴシック" w:hAnsi="BIZ UDPゴシック" w:eastAsia="BIZ UDPゴシック"/>
        </w:rPr>
      </w:pPr>
      <w:ins w:id="20131" w:author="Claude" w:date="2026-09-28T12:00:00Z">
        <w:r>
          <w:rPr>
            <w:rFonts w:eastAsia="BIZ UDPゴシック" w:ascii="BIZ UDPゴシック" w:hAnsi="BIZ UDPゴシック"/>
          </w:rPr>
          <w:t xml:space="preserve">① 料理、メニュー、食材・ワインの選定、サービス、予約の運用、スタッフの日々の指導は、岸田様と現場の裁量に委ねます。</w:t>
        </w:r>
      </w:ins>
    </w:p>
    <w:p>
      <w:pPr>
        <w:pStyle w:val="Normal"/>
        <w:spacing w:lineRule="auto" w:line="300" w:before="0" w:after="80"/>
        <w:ind w:hanging="280" w:left="440"/>
        <w:rPr>
          <w:ins w:id="20132" w:author="Claude" w:date="2026-09-28T12:00:00Z"/>
          <w:rFonts w:ascii="BIZ UDPゴシック" w:hAnsi="BIZ UDPゴシック" w:eastAsia="BIZ UDPゴシック"/>
        </w:rPr>
      </w:pPr>
      <w:ins w:id="20133" w:author="Claude" w:date="2026-09-28T12:00:00Z">
        <w:r>
          <w:rPr>
            <w:rFonts w:eastAsia="BIZ UDPゴシック" w:ascii="BIZ UDPゴシック" w:hAnsi="BIZ UDPゴシック"/>
          </w:rPr>
          <w:t xml:space="preserve">② 当社は、年次の予算と月次の損益（売上、原価率、人件費、設備投資）を共有いただき、岸田様にご出席いただく経営会議（月次損益の確認を含め月1回）で確認いたします。数値目標を理由に現場の運営を変更することはいたしません。</w:t>
        </w:r>
      </w:ins>
    </w:p>
    <w:p>
      <w:pPr>
        <w:pStyle w:val="Normal"/>
        <w:spacing w:lineRule="auto" w:line="300" w:before="0" w:after="80"/>
        <w:ind w:hanging="280" w:left="440"/>
        <w:rPr>
          <w:ins w:id="20134" w:author="Claude" w:date="2026-09-28T12:00:00Z"/>
          <w:rFonts w:ascii="BIZ UDPゴシック" w:hAnsi="BIZ UDPゴシック" w:eastAsia="BIZ UDPゴシック"/>
        </w:rPr>
      </w:pPr>
      <w:commentRangeStart w:id="5"/>
      <w:ins w:id="20135" w:author="Claude" w:date="2026-09-28T12:00:00Z">
        <w:r>
          <w:rPr>
            <w:rFonts w:eastAsia="BIZ UDPゴシック" w:ascii="BIZ UDPゴシック" w:hAnsi="BIZ UDPゴシック"/>
          </w:rPr>
          <w:t xml:space="preserve">③ 譲受当初は、新しい体制に慣れていただく期間として、経営会議を含め月2回程度の会議にご出席をお願いしたいと考えております。1年後を目途に、月1回の経営会議のみとするなど、状況を拝見し岸田様のご意見を伺いながら段階的に減らしてまいります。なお、トラブル等の重要な事案が生じた場合には、別途会議を設定させていただくことがございます。</w:t>
        </w:r>
      </w:ins>
      <w:commentRangeEnd w:id="5"/>
      <w:r>
        <w:rPr>
          <w:rStyle w:val="CommentReference"/>
        </w:rPr>
        <w:commentReference w:id="5"/>
      </w:r>
    </w:p>
    <w:p>
      <w:pPr>
        <w:pStyle w:val="Normal"/>
        <w:spacing w:lineRule="auto" w:line="300" w:before="0" w:after="80"/>
        <w:ind w:hanging="280" w:left="440"/>
        <w:rPr>
          <w:ins w:id="20136" w:author="Claude" w:date="2026-09-28T12:00:00Z"/>
          <w:rFonts w:ascii="BIZ UDPゴシック" w:hAnsi="BIZ UDPゴシック" w:eastAsia="BIZ UDPゴシック"/>
        </w:rPr>
      </w:pPr>
      <w:ins w:id="20137" w:author="Claude" w:date="2026-09-28T12:00:00Z">
        <w:r>
          <w:rPr>
            <w:rFonts w:eastAsia="BIZ UDPゴシック" w:ascii="BIZ UDPゴシック" w:hAnsi="BIZ UDPゴシック"/>
          </w:rPr>
          <w:t xml:space="preserve">④ 譲受後の全従業員の皆様との個別面談、および進捗確認のための週次の会議は、当社が現場の皆様と行います。</w:t>
        </w:r>
      </w:ins>
    </w:p>
    <w:p>
      <w:pPr>
        <w:pStyle w:val="Normal"/>
        <w:spacing w:lineRule="auto" w:line="300" w:before="0" w:after="80"/>
        <w:ind w:hanging="280" w:left="440"/>
        <w:rPr>
          <w:ins w:id="20138" w:author="Claude" w:date="2026-09-28T12:00:00Z"/>
          <w:rFonts w:ascii="BIZ UDPゴシック" w:hAnsi="BIZ UDPゴシック" w:eastAsia="BIZ UDPゴシック"/>
        </w:rPr>
      </w:pPr>
      <w:ins w:id="20139" w:author="Claude" w:date="2026-09-28T12:00:00Z">
        <w:r>
          <w:rPr>
            <w:rFonts w:eastAsia="BIZ UDPゴシック" w:ascii="BIZ UDPゴシック" w:hAnsi="BIZ UDPゴシック"/>
          </w:rPr>
          <w:t xml:space="preserve">⑤ 年次予算、1件あたり1,000万円を超える設備投資、店舗の移転、幹部人事、借入および関連当事者取引は重要事項とし、岸田様と事前に協議のうえ取締役会で決定いたします。本書3項(2)に記載のお約束は、この意思決定においても適用されます。</w:t>
        </w:r>
      </w:ins>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ins w:id="20140" w:author="Claude" w:date="2026-09-28T12:00:00Z"/>
          <w:rFonts w:ascii="BIZ UDPゴシック" w:hAnsi="BIZ UDPゴシック" w:eastAsia="BIZ UDPゴシック"/>
        </w:rPr>
      </w:pPr>
      <w:ins w:id="20141" w:author="Claude" w:date="2026-09-28T12:00:00Z">
        <w:r>
          <w:rPr>
            <w:rFonts w:ascii="BIZ UDPゴシック" w:hAnsi="BIZ UDPゴシック" w:eastAsia="BIZ UDPゴシック"/>
          </w:rPr>
          <w:t xml:space="preserve">譲受後に岸田様にお願いしたい役割と関与の範囲は、現時点で次のとおり考えております。</w:t>
        </w:r>
      </w:ins>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000"/>
        <w:gridCol w:w="4030"/>
        <w:gridCol w:w="4030"/>
      </w:tblGrid>
      <w:tr>
        <w:trPr>
          <w:cantSplit w:val="true"/>
          <w:ins w:id="20142" w:author="Claude" w:date="2026-09-28T12:00:00Z"/>
        </w:trPr>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43" w:author="Claude" w:date="2026-09-28T12:00:00Z"/>
                <w:rFonts w:ascii="BIZ UDPゴシック" w:hAnsi="BIZ UDPゴシック" w:eastAsia="BIZ UDPゴシック"/>
              </w:rPr>
            </w:pPr>
            <w:ins w:id="20144" w:author="Claude" w:date="2026-09-28T12:00:00Z">
              <w:r>
                <w:rPr>
                  <w:rFonts w:ascii="BIZ UDPゴシック" w:hAnsi="BIZ UDPゴシック" w:eastAsia="BIZ UDPゴシック"/>
                  <w:b/>
                  <w:bCs/>
                  <w:sz w:val="19"/>
                  <w:szCs w:val="19"/>
                </w:rPr>
                <w:t xml:space="preserve">領域</w:t>
              </w:r>
            </w:ins>
          </w:p>
        </w:tc>
        <w:tc>
          <w:tcPr>
            <w:tcW w:w="40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45" w:author="Claude" w:date="2026-09-28T12:00:00Z"/>
                <w:rFonts w:ascii="BIZ UDPゴシック" w:hAnsi="BIZ UDPゴシック" w:eastAsia="BIZ UDPゴシック"/>
              </w:rPr>
            </w:pPr>
            <w:ins w:id="20146" w:author="Claude" w:date="2026-09-28T12:00:00Z">
              <w:r>
                <w:rPr>
                  <w:rFonts w:ascii="BIZ UDPゴシック" w:hAnsi="BIZ UDPゴシック" w:eastAsia="BIZ UDPゴシック"/>
                  <w:b/>
                  <w:bCs/>
                  <w:sz w:val="19"/>
                  <w:szCs w:val="19"/>
                </w:rPr>
                <w:t xml:space="preserve">譲受後3年間</w:t>
              </w:r>
            </w:ins>
          </w:p>
        </w:tc>
        <w:tc>
          <w:tcPr>
            <w:tcW w:w="40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ins w:id="20147" w:author="Claude" w:date="2026-09-28T12:00:00Z"/>
                <w:rFonts w:ascii="BIZ UDPゴシック" w:hAnsi="BIZ UDPゴシック" w:eastAsia="BIZ UDPゴシック"/>
              </w:rPr>
            </w:pPr>
            <w:ins w:id="20148" w:author="Claude" w:date="2026-09-28T12:00:00Z">
              <w:r>
                <w:rPr>
                  <w:rFonts w:ascii="BIZ UDPゴシック" w:hAnsi="BIZ UDPゴシック" w:eastAsia="BIZ UDPゴシック"/>
                  <w:b/>
                  <w:bCs/>
                  <w:sz w:val="19"/>
                  <w:szCs w:val="19"/>
                </w:rPr>
                <w:t xml:space="preserve">3年経過後（ご意向に応じて）</w:t>
              </w:r>
            </w:ins>
          </w:p>
        </w:tc>
      </w:tr>
      <w:tr>
        <w:trPr>
          <w:cantSplit w:val="true"/>
          <w:ins w:id="20149"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50" w:author="Claude" w:date="2026-09-28T12:00:00Z"/>
                <w:rFonts w:ascii="BIZ UDPゴシック" w:hAnsi="BIZ UDPゴシック" w:eastAsia="BIZ UDPゴシック"/>
              </w:rPr>
            </w:pPr>
            <w:ins w:id="20151" w:author="Claude" w:date="2026-09-28T12:00:00Z">
              <w:r>
                <w:rPr>
                  <w:rFonts w:ascii="BIZ UDPゴシック" w:hAnsi="BIZ UDPゴシック" w:eastAsia="BIZ UDPゴシック"/>
                  <w:b/>
                  <w:bCs/>
                  <w:sz w:val="19"/>
                  <w:szCs w:val="19"/>
                </w:rPr>
                <w:t xml:space="preserve">本店の運営</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52" w:author="Claude" w:date="2026-09-28T12:00:00Z"/>
                <w:rFonts w:ascii="BIZ UDPゴシック" w:hAnsi="BIZ UDPゴシック" w:eastAsia="BIZ UDPゴシック"/>
              </w:rPr>
            </w:pPr>
            <w:ins w:id="20153" w:author="Claude" w:date="2026-09-28T12:00:00Z">
              <w:r>
                <w:rPr>
                  <w:rFonts w:ascii="BIZ UDPゴシック" w:hAnsi="BIZ UDPゴシック" w:eastAsia="BIZ UDPゴシック"/>
                  <w:sz w:val="19"/>
                  <w:szCs w:val="19"/>
                </w:rPr>
                <w:t xml:space="preserve">従前どおり料理と品質の中心をご担当</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54" w:author="Claude" w:date="2026-09-28T12:00:00Z"/>
                <w:rFonts w:ascii="BIZ UDPゴシック" w:hAnsi="BIZ UDPゴシック" w:eastAsia="BIZ UDPゴシック"/>
              </w:rPr>
            </w:pPr>
            <w:ins w:id="20155" w:author="Claude" w:date="2026-09-28T12:00:00Z">
              <w:r>
                <w:rPr>
                  <w:rFonts w:ascii="BIZ UDPゴシック" w:hAnsi="BIZ UDPゴシック" w:eastAsia="BIZ UDPゴシック"/>
                  <w:sz w:val="19"/>
                  <w:szCs w:val="19"/>
                </w:rPr>
                <w:t xml:space="preserve">監修（メニュー・品質の確認）</w:t>
              </w:r>
            </w:ins>
          </w:p>
        </w:tc>
      </w:tr>
      <w:tr>
        <w:trPr>
          <w:cantSplit w:val="true"/>
          <w:ins w:id="20156"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57" w:author="Claude" w:date="2026-09-28T12:00:00Z"/>
                <w:rFonts w:ascii="BIZ UDPゴシック" w:hAnsi="BIZ UDPゴシック" w:eastAsia="BIZ UDPゴシック"/>
              </w:rPr>
            </w:pPr>
            <w:ins w:id="20158" w:author="Claude" w:date="2026-09-28T12:00:00Z">
              <w:r>
                <w:rPr>
                  <w:rFonts w:ascii="BIZ UDPゴシック" w:hAnsi="BIZ UDPゴシック" w:eastAsia="BIZ UDPゴシック"/>
                  <w:b/>
                  <w:bCs/>
                  <w:sz w:val="19"/>
                  <w:szCs w:val="19"/>
                </w:rPr>
                <w:t xml:space="preserve">後継者の育成</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59" w:author="Claude" w:date="2026-09-28T12:00:00Z"/>
                <w:rFonts w:ascii="BIZ UDPゴシック" w:hAnsi="BIZ UDPゴシック" w:eastAsia="BIZ UDPゴシック"/>
              </w:rPr>
            </w:pPr>
            <w:ins w:id="20160" w:author="Claude" w:date="2026-09-28T12:00:00Z">
              <w:r>
                <w:rPr>
                  <w:rFonts w:ascii="BIZ UDPゴシック" w:hAnsi="BIZ UDPゴシック" w:eastAsia="BIZ UDPゴシック"/>
                  <w:sz w:val="19"/>
                  <w:szCs w:val="19"/>
                </w:rPr>
                <w:t xml:space="preserve">最も重要な役割として、候補者の選定と育成をご一緒に</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61" w:author="Claude" w:date="2026-09-28T12:00:00Z"/>
                <w:rFonts w:ascii="BIZ UDPゴシック" w:hAnsi="BIZ UDPゴシック" w:eastAsia="BIZ UDPゴシック"/>
              </w:rPr>
            </w:pPr>
            <w:ins w:id="20162" w:author="Claude" w:date="2026-09-28T12:00:00Z">
              <w:r>
                <w:rPr>
                  <w:rFonts w:ascii="BIZ UDPゴシック" w:hAnsi="BIZ UDPゴシック" w:eastAsia="BIZ UDPゴシック"/>
                  <w:sz w:val="19"/>
                  <w:szCs w:val="19"/>
                </w:rPr>
                <w:t xml:space="preserve">後継料理長への助言</w:t>
              </w:r>
            </w:ins>
          </w:p>
        </w:tc>
      </w:tr>
      <w:tr>
        <w:trPr>
          <w:cantSplit w:val="true"/>
          <w:ins w:id="20163"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64" w:author="Claude" w:date="2026-09-28T12:00:00Z"/>
                <w:rFonts w:ascii="BIZ UDPゴシック" w:hAnsi="BIZ UDPゴシック" w:eastAsia="BIZ UDPゴシック"/>
              </w:rPr>
            </w:pPr>
            <w:ins w:id="20165" w:author="Claude" w:date="2026-09-28T12:00:00Z">
              <w:r>
                <w:rPr>
                  <w:rFonts w:ascii="BIZ UDPゴシック" w:hAnsi="BIZ UDPゴシック" w:eastAsia="BIZ UDPゴシック"/>
                  <w:b/>
                  <w:bCs/>
                  <w:sz w:val="19"/>
                  <w:szCs w:val="19"/>
                </w:rPr>
                <w:t xml:space="preserve">新規店舗</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66" w:author="Claude" w:date="2026-09-28T12:00:00Z"/>
                <w:rFonts w:ascii="BIZ UDPゴシック" w:hAnsi="BIZ UDPゴシック" w:eastAsia="BIZ UDPゴシック"/>
              </w:rPr>
            </w:pPr>
            <w:ins w:id="20167" w:author="Claude" w:date="2026-09-28T12:00:00Z">
              <w:r>
                <w:rPr>
                  <w:rFonts w:ascii="BIZ UDPゴシック" w:hAnsi="BIZ UDPゴシック" w:eastAsia="BIZ UDPゴシック"/>
                  <w:sz w:val="19"/>
                  <w:szCs w:val="19"/>
                </w:rPr>
                <w:t xml:space="preserve">本店の多店舗化は行いません。構想としてのブティック店舗は、後継料理長の確保後に、物販（スイーツ）と並行して監修をお願いしたい</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68" w:author="Claude" w:date="2026-09-28T12:00:00Z"/>
                <w:rFonts w:ascii="BIZ UDPゴシック" w:hAnsi="BIZ UDPゴシック" w:eastAsia="BIZ UDPゴシック"/>
              </w:rPr>
            </w:pPr>
            <w:ins w:id="20169" w:author="Claude" w:date="2026-09-28T12:00:00Z">
              <w:r>
                <w:rPr>
                  <w:rFonts w:ascii="BIZ UDPゴシック" w:hAnsi="BIZ UDPゴシック" w:eastAsia="BIZ UDPゴシック"/>
                  <w:sz w:val="19"/>
                  <w:szCs w:val="19"/>
                </w:rPr>
                <w:t xml:space="preserve">監修</w:t>
              </w:r>
            </w:ins>
          </w:p>
        </w:tc>
      </w:tr>
      <w:tr>
        <w:trPr>
          <w:cantSplit w:val="true"/>
          <w:ins w:id="20170"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71" w:author="Claude" w:date="2026-09-28T12:00:00Z"/>
                <w:rFonts w:ascii="BIZ UDPゴシック" w:hAnsi="BIZ UDPゴシック" w:eastAsia="BIZ UDPゴシック"/>
              </w:rPr>
            </w:pPr>
            <w:ins w:id="20172" w:author="Claude" w:date="2026-09-28T12:00:00Z">
              <w:r>
                <w:rPr>
                  <w:rFonts w:ascii="BIZ UDPゴシック" w:hAnsi="BIZ UDPゴシック" w:eastAsia="BIZ UDPゴシック"/>
                  <w:b/>
                  <w:bCs/>
                  <w:sz w:val="19"/>
                  <w:szCs w:val="19"/>
                </w:rPr>
                <w:t xml:space="preserve">新業態</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73" w:author="Claude" w:date="2026-09-28T12:00:00Z"/>
                <w:rFonts w:ascii="BIZ UDPゴシック" w:hAnsi="BIZ UDPゴシック" w:eastAsia="BIZ UDPゴシック"/>
              </w:rPr>
            </w:pPr>
            <w:ins w:id="20174" w:author="Claude" w:date="2026-09-28T12:00:00Z">
              <w:r>
                <w:rPr>
                  <w:rFonts w:ascii="BIZ UDPゴシック" w:hAnsi="BIZ UDPゴシック" w:eastAsia="BIZ UDPゴシック"/>
                  <w:sz w:val="19"/>
                  <w:szCs w:val="19"/>
                </w:rPr>
                <w:t xml:space="preserve">構想段階での味と方向性の監修（ご希望の範囲で）</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75" w:author="Claude" w:date="2026-09-28T12:00:00Z"/>
                <w:rFonts w:ascii="BIZ UDPゴシック" w:hAnsi="BIZ UDPゴシック" w:eastAsia="BIZ UDPゴシック"/>
              </w:rPr>
            </w:pPr>
            <w:ins w:id="20176" w:author="Claude" w:date="2026-09-28T12:00:00Z">
              <w:r>
                <w:rPr>
                  <w:rFonts w:ascii="BIZ UDPゴシック" w:hAnsi="BIZ UDPゴシック" w:eastAsia="BIZ UDPゴシック"/>
                  <w:sz w:val="19"/>
                  <w:szCs w:val="19"/>
                </w:rPr>
                <w:t xml:space="preserve">監修</w:t>
              </w:r>
            </w:ins>
          </w:p>
        </w:tc>
      </w:tr>
      <w:tr>
        <w:trPr>
          <w:cantSplit w:val="true"/>
          <w:ins w:id="20177"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78" w:author="Claude" w:date="2026-09-28T12:00:00Z"/>
                <w:rFonts w:ascii="BIZ UDPゴシック" w:hAnsi="BIZ UDPゴシック" w:eastAsia="BIZ UDPゴシック"/>
              </w:rPr>
            </w:pPr>
            <w:ins w:id="20179" w:author="Claude" w:date="2026-09-28T12:00:00Z">
              <w:r>
                <w:rPr>
                  <w:rFonts w:ascii="BIZ UDPゴシック" w:hAnsi="BIZ UDPゴシック" w:eastAsia="BIZ UDPゴシック"/>
                  <w:b/>
                  <w:bCs/>
                  <w:sz w:val="19"/>
                  <w:szCs w:val="19"/>
                </w:rPr>
                <w:t xml:space="preserve">物販・EC</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80" w:author="Claude" w:date="2026-09-28T12:00:00Z"/>
                <w:rFonts w:ascii="BIZ UDPゴシック" w:hAnsi="BIZ UDPゴシック" w:eastAsia="BIZ UDPゴシック"/>
              </w:rPr>
            </w:pPr>
            <w:ins w:id="20181" w:author="Claude" w:date="2026-09-28T12:00:00Z">
              <w:r>
                <w:rPr>
                  <w:rFonts w:ascii="BIZ UDPゴシック" w:hAnsi="BIZ UDPゴシック" w:eastAsia="BIZ UDPゴシック"/>
                  <w:sz w:val="19"/>
                  <w:szCs w:val="19"/>
                </w:rPr>
                <w:t xml:space="preserve">商品の味と品質のご承認。製造・販売・物流は当社が担当</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82" w:author="Claude" w:date="2026-09-28T12:00:00Z"/>
                <w:rFonts w:ascii="BIZ UDPゴシック" w:hAnsi="BIZ UDPゴシック" w:eastAsia="BIZ UDPゴシック"/>
              </w:rPr>
            </w:pPr>
            <w:ins w:id="20183" w:author="Claude" w:date="2026-09-28T12:00:00Z">
              <w:r>
                <w:rPr>
                  <w:rFonts w:ascii="BIZ UDPゴシック" w:hAnsi="BIZ UDPゴシック" w:eastAsia="BIZ UDPゴシック"/>
                  <w:sz w:val="19"/>
                  <w:szCs w:val="19"/>
                </w:rPr>
                <w:t xml:space="preserve">品質のご承認</w:t>
              </w:r>
            </w:ins>
          </w:p>
        </w:tc>
      </w:tr>
      <w:tr>
        <w:trPr>
          <w:cantSplit w:val="true"/>
          <w:ins w:id="20184" w:author="Claude" w:date="2026-09-28T12:00:00Z"/>
        </w:trPr>
        <w:tc>
          <w:tcPr>
            <w:tcW w:w="2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85" w:author="Claude" w:date="2026-09-28T12:00:00Z"/>
                <w:rFonts w:ascii="BIZ UDPゴシック" w:hAnsi="BIZ UDPゴシック" w:eastAsia="BIZ UDPゴシック"/>
              </w:rPr>
            </w:pPr>
            <w:ins w:id="20186" w:author="Claude" w:date="2026-09-28T12:00:00Z">
              <w:r>
                <w:rPr>
                  <w:rFonts w:ascii="BIZ UDPゴシック" w:hAnsi="BIZ UDPゴシック" w:eastAsia="BIZ UDPゴシック"/>
                  <w:b/>
                  <w:bCs/>
                  <w:sz w:val="19"/>
                  <w:szCs w:val="19"/>
                </w:rPr>
                <w:t xml:space="preserve">他店の監修</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87" w:author="Claude" w:date="2026-09-28T12:00:00Z"/>
                <w:rFonts w:ascii="BIZ UDPゴシック" w:hAnsi="BIZ UDPゴシック" w:eastAsia="BIZ UDPゴシック"/>
              </w:rPr>
            </w:pPr>
            <w:ins w:id="20188" w:author="Claude" w:date="2026-09-28T12:00:00Z">
              <w:r>
                <w:rPr>
                  <w:rFonts w:ascii="BIZ UDPゴシック" w:hAnsi="BIZ UDPゴシック" w:eastAsia="BIZ UDPゴシック"/>
                  <w:sz w:val="19"/>
                  <w:szCs w:val="19"/>
                </w:rPr>
                <w:t xml:space="preserve">株式会社BISによる現在の監修業務は従前どおり継続</w:t>
              </w:r>
            </w:ins>
          </w:p>
        </w:tc>
        <w:tc>
          <w:tcPr>
            <w:tcW w:w="403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189" w:author="Claude" w:date="2026-09-28T12:00:00Z"/>
                <w:rFonts w:ascii="BIZ UDPゴシック" w:hAnsi="BIZ UDPゴシック" w:eastAsia="BIZ UDPゴシック"/>
              </w:rPr>
            </w:pPr>
            <w:ins w:id="20190" w:author="Claude" w:date="2026-09-28T12:00:00Z">
              <w:r>
                <w:rPr>
                  <w:rFonts w:ascii="BIZ UDPゴシック" w:hAnsi="BIZ UDPゴシック" w:eastAsia="BIZ UDPゴシック"/>
                  <w:sz w:val="19"/>
                  <w:szCs w:val="19"/>
                </w:rPr>
                <w:t xml:space="preserve">同左</w:t>
              </w:r>
            </w:ins>
          </w:p>
        </w:tc>
      </w:tr>
    </w:tbl>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当社からは、中野邦人（当社代表取締役）を対象会社の代表取締役として派遣するほか、運営面で株式会社アピシウスを管掌する取締役</w:t>
      </w:r>
      <w:r>
        <w:rPr>
          <w:rFonts w:eastAsia="BIZ UDPゴシック" w:ascii="BIZ UDPゴシック" w:hAnsi="BIZ UDPゴシック"/>
        </w:rPr>
        <w:t>1</w:t>
      </w:r>
      <w:r>
        <w:rPr>
          <w:rFonts w:ascii="BIZ UDPゴシック" w:hAnsi="BIZ UDPゴシック" w:eastAsia="BIZ UDPゴシック"/>
        </w:rPr>
        <w:t>名、および必要に応じて経理・法務・資金管理の支援を目的として非常勤取締役</w:t>
      </w:r>
      <w:r>
        <w:rPr>
          <w:rFonts w:eastAsia="BIZ UDPゴシック" w:ascii="BIZ UDPゴシック" w:hAnsi="BIZ UDPゴシック"/>
        </w:rPr>
        <w:t>1</w:t>
      </w:r>
      <w:r>
        <w:rPr>
          <w:rFonts w:ascii="BIZ UDPゴシック" w:hAnsi="BIZ UDPゴシック" w:eastAsia="BIZ UDPゴシック"/>
        </w:rPr>
        <w:t>名の派遣を想定しております。厨房およびサービスの現場運営に当社から人員を派遣することは想定しておりません。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・当社グループのレストラン社内割（</w:t>
      </w:r>
      <w:r>
        <w:rPr>
          <w:rFonts w:eastAsia="BIZ UDPゴシック" w:ascii="BIZ UDPゴシック" w:hAnsi="BIZ UDPゴシック"/>
        </w:rPr>
        <w:t>50%</w:t>
      </w:r>
      <w:r>
        <w:rPr>
          <w:rFonts w:ascii="BIZ UDPゴシック" w:hAnsi="BIZ UDPゴシック" w:eastAsia="BIZ UDPゴシック"/>
        </w:rPr>
        <w:t>）及びワインイベントの機会提供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9"/>
        <w:gridCol w:w="7300"/>
      </w:tblGrid>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取得対象</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取得主体</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対象会社が計上する長期貸付金（役員貸付金）については、クロージング時に現金にて精算いただくことを前提としております。</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51</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8"/>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28</w:t>
            </w:r>
            <w:r>
              <w:rPr>
                <w:rFonts w:ascii="BIZ UDPゴシック" w:hAnsi="BIZ UDPゴシック" w:eastAsia="BIZ UDPゴシック"/>
                <w:b/>
                <w:bCs/>
              </w:rPr>
              <w:t>億</w:t>
            </w:r>
            <w:r>
              <w:rPr>
                <w:rFonts w:eastAsia="BIZ UDPゴシック" w:ascii="BIZ UDPゴシック" w:hAnsi="BIZ UDPゴシック"/>
                <w:b/>
                <w:bCs/>
              </w:rPr>
              <w:t>9,000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3</w:t>
      </w:r>
      <w:r>
        <w:rPr>
          <w:rFonts w:ascii="BIZ UDPゴシック" w:hAnsi="BIZ UDPゴシック" w:eastAsia="BIZ UDPゴシック"/>
        </w:rPr>
        <w:t>億</w:t>
      </w:r>
      <w:r>
        <w:rPr>
          <w:rFonts w:eastAsia="BIZ UDPゴシック" w:ascii="BIZ UDPゴシック" w:hAnsi="BIZ UDPゴシック"/>
        </w:rPr>
        <w:t>7,000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ins w:id="20191" w:author="Claude" w:date="2026-09-28T12:00:00Z"/>
          <w:rFonts w:ascii="BIZ UDPゴシック" w:hAnsi="BIZ UDPゴシック" w:eastAsia="BIZ UDPゴシック"/>
        </w:rPr>
      </w:pPr>
      <w:commentRangeStart w:id="7"/>
      <w:ins w:id="20192" w:author="Claude" w:date="2026-09-28T12:00:00Z">
        <w:r>
          <w:rPr>
            <w:rFonts w:eastAsia="BIZ UDPゴシック" w:ascii="BIZ UDPゴシック" w:hAnsi="BIZ UDPゴシック"/>
            <w:b/>
            <w:bCs/>
          </w:rPr>
          <w:t xml:space="preserve">(3) その他の主要な経済条件</w:t>
        </w:r>
      </w:ins>
      <w:commentRangeEnd w:id="7"/>
      <w:r>
        <w:rPr>
          <w:rStyle w:val="CommentReference"/>
        </w:rPr>
        <w:commentReference w:id="7"/>
      </w:r>
    </w:p>
    <w:p>
      <w:pPr>
        <w:pStyle w:val="Normal"/>
        <w:spacing w:lineRule="auto" w:line="300" w:before="0" w:after="80"/>
        <w:ind w:hanging="280" w:left="440"/>
        <w:rPr>
          <w:ins w:id="20193" w:author="Claude" w:date="2026-09-28T12:00:00Z"/>
          <w:rFonts w:ascii="BIZ UDPゴシック" w:hAnsi="BIZ UDPゴシック" w:eastAsia="BIZ UDPゴシック"/>
        </w:rPr>
      </w:pPr>
      <w:ins w:id="20194" w:author="Claude" w:date="2026-09-28T12:00:00Z">
        <w:r>
          <w:rPr>
            <w:rFonts w:eastAsia="BIZ UDPゴシック" w:ascii="BIZ UDPゴシック" w:hAnsi="BIZ UDPゴシック"/>
          </w:rPr>
          <w:t xml:space="preserve">① 対価は現金とし、クロージング時に全額を一括してお支払いいたします。</w:t>
        </w:r>
      </w:ins>
    </w:p>
    <w:p>
      <w:pPr>
        <w:pStyle w:val="Normal"/>
        <w:spacing w:lineRule="auto" w:line="300" w:before="0" w:after="80"/>
        <w:ind w:hanging="280" w:left="440"/>
        <w:rPr>
          <w:ins w:id="20195" w:author="Claude" w:date="2026-09-28T12:00:00Z"/>
          <w:rFonts w:ascii="BIZ UDPゴシック" w:hAnsi="BIZ UDPゴシック" w:eastAsia="BIZ UDPゴシック"/>
        </w:rPr>
      </w:pPr>
      <w:ins w:id="20196" w:author="Claude" w:date="2026-09-28T12:00:00Z">
        <w:r>
          <w:rPr>
            <w:rFonts w:eastAsia="BIZ UDPゴシック" w:ascii="BIZ UDPゴシック" w:hAnsi="BIZ UDPゴシック"/>
          </w:rPr>
          <w:t xml:space="preserve">② 株式価値は、上記(1)の算定式によりクロージング日時点のネットキャッシュ実額に連動させます（下限51億3,000万円）。</w:t>
        </w:r>
      </w:ins>
    </w:p>
    <w:p>
      <w:pPr>
        <w:pStyle w:val="Normal"/>
        <w:spacing w:lineRule="auto" w:line="300" w:before="0" w:after="80"/>
        <w:ind w:hanging="280" w:left="440"/>
        <w:rPr>
          <w:ins w:id="20197" w:author="Claude" w:date="2026-09-28T12:00:00Z"/>
          <w:rFonts w:ascii="BIZ UDPゴシック" w:hAnsi="BIZ UDPゴシック" w:eastAsia="BIZ UDPゴシック"/>
        </w:rPr>
      </w:pPr>
      <w:ins w:id="20198" w:author="Claude" w:date="2026-09-28T12:00:00Z">
        <w:r>
          <w:rPr>
            <w:rFonts w:eastAsia="BIZ UDPゴシック" w:ascii="BIZ UDPゴシック" w:hAnsi="BIZ UDPゴシック"/>
          </w:rPr>
          <w:t xml:space="preserve">③ 役員貸付金は、クロージング時に現金にて精算いただくことを前提といたします。</w:t>
        </w:r>
      </w:ins>
    </w:p>
    <w:p>
      <w:pPr>
        <w:pStyle w:val="Normal"/>
        <w:spacing w:lineRule="auto" w:line="300" w:before="0" w:after="80"/>
        <w:ind w:hanging="280" w:left="440"/>
        <w:rPr>
          <w:ins w:id="20199" w:author="Claude" w:date="2026-09-28T12:00:00Z"/>
          <w:rFonts w:ascii="BIZ UDPゴシック" w:hAnsi="BIZ UDPゴシック" w:eastAsia="BIZ UDPゴシック"/>
        </w:rPr>
      </w:pPr>
      <w:ins w:id="20200" w:author="Claude" w:date="2026-09-28T12:00:00Z">
        <w:r>
          <w:rPr>
            <w:rFonts w:eastAsia="BIZ UDPゴシック" w:ascii="BIZ UDPゴシック" w:hAnsi="BIZ UDPゴシック"/>
          </w:rPr>
          <w:t xml:space="preserve">④ 岸田様には譲受後3年間ご在任いただくことを前提とし、役員報酬等は協議のうえ決定いたします（4項(1)）。</w:t>
        </w:r>
      </w:ins>
    </w:p>
    <w:p>
      <w:pPr>
        <w:pStyle w:val="Normal"/>
        <w:spacing w:lineRule="auto" w:line="300" w:before="0" w:after="80"/>
        <w:ind w:hanging="280" w:left="440"/>
        <w:rPr>
          <w:ins w:id="20201" w:author="Claude" w:date="2026-09-28T12:00:00Z"/>
          <w:rFonts w:ascii="BIZ UDPゴシック" w:hAnsi="BIZ UDPゴシック" w:eastAsia="BIZ UDPゴシック"/>
        </w:rPr>
      </w:pPr>
      <w:ins w:id="20202" w:author="Claude" w:date="2026-09-28T12:00:00Z">
        <w:r>
          <w:rPr>
            <w:rFonts w:eastAsia="BIZ UDPゴシック" w:ascii="BIZ UDPゴシック" w:hAnsi="BIZ UDPゴシック"/>
          </w:rPr>
          <w:t xml:space="preserve">⑤ 従業員の皆様の雇用および給与水準は維持いたします（4項(2)）。</w:t>
        </w:r>
      </w:ins>
    </w:p>
    <w:p>
      <w:pPr>
        <w:pStyle w:val="Normal"/>
        <w:spacing w:lineRule="auto" w:line="300" w:before="0" w:after="80"/>
        <w:ind w:hanging="280" w:left="440"/>
        <w:rPr>
          <w:ins w:id="20203" w:author="Claude" w:date="2026-09-28T12:00:00Z"/>
          <w:rFonts w:ascii="BIZ UDPゴシック" w:hAnsi="BIZ UDPゴシック" w:eastAsia="BIZ UDPゴシック"/>
        </w:rPr>
      </w:pPr>
      <w:ins w:id="20204" w:author="Claude" w:date="2026-09-28T12:00:00Z">
        <w:r>
          <w:rPr>
            <w:rFonts w:eastAsia="BIZ UDPゴシック" w:ascii="BIZ UDPゴシック" w:hAnsi="BIZ UDPゴシック"/>
          </w:rPr>
          <w:t xml:space="preserve">⑥ 競業避止は、同価格帯のガストロノミーの新規開業の制限に限ります（9項⑧）。</w:t>
        </w:r>
      </w:ins>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widowControl w:val="false"/>
        <w:bidi w:val="0"/>
        <w:spacing w:lineRule="auto" w:line="300" w:before="200" w:after="100"/>
        <w:jc w:val="left"/>
        <w:rPr>
          <w:rFonts w:ascii="BIZ UDPゴシック" w:hAnsi="BIZ UDPゴシック" w:eastAsia="BIZ UDPゴシック"/>
        </w:rPr>
      </w:pPr>
      <w:r>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・役員貸付金がクロージング時に現金精算されること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9"/>
        <w:gridCol w:w="4001"/>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8"/>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7,000</w:t>
            </w:r>
            <w:r>
              <w:rPr>
                <w:rFonts w:ascii="BIZ UDPゴシック" w:hAnsi="BIZ UDPゴシック" w:eastAsia="BIZ UDPゴシック"/>
                <w:sz w:val="20"/>
                <w:szCs w:val="20"/>
              </w:rPr>
              <w:t>万円</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役員貸付金がクロージング時に全額現金にて精算されること。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9"/>
        <w:gridCol w:w="5561"/>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ins w:id="20205" w:author="Claude" w:date="2026-09-28T12:00:00Z"/>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206" w:author="Claude" w:date="2026-09-28T12:00:00Z"/>
                <w:rFonts w:ascii="BIZ UDPゴシック" w:hAnsi="BIZ UDPゴシック" w:eastAsia="BIZ UDPゴシック"/>
              </w:rPr>
            </w:pPr>
            <w:ins w:id="20207" w:author="Claude" w:date="2026-09-28T12:00:00Z">
              <w:r>
                <w:rPr>
                  <w:rFonts w:ascii="BIZ UDPゴシック" w:hAnsi="BIZ UDPゴシック" w:eastAsia="BIZ UDPゴシック"/>
                  <w:b/>
                  <w:bCs/>
                  <w:sz w:val="19"/>
                  <w:szCs w:val="19"/>
                </w:rPr>
                <w:t xml:space="preserve">基本合意書の締結</w:t>
              </w:r>
            </w:ins>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208" w:author="Claude" w:date="2026-09-28T12:00:00Z"/>
                <w:rFonts w:ascii="BIZ UDPゴシック" w:hAnsi="BIZ UDPゴシック" w:eastAsia="BIZ UDPゴシック"/>
              </w:rPr>
            </w:pPr>
            <w:ins w:id="20209" w:author="Claude" w:date="2026-09-28T12:00:00Z">
              <w:r>
                <w:rPr>
                  <w:rFonts w:ascii="BIZ UDPゴシック" w:hAnsi="BIZ UDPゴシック" w:eastAsia="BIZ UDPゴシック"/>
                  <w:sz w:val="19"/>
                  <w:szCs w:val="19"/>
                </w:rPr>
                <w:t xml:space="preserve">2026年10月上旬</w:t>
              </w:r>
            </w:ins>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ins w:id="20210" w:author="Claude" w:date="2026-09-28T12:00:00Z"/>
                <w:rFonts w:ascii="BIZ UDPゴシック" w:hAnsi="BIZ UDPゴシック" w:eastAsia="BIZ UDPゴシック"/>
              </w:rPr>
            </w:pPr>
            <w:commentRangeStart w:id="6"/>
            <w:ins w:id="20211" w:author="Claude" w:date="2026-09-28T12:00:00Z">
              <w:r>
                <w:rPr>
                  <w:rFonts w:ascii="BIZ UDPゴシック" w:hAnsi="BIZ UDPゴシック" w:eastAsia="BIZ UDPゴシック"/>
                  <w:sz w:val="19"/>
                  <w:szCs w:val="19"/>
                </w:rPr>
                <w:t xml:space="preserve">本書をご評価いただけた場合、DDの開始に先立ち、独占交渉権を含む基本合意書の締結を希望いたします。</w:t>
              </w:r>
            </w:ins>
            <w:commentRangeEnd w:id="6"/>
            <w:r>
              <w:rPr>
                <w:rStyle w:val="CommentReference"/>
              </w:rPr>
              <w:commentReference w:id="6"/>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現地視察</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9"/>
        <w:gridCol w:w="1330"/>
        <w:gridCol w:w="1135"/>
        <w:gridCol w:w="1984"/>
        <w:gridCol w:w="3970"/>
      </w:tblGrid>
      <w:tr>
        <w:trPr>
          <w:cantSplit w:val="true"/>
        </w:trPr>
        <w:tc>
          <w:tcPr>
            <w:tcW w:w="14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5"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5"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9"/>
        <w:gridCol w:w="2600"/>
        <w:gridCol w:w="2201"/>
        <w:gridCol w:w="2199"/>
      </w:tblGrid>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del w:id="20212" w:author="Claude" w:date="2026-09-28T12:00:00Z">
        <w:r>
          <w:rPr>
            <w:rFonts w:ascii="BIZ UDPゴシック" w:hAnsi="BIZ UDPゴシック" w:eastAsia="BIZ UDPゴシック"/>
            <w:sz w:val="20"/>
            <w:szCs w:val="20"/>
          </w:rPr>
          <w:delText xml:space="preserve">別紙　会社案内</w:delText>
        </w:r>
      </w:del>
      <w:ins w:id="20213" w:author="Claude" w:date="2026-09-28T12:00:00Z">
        <w:r>
          <w:rPr>
            <w:rFonts w:ascii="BIZ UDPゴシック" w:hAnsi="BIZ UDPゴシック" w:eastAsia="BIZ UDPゴシック"/>
            <w:sz w:val="20"/>
            <w:szCs w:val="20"/>
          </w:rPr>
          <w:t xml:space="preserve">別紙1　会社案内</w:t>
        </w:r>
      </w:ins>
      <w:r>
        <w:rPr>
          <w:rFonts w:ascii="BIZ UDPゴシック" w:hAnsi="BIZ UDPゴシック" w:eastAsia="BIZ UDPゴシック"/>
          <w:sz w:val="20"/>
          <w:szCs w:val="20"/>
        </w:rPr>
        <w:t xml:space="preserve">（株式会社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ins w:id="20214" w:author="Claude" w:date="2026-09-28T12:00:00Z"/>
          <w:rFonts w:ascii="BIZ UDPゴシック" w:hAnsi="BIZ UDPゴシック" w:eastAsia="BIZ UDPゴシック"/>
        </w:rPr>
      </w:pPr>
      <w:ins w:id="20215" w:author="Claude" w:date="2026-09-28T12:00:00Z">
        <w:r>
          <w:rPr>
            <w:rFonts w:ascii="BIZ UDPゴシック" w:hAnsi="BIZ UDPゴシック" w:eastAsia="BIZ UDPゴシック"/>
            <w:sz w:val="20"/>
            <w:szCs w:val="20"/>
          </w:rPr>
          <w:t xml:space="preserve">別紙2　貸借対照表及び損益計算書（抜粋）（株式会社WineBank・2025年9月期／参考：株式会社アピシウス・2025年12月期）</w:t>
        </w:r>
      </w:ins>
    </w:p>
    <w:p>
      <w:pPr>
        <w:pStyle w:val="Normal"/>
        <w:keepNext w:val="false"/>
        <w:widowControl w:val="false"/>
        <w:bidi w:val="0"/>
        <w:spacing w:lineRule="auto" w:line="300" w:before="0" w:after="120"/>
        <w:jc w:val="left"/>
        <w:rPr>
          <w:rFonts w:ascii="BIZ UDPゴシック" w:hAnsi="BIZ UDPゴシック" w:eastAsia="BIZ UDPゴシック"/>
        </w:rPr>
      </w:pPr>
      <w:r>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614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8T04:51:49Z" w:initials="CL">
    <w:p w14:paraId="6BF5CD66" w14:textId="77777777">
      <w:r>
        <w:rPr>
          <w:rStyle w:val="CommentReference"/>
        </w:rPr>
        <w:annotationRef/>
      </w:r>
      <w:r>
        <w:rPr>
          <w:color w:val="000000"/>
          <w:sz w:val="20"/>
          <w:szCs w:val="20"/>
        </w:rPr>
        <w:t xml:space="preserve">ひな型に合わせて宛名を岸田様とし、デロイトは「御中」で併記しています。</w:t>
      </w:r>
    </w:p>
  </w:comment>
  <w:comment w:id="1" w:author="Claude" w:date="2026-09-28T04:51:49Z" w:initials="CL">
    <w:p w14:paraId="404CB223" w14:textId="77777777">
      <w:r>
        <w:rPr>
          <w:rStyle w:val="CommentReference"/>
        </w:rPr>
        <w:annotationRef/>
      </w:r>
      <w:r>
        <w:rPr>
          <w:color w:val="000000"/>
          <w:sz w:val="20"/>
          <w:szCs w:val="20"/>
        </w:rPr>
        <w:t xml:space="preserve">ご指示どおり、設立日と創業日を1行にまとめました。</w:t>
      </w:r>
    </w:p>
  </w:comment>
  <w:comment w:id="2" w:author="Claude" w:date="2026-09-28T04:51:49Z" w:initials="CL">
    <w:p w14:paraId="7751182A" w14:textId="77777777">
      <w:r>
        <w:rPr>
          <w:rStyle w:val="CommentReference"/>
        </w:rPr>
        <w:annotationRef/>
      </w:r>
      <w:r>
        <w:rPr>
          <w:color w:val="000000"/>
          <w:sz w:val="20"/>
          <w:szCs w:val="20"/>
        </w:rPr>
        <w:t xml:space="preserve">別紙2は第54期（2025年9月期）決算報告書からの抜粋で、2頁目に参考として株式会社アピシウスの第2期（2025年12月期）を別枠で掲載しています。期末後の増資により資本金欄（437,169千円）と別紙2の期末資本金が異なるため、両方に注記を入れました。</w:t>
      </w:r>
    </w:p>
  </w:comment>
  <w:comment w:id="3" w:author="Claude" w:date="2026-09-28T04:51:50Z" w:initials="CL">
    <w:p w14:paraId="68B8B2FE" w14:textId="77777777">
      <w:r>
        <w:rPr>
          <w:rStyle w:val="CommentReference"/>
        </w:rPr>
        <w:annotationRef/>
      </w:r>
      <w:r>
        <w:rPr>
          <w:color w:val="000000"/>
          <w:sz w:val="20"/>
          <w:szCs w:val="20"/>
        </w:rPr>
        <w:t xml:space="preserve">デロイトが示した岸田様の5つのご確認事項に1対1で答える要旨です。岸田様が最初に読む2項の末尾に置き、詳細は各項に振り分けています。</w:t>
      </w:r>
    </w:p>
  </w:comment>
  <w:comment w:id="4" w:author="Claude" w:date="2026-09-28T04:51:50Z" w:initials="CL">
    <w:p w14:paraId="766C1067" w14:textId="77777777">
      <w:r>
        <w:rPr>
          <w:rStyle w:val="CommentReference"/>
        </w:rPr>
        <w:annotationRef/>
      </w:r>
      <w:r>
        <w:rPr>
          <w:color w:val="000000"/>
          <w:sz w:val="20"/>
          <w:szCs w:val="20"/>
        </w:rPr>
        <w:t xml:space="preserve">ご指示どおり、ブティック店舗を後継料理長の確保後・物販（スイーツ）と並行とし、最優先は三つ星と後継料理長候補である旨を表の直後に明記しました。</w:t>
      </w:r>
    </w:p>
  </w:comment>
  <w:comment w:id="5" w:author="Claude" w:date="2026-09-28T04:51:50Z" w:initials="CL">
    <w:p w14:paraId="012070D2" w14:textId="77777777">
      <w:r>
        <w:rPr>
          <w:rStyle w:val="CommentReference"/>
        </w:rPr>
        <w:annotationRef/>
      </w:r>
      <w:r>
        <w:rPr>
          <w:color w:val="000000"/>
          <w:sz w:val="20"/>
          <w:szCs w:val="20"/>
        </w:rPr>
        <w:t xml:space="preserve">ご指示の会議体（月2回→1年後を目途に月1回、トラブル時は別途、全社員面談と週例は当社と現場）を反映しました。</w:t>
      </w:r>
    </w:p>
  </w:comment>
  <w:comment w:id="6" w:author="Claude" w:date="2026-09-28T04:51:50Z" w:initials="CL">
    <w:p w14:paraId="03D14CEE" w14:textId="77777777">
      <w:r>
        <w:rPr>
          <w:rStyle w:val="CommentReference"/>
        </w:rPr>
        <w:annotationRef/>
      </w:r>
      <w:r>
        <w:rPr>
          <w:color w:val="000000"/>
          <w:sz w:val="20"/>
          <w:szCs w:val="20"/>
        </w:rPr>
        <w:t xml:space="preserve">ひな型の「10月中の基本合意」に合わせて追加し、13項(4)④の独占交渉権のご要望と結びつけました。</w:t>
      </w:r>
    </w:p>
  </w:comment>
  <w:comment w:id="7" w:author="Claude" w:date="2026-09-28T04:51:50Z" w:initials="CL">
    <w:p w14:paraId="22277710" w14:textId="77777777">
      <w:r>
        <w:rPr>
          <w:rStyle w:val="CommentReference"/>
        </w:rPr>
        <w:annotationRef/>
      </w:r>
      <w:r>
        <w:rPr>
          <w:color w:val="000000"/>
          <w:sz w:val="20"/>
          <w:szCs w:val="20"/>
        </w:rPr>
        <w:t xml:space="preserve">デロイトの記載要望の1点目「想定譲渡価格、その他の主要な経済条件」に答えるため、本書の各所に散っていた経済条件を1か所にまとめました。新しい約束は含んでいません。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F5CD66" w15:done="0"/>
  <w15:commentEx w15:paraId="404CB223" w15:done="0"/>
  <w15:commentEx w15:paraId="7751182A" w15:done="0"/>
  <w15:commentEx w15:paraId="68B8B2FE" w15:done="0"/>
  <w15:commentEx w15:paraId="766C1067" w15:done="0"/>
  <w15:commentEx w15:paraId="012070D2" w15:done="0"/>
  <w15:commentEx w15:paraId="03D14CEE" w15:done="0"/>
  <w15:commentEx w15:paraId="22277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7596D77" w16cex:dateUtc="2026-09-28T04:51:49Z"/>
  <w16cex:commentExtensible w16cex:durableId="44D3E0E3" w16cex:dateUtc="2026-09-28T04:51:49Z"/>
  <w16cex:commentExtensible w16cex:durableId="1D069E62" w16cex:dateUtc="2026-09-28T04:51:49Z"/>
  <w16cex:commentExtensible w16cex:durableId="1103071A" w16cex:dateUtc="2026-09-28T04:51:50Z"/>
  <w16cex:commentExtensible w16cex:durableId="5FEB3C04" w16cex:dateUtc="2026-09-28T04:51:50Z"/>
  <w16cex:commentExtensible w16cex:durableId="24FB1F67" w16cex:dateUtc="2026-09-28T04:51:50Z"/>
  <w16cex:commentExtensible w16cex:durableId="63D0E250" w16cex:dateUtc="2026-09-28T04:51:50Z"/>
  <w16cex:commentExtensible w16cex:durableId="479B61DB" w16cex:dateUtc="2026-09-28T04:51:5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F5CD66" w16cid:durableId="57596D77"/>
  <w16cid:commentId w16cid:paraId="404CB223" w16cid:durableId="44D3E0E3"/>
  <w16cid:commentId w16cid:paraId="7751182A" w16cid:durableId="1D069E62"/>
  <w16cid:commentId w16cid:paraId="68B8B2FE" w16cid:durableId="1103071A"/>
  <w16cid:commentId w16cid:paraId="766C1067" w16cid:durableId="5FEB3C04"/>
  <w16cid:commentId w16cid:paraId="012070D2" w16cid:durableId="24FB1F67"/>
  <w16cid:commentId w16cid:paraId="03D14CEE" w16cid:durableId="63D0E250"/>
  <w16cid:commentId w16cid:paraId="22277710" w16cid:durableId="479B61DB"/>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swiss"/>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18</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18</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18</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18</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4679</Words>
  <Characters>4961</Characters>
  <CharactersWithSpaces>5002</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2026-09-27T13:01:00Z</dcterms:created>
  <dc:creator>Un-named</dc:creator>
  <dc:description/>
  <dc:language>en-US</dc:language>
  <cp:lastModifiedBy/>
  <dcterms:modified xsi:type="dcterms:W3CDTF">2026-09-27T13:33:03Z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