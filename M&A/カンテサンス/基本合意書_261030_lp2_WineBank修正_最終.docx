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19964" w14:textId="77777777" w:rsidR="00DD1070" w:rsidRDefault="00DD1070"/>
    <w:p w14:paraId="5EE665FF" w14:textId="77777777" w:rsidR="00DD1070" w:rsidRDefault="00DD1070"/>
    <w:p w14:paraId="47E3CB37" w14:textId="77777777" w:rsidR="00DD1070" w:rsidRDefault="00DD1070"/>
    <w:p w14:paraId="08F7E62F" w14:textId="77777777" w:rsidR="00DD1070" w:rsidRDefault="00DD1070"/>
    <w:p w14:paraId="29464D73" w14:textId="77777777" w:rsidR="00DD1070" w:rsidRDefault="00DD1070"/>
    <w:p w14:paraId="09160D59" w14:textId="77777777" w:rsidR="00DD1070" w:rsidRDefault="00DD1070"/>
    <w:p w14:paraId="2E0AB745" w14:textId="77777777" w:rsidR="00DD1070" w:rsidRDefault="002E7021">
      <w:pPr>
        <w:jc w:val="center"/>
        <w:rPr>
          <w:sz w:val="48"/>
          <w:szCs w:val="48"/>
        </w:rPr>
      </w:pPr>
      <w:r>
        <w:rPr>
          <w:rFonts w:hint="eastAsia"/>
          <w:color w:val="000000"/>
          <w:sz w:val="48"/>
          <w:szCs w:val="48"/>
        </w:rPr>
        <w:t>基</w:t>
      </w:r>
      <w:r>
        <w:rPr>
          <w:rFonts w:hint="eastAsia"/>
          <w:color w:val="000000"/>
          <w:sz w:val="48"/>
          <w:szCs w:val="48"/>
        </w:rPr>
        <w:t xml:space="preserve"> </w:t>
      </w:r>
      <w:r>
        <w:rPr>
          <w:rFonts w:hint="eastAsia"/>
          <w:color w:val="000000"/>
          <w:sz w:val="48"/>
          <w:szCs w:val="48"/>
        </w:rPr>
        <w:t>本</w:t>
      </w:r>
      <w:r>
        <w:rPr>
          <w:rFonts w:hint="eastAsia"/>
          <w:color w:val="000000"/>
          <w:sz w:val="48"/>
          <w:szCs w:val="48"/>
        </w:rPr>
        <w:t xml:space="preserve"> </w:t>
      </w:r>
      <w:r>
        <w:rPr>
          <w:rFonts w:hint="eastAsia"/>
          <w:color w:val="000000"/>
          <w:sz w:val="48"/>
          <w:szCs w:val="48"/>
        </w:rPr>
        <w:t>合</w:t>
      </w:r>
      <w:r>
        <w:rPr>
          <w:rFonts w:hint="eastAsia"/>
          <w:color w:val="000000"/>
          <w:sz w:val="48"/>
          <w:szCs w:val="48"/>
        </w:rPr>
        <w:t xml:space="preserve"> </w:t>
      </w:r>
      <w:r>
        <w:rPr>
          <w:rFonts w:hint="eastAsia"/>
          <w:color w:val="000000"/>
          <w:sz w:val="48"/>
          <w:szCs w:val="48"/>
        </w:rPr>
        <w:t>意</w:t>
      </w:r>
      <w:r>
        <w:rPr>
          <w:rFonts w:hint="eastAsia"/>
          <w:color w:val="000000"/>
          <w:sz w:val="48"/>
          <w:szCs w:val="48"/>
        </w:rPr>
        <w:t xml:space="preserve"> </w:t>
      </w:r>
      <w:r>
        <w:rPr>
          <w:rFonts w:hint="eastAsia"/>
          <w:color w:val="000000"/>
          <w:sz w:val="48"/>
          <w:szCs w:val="48"/>
        </w:rPr>
        <w:t>書</w:t>
      </w:r>
    </w:p>
    <w:p w14:paraId="6C25A4C9" w14:textId="77777777" w:rsidR="00DD1070" w:rsidRDefault="00DD1070"/>
    <w:p w14:paraId="7B2FA13C" w14:textId="77777777" w:rsidR="00DD1070" w:rsidRDefault="00DD1070">
      <w:pPr>
        <w:jc w:val="center"/>
      </w:pPr>
    </w:p>
    <w:p w14:paraId="6D49827D" w14:textId="77777777" w:rsidR="00DD1070" w:rsidRDefault="00DD1070"/>
    <w:p w14:paraId="381FF3D1" w14:textId="77777777" w:rsidR="00DD1070" w:rsidRDefault="00DD1070">
      <w:pPr>
        <w:jc w:val="center"/>
      </w:pPr>
    </w:p>
    <w:p w14:paraId="3CD95CE3" w14:textId="77777777" w:rsidR="00DD1070" w:rsidRDefault="00DD1070"/>
    <w:p w14:paraId="79CD40A3" w14:textId="77777777" w:rsidR="00DD1070" w:rsidRDefault="00DD1070">
      <w:pPr>
        <w:jc w:val="center"/>
      </w:pPr>
    </w:p>
    <w:p w14:paraId="523594B1" w14:textId="77777777" w:rsidR="00DD1070" w:rsidRDefault="00DD1070"/>
    <w:p w14:paraId="6C961E4B" w14:textId="77777777" w:rsidR="00DD1070" w:rsidRDefault="00DD1070">
      <w:pPr>
        <w:jc w:val="center"/>
      </w:pPr>
    </w:p>
    <w:p w14:paraId="561514D6" w14:textId="77777777" w:rsidR="00DD1070" w:rsidRDefault="00DD1070"/>
    <w:p w14:paraId="01CD3DAC" w14:textId="77777777" w:rsidR="00DD1070" w:rsidRDefault="00DD1070"/>
    <w:p w14:paraId="39C3A07D" w14:textId="77777777" w:rsidR="00DD1070" w:rsidRDefault="00DD1070"/>
    <w:p w14:paraId="20F0AD50" w14:textId="77777777" w:rsidR="00DD1070" w:rsidRDefault="00DD1070"/>
    <w:p w14:paraId="4C358EA2" w14:textId="77777777" w:rsidR="00DD1070" w:rsidRDefault="00DD1070"/>
    <w:p w14:paraId="3DADBC03" w14:textId="77777777" w:rsidR="00DD1070" w:rsidRDefault="00DD1070"/>
    <w:p w14:paraId="4D128CCA" w14:textId="77777777" w:rsidR="00DD1070" w:rsidRDefault="00DD1070"/>
    <w:p w14:paraId="5BB00915" w14:textId="77777777" w:rsidR="00DD1070" w:rsidRDefault="00DD1070"/>
    <w:p w14:paraId="0B595375" w14:textId="77777777" w:rsidR="00DD1070" w:rsidRDefault="00DD1070"/>
    <w:p w14:paraId="7CE36766" w14:textId="77777777" w:rsidR="00DD1070" w:rsidRDefault="00DD1070"/>
    <w:p w14:paraId="3B02A13A" w14:textId="77777777" w:rsidR="00DD1070" w:rsidRDefault="00DD1070"/>
    <w:p w14:paraId="6EEFFA92" w14:textId="77777777" w:rsidR="00DD1070" w:rsidRDefault="00DD1070"/>
    <w:p w14:paraId="076C9E57" w14:textId="77777777" w:rsidR="00DD1070" w:rsidRDefault="00DD1070"/>
    <w:p w14:paraId="6D032746" w14:textId="77777777" w:rsidR="00DD1070" w:rsidRDefault="00DD1070"/>
    <w:p w14:paraId="2D06A70F" w14:textId="77777777" w:rsidR="00DD1070" w:rsidRDefault="002E7021">
      <w:pPr>
        <w:widowControl/>
        <w:jc w:val="left"/>
      </w:pPr>
      <w:r>
        <w:rPr>
          <w:color w:val="000000"/>
        </w:rPr>
        <w:br w:type="page"/>
      </w:r>
    </w:p>
    <w:p w14:paraId="7343C33D" w14:textId="77777777" w:rsidR="00DD1070" w:rsidRDefault="002E7021">
      <w:pPr>
        <w:widowControl/>
        <w:snapToGrid w:val="0"/>
        <w:spacing w:line="320" w:lineRule="exact"/>
        <w:jc w:val="center"/>
        <w:rPr>
          <w:sz w:val="36"/>
          <w:szCs w:val="36"/>
        </w:rPr>
      </w:pPr>
      <w:r>
        <w:rPr>
          <w:rFonts w:hint="eastAsia"/>
          <w:color w:val="000000"/>
          <w:sz w:val="36"/>
          <w:szCs w:val="36"/>
        </w:rPr>
        <w:lastRenderedPageBreak/>
        <w:t>基本合意書</w:t>
      </w:r>
    </w:p>
    <w:p w14:paraId="09A5DE5E" w14:textId="77777777" w:rsidR="00DD1070" w:rsidRDefault="00DD1070">
      <w:pPr>
        <w:widowControl/>
        <w:snapToGrid w:val="0"/>
        <w:spacing w:line="320" w:lineRule="exact"/>
      </w:pPr>
    </w:p>
    <w:p w14:paraId="3B508282" w14:textId="77777777" w:rsidR="00DD1070" w:rsidRDefault="00DD1070">
      <w:pPr>
        <w:widowControl/>
        <w:snapToGrid w:val="0"/>
        <w:spacing w:line="320" w:lineRule="exact"/>
      </w:pPr>
    </w:p>
    <w:p w14:paraId="1AAB7E36" w14:textId="34AB6B3E" w:rsidR="00DD1070" w:rsidDel="005E6BA7" w:rsidRDefault="002E7021">
      <w:pPr>
        <w:widowControl/>
        <w:snapToGrid w:val="0"/>
        <w:spacing w:line="320" w:lineRule="exact"/>
        <w:rPr>
          <w:del w:id="0" w:author="lp_ts" w:date="2026-10-30T11:34:00Z" w16du:dateUtc="2026-10-30T02:34:00Z"/>
        </w:rPr>
      </w:pPr>
      <w:r>
        <w:rPr>
          <w:rFonts w:hint="eastAsia"/>
          <w:color w:val="000000"/>
        </w:rPr>
        <w:t xml:space="preserve">　株式会社</w:t>
      </w:r>
      <w:proofErr w:type="spellStart"/>
      <w:r>
        <w:rPr>
          <w:rFonts w:hint="eastAsia"/>
          <w:color w:val="000000"/>
        </w:rPr>
        <w:t>WineBank</w:t>
      </w:r>
      <w:proofErr w:type="spellEnd"/>
      <w:r>
        <w:rPr>
          <w:rFonts w:hint="eastAsia"/>
          <w:color w:val="000000"/>
        </w:rPr>
        <w:t>（以下「甲」という。）、株式会社プティ・ボノム（以下「乙」という。）及び乙の代表取締役であり株主である岸田周三（以下「丙」という。）は、甲と乙との企業提携に関する基本的な合意に達したので、以下のとおり基本合意書（以下「本合意書」という。）を締結する。</w:t>
      </w:r>
    </w:p>
    <w:p w14:paraId="40158DF2" w14:textId="77777777" w:rsidR="00DD1070" w:rsidRDefault="002E7021">
      <w:pPr>
        <w:widowControl/>
        <w:snapToGrid w:val="0"/>
        <w:spacing w:line="320" w:lineRule="exact"/>
        <w:pPrChange w:id="1" w:author="lp_ts" w:date="2026-10-30T11:34:00Z" w16du:dateUtc="2026-10-30T02:34:00Z">
          <w:pPr>
            <w:widowControl/>
            <w:snapToGrid w:val="0"/>
            <w:spacing w:line="320" w:lineRule="exact"/>
            <w:ind w:firstLineChars="100" w:firstLine="210"/>
          </w:pPr>
        </w:pPrChange>
      </w:pPr>
      <w:r>
        <w:rPr>
          <w:rFonts w:hint="eastAsia"/>
          <w:color w:val="000000"/>
        </w:rPr>
        <w:t>なお、本合意書は、第</w:t>
      </w:r>
      <w:r>
        <w:rPr>
          <w:rFonts w:hint="eastAsia"/>
          <w:color w:val="000000"/>
        </w:rPr>
        <w:t>3</w:t>
      </w:r>
      <w:r>
        <w:rPr>
          <w:rFonts w:hint="eastAsia"/>
          <w:color w:val="000000"/>
        </w:rPr>
        <w:t>条（排他的交渉権限）、第</w:t>
      </w:r>
      <w:r>
        <w:rPr>
          <w:rFonts w:hint="eastAsia"/>
          <w:color w:val="000000"/>
        </w:rPr>
        <w:t>5</w:t>
      </w:r>
      <w:r>
        <w:rPr>
          <w:rFonts w:hint="eastAsia"/>
          <w:color w:val="000000"/>
        </w:rPr>
        <w:t>条第</w:t>
      </w:r>
      <w:r>
        <w:rPr>
          <w:rFonts w:hint="eastAsia"/>
          <w:color w:val="000000"/>
        </w:rPr>
        <w:t>4</w:t>
      </w:r>
      <w:r>
        <w:rPr>
          <w:rFonts w:hint="eastAsia"/>
          <w:color w:val="000000"/>
        </w:rPr>
        <w:t>項（買収監査の費用負担）、第</w:t>
      </w:r>
      <w:r>
        <w:rPr>
          <w:rFonts w:hint="eastAsia"/>
          <w:color w:val="000000"/>
        </w:rPr>
        <w:t>10</w:t>
      </w:r>
      <w:r>
        <w:rPr>
          <w:rFonts w:hint="eastAsia"/>
          <w:color w:val="000000"/>
        </w:rPr>
        <w:t>条（秘密保持）、第</w:t>
      </w:r>
      <w:r>
        <w:rPr>
          <w:rFonts w:hint="eastAsia"/>
          <w:color w:val="000000"/>
        </w:rPr>
        <w:t>11</w:t>
      </w:r>
      <w:r>
        <w:rPr>
          <w:rFonts w:hint="eastAsia"/>
          <w:color w:val="000000"/>
        </w:rPr>
        <w:t>条乃至第</w:t>
      </w:r>
      <w:r>
        <w:rPr>
          <w:rFonts w:hint="eastAsia"/>
          <w:color w:val="000000"/>
        </w:rPr>
        <w:t>17</w:t>
      </w:r>
      <w:r>
        <w:rPr>
          <w:rFonts w:hint="eastAsia"/>
          <w:color w:val="000000"/>
        </w:rPr>
        <w:t>条（一般条項）を除き、法的拘束力を有さないものとする。</w:t>
      </w:r>
    </w:p>
    <w:p w14:paraId="15F35CD3" w14:textId="77777777" w:rsidR="00DD1070" w:rsidRDefault="00DD1070">
      <w:pPr>
        <w:widowControl/>
        <w:snapToGrid w:val="0"/>
        <w:spacing w:line="320" w:lineRule="exact"/>
      </w:pPr>
    </w:p>
    <w:p w14:paraId="343CD150" w14:textId="77777777" w:rsidR="00DD1070" w:rsidRDefault="002E7021">
      <w:pPr>
        <w:widowControl/>
        <w:snapToGrid w:val="0"/>
        <w:spacing w:line="320" w:lineRule="exact"/>
      </w:pPr>
      <w:r>
        <w:rPr>
          <w:rFonts w:hint="eastAsia"/>
          <w:color w:val="000000"/>
        </w:rPr>
        <w:t>（目的）</w:t>
      </w:r>
    </w:p>
    <w:p w14:paraId="1C36A88E" w14:textId="77777777" w:rsidR="00DD1070" w:rsidRDefault="002E7021">
      <w:pPr>
        <w:widowControl/>
        <w:snapToGrid w:val="0"/>
        <w:spacing w:line="320" w:lineRule="exact"/>
        <w:ind w:left="630" w:hangingChars="300" w:hanging="630"/>
      </w:pPr>
      <w:r>
        <w:rPr>
          <w:rFonts w:hint="eastAsia"/>
          <w:color w:val="000000"/>
        </w:rPr>
        <w:t>第１条</w:t>
      </w:r>
      <w:r>
        <w:rPr>
          <w:color w:val="000000"/>
        </w:rPr>
        <w:tab/>
      </w:r>
      <w:r>
        <w:rPr>
          <w:rFonts w:hint="eastAsia"/>
          <w:color w:val="000000"/>
        </w:rPr>
        <w:t>本合意書は、次に定める企業提携（以下「本件提携」という。）の実現のために、当事者が誠意をもって、その条件の検討と協議を行うことを目的に締結される。</w:t>
      </w:r>
    </w:p>
    <w:p w14:paraId="77ED15CA" w14:textId="77777777" w:rsidR="00DD1070" w:rsidRDefault="002E7021">
      <w:pPr>
        <w:widowControl/>
        <w:snapToGrid w:val="0"/>
        <w:spacing w:line="320" w:lineRule="exact"/>
        <w:ind w:left="2100" w:hangingChars="1000" w:hanging="2100"/>
        <w:jc w:val="left"/>
      </w:pPr>
      <w:r>
        <w:rPr>
          <w:rFonts w:hint="eastAsia"/>
          <w:color w:val="000000"/>
        </w:rPr>
        <w:t xml:space="preserve">　　　　　本件提携：甲又は甲の指定する者が、乙の株主から乙の発行済株式の全て（自己株式を除く。）を取得する株式譲渡による提携</w:t>
      </w:r>
    </w:p>
    <w:p w14:paraId="5D69EE27" w14:textId="11D96F98" w:rsidR="00DD1070" w:rsidRDefault="002E7021">
      <w:pPr>
        <w:widowControl/>
        <w:snapToGrid w:val="0"/>
        <w:spacing w:line="320" w:lineRule="exact"/>
        <w:ind w:left="567" w:hangingChars="270" w:hanging="567"/>
      </w:pPr>
      <w:r>
        <w:rPr>
          <w:rFonts w:hint="eastAsia"/>
          <w:color w:val="000000"/>
        </w:rPr>
        <w:t xml:space="preserve">　　２　</w:t>
      </w:r>
      <w:ins w:id="2" w:author="lp_ts" w:date="2026-10-30T09:49:00Z" w16du:dateUtc="2026-10-30T00:49:00Z">
        <w:r w:rsidR="00E4501B">
          <w:rPr>
            <w:rFonts w:hint="eastAsia"/>
            <w:color w:val="000000"/>
          </w:rPr>
          <w:t>本合意書に定める</w:t>
        </w:r>
      </w:ins>
      <w:r>
        <w:rPr>
          <w:rFonts w:hint="eastAsia"/>
          <w:color w:val="000000"/>
        </w:rPr>
        <w:t>本件提携の</w:t>
      </w:r>
      <w:ins w:id="3" w:author="lp_ts" w:date="2026-10-30T11:43:00Z" w16du:dateUtc="2026-10-30T02:43:00Z">
        <w:r w:rsidR="008C75CF">
          <w:rPr>
            <w:rFonts w:hint="eastAsia"/>
            <w:color w:val="000000"/>
          </w:rPr>
          <w:t>具体的</w:t>
        </w:r>
      </w:ins>
      <w:ins w:id="4" w:author="lp_ts" w:date="2026-10-30T11:44:00Z" w16du:dateUtc="2026-10-30T02:44:00Z">
        <w:r w:rsidR="008C75CF">
          <w:rPr>
            <w:rFonts w:hint="eastAsia"/>
            <w:color w:val="000000"/>
          </w:rPr>
          <w:t>及び最終的な</w:t>
        </w:r>
      </w:ins>
      <w:ins w:id="5" w:author="lp_ts" w:date="2026-10-30T11:43:00Z" w16du:dateUtc="2026-10-30T02:43:00Z">
        <w:r w:rsidR="008C75CF">
          <w:rPr>
            <w:rFonts w:hint="eastAsia"/>
            <w:color w:val="000000"/>
          </w:rPr>
          <w:t>内容</w:t>
        </w:r>
      </w:ins>
      <w:del w:id="6" w:author="lp_ts" w:date="2026-10-30T11:43:00Z" w16du:dateUtc="2026-10-30T02:43:00Z">
        <w:r w:rsidDel="008C75CF">
          <w:rPr>
            <w:rFonts w:hint="eastAsia"/>
            <w:color w:val="000000"/>
          </w:rPr>
          <w:delText>方法</w:delText>
        </w:r>
      </w:del>
      <w:r>
        <w:rPr>
          <w:rFonts w:hint="eastAsia"/>
          <w:color w:val="000000"/>
        </w:rPr>
        <w:t>は、</w:t>
      </w:r>
      <w:del w:id="7" w:author="lp_ts" w:date="2026-10-30T09:49:00Z" w16du:dateUtc="2026-10-30T00:49:00Z">
        <w:r w:rsidDel="00E4501B">
          <w:rPr>
            <w:rFonts w:hint="eastAsia"/>
            <w:color w:val="000000"/>
          </w:rPr>
          <w:delText>甲乙丙の合意により、</w:delText>
        </w:r>
      </w:del>
      <w:ins w:id="8" w:author="lp_ts" w:date="2026-10-30T09:48:00Z" w16du:dateUtc="2026-10-30T00:48:00Z">
        <w:r w:rsidR="00FD6DF6" w:rsidRPr="00FD6DF6">
          <w:rPr>
            <w:color w:val="000000"/>
          </w:rPr>
          <w:t>本合意書の内容又は趣旨を基礎として、</w:t>
        </w:r>
      </w:ins>
      <w:del w:id="9" w:author="lp_ts" w:date="2026-10-30T08:48:00Z" w16du:dateUtc="2026-10-29T23:48:00Z">
        <w:r w:rsidDel="005373D5">
          <w:rPr>
            <w:rFonts w:hint="eastAsia"/>
            <w:color w:val="000000"/>
          </w:rPr>
          <w:delText>適宜の方法</w:delText>
        </w:r>
      </w:del>
      <w:ins w:id="10" w:author="lp_ts" w:date="2026-10-30T08:48:00Z" w16du:dateUtc="2026-10-29T23:48:00Z">
        <w:r w:rsidR="005373D5" w:rsidRPr="005373D5">
          <w:rPr>
            <w:color w:val="000000"/>
          </w:rPr>
          <w:t>最終契約（以下「最終契約」という。）</w:t>
        </w:r>
      </w:ins>
      <w:ins w:id="11" w:author="lp_ts" w:date="2026-10-30T09:49:00Z" w16du:dateUtc="2026-10-30T00:49:00Z">
        <w:r w:rsidR="00E4501B">
          <w:rPr>
            <w:rFonts w:hint="eastAsia"/>
            <w:color w:val="000000"/>
          </w:rPr>
          <w:t>に</w:t>
        </w:r>
      </w:ins>
      <w:ins w:id="12" w:author="lp_ts" w:date="2026-10-30T11:44:00Z" w16du:dateUtc="2026-10-30T02:44:00Z">
        <w:r w:rsidR="008C75CF">
          <w:rPr>
            <w:rFonts w:hint="eastAsia"/>
            <w:color w:val="000000"/>
          </w:rPr>
          <w:t>おいて定める</w:t>
        </w:r>
      </w:ins>
      <w:del w:id="13" w:author="lp_ts" w:date="2026-10-30T09:49:00Z" w16du:dateUtc="2026-10-30T00:49:00Z">
        <w:r w:rsidDel="00E4501B">
          <w:rPr>
            <w:rFonts w:hint="eastAsia"/>
            <w:color w:val="000000"/>
          </w:rPr>
          <w:delText>に</w:delText>
        </w:r>
      </w:del>
      <w:del w:id="14" w:author="lp_ts" w:date="2026-10-30T11:43:00Z" w16du:dateUtc="2026-10-30T02:43:00Z">
        <w:r w:rsidDel="008C75CF">
          <w:rPr>
            <w:rFonts w:hint="eastAsia"/>
            <w:color w:val="000000"/>
          </w:rPr>
          <w:delText>変更することがで</w:delText>
        </w:r>
      </w:del>
      <w:ins w:id="15" w:author="lp_ts" w:date="2026-10-30T11:44:00Z" w16du:dateUtc="2026-10-30T02:44:00Z">
        <w:r w:rsidR="008C75CF">
          <w:rPr>
            <w:rFonts w:hint="eastAsia"/>
            <w:color w:val="000000"/>
          </w:rPr>
          <w:t>ものとする</w:t>
        </w:r>
      </w:ins>
      <w:del w:id="16" w:author="lp_ts" w:date="2026-10-30T11:44:00Z" w16du:dateUtc="2026-10-30T02:44:00Z">
        <w:r w:rsidDel="008C75CF">
          <w:rPr>
            <w:rFonts w:hint="eastAsia"/>
            <w:color w:val="000000"/>
          </w:rPr>
          <w:delText>きる</w:delText>
        </w:r>
      </w:del>
      <w:r>
        <w:rPr>
          <w:rFonts w:hint="eastAsia"/>
          <w:color w:val="000000"/>
        </w:rPr>
        <w:t>。</w:t>
      </w:r>
    </w:p>
    <w:p w14:paraId="43E22D1A" w14:textId="77777777" w:rsidR="00DD1070" w:rsidRDefault="00DD1070">
      <w:pPr>
        <w:widowControl/>
        <w:snapToGrid w:val="0"/>
        <w:spacing w:line="320" w:lineRule="exact"/>
      </w:pPr>
    </w:p>
    <w:p w14:paraId="56E91D9A" w14:textId="77777777" w:rsidR="00DD1070" w:rsidRDefault="002E7021">
      <w:pPr>
        <w:widowControl/>
        <w:snapToGrid w:val="0"/>
        <w:spacing w:line="320" w:lineRule="exact"/>
      </w:pPr>
      <w:r>
        <w:rPr>
          <w:rFonts w:hint="eastAsia"/>
          <w:color w:val="000000"/>
        </w:rPr>
        <w:t>（本件提携の対価等）</w:t>
      </w:r>
    </w:p>
    <w:p w14:paraId="48219102" w14:textId="0411D8C8" w:rsidR="00DD1070" w:rsidRDefault="002E7021">
      <w:pPr>
        <w:widowControl/>
        <w:snapToGrid w:val="0"/>
        <w:spacing w:line="320" w:lineRule="exact"/>
        <w:ind w:left="630" w:hangingChars="300" w:hanging="630"/>
      </w:pPr>
      <w:r>
        <w:rPr>
          <w:rFonts w:hint="eastAsia"/>
          <w:color w:val="000000"/>
        </w:rPr>
        <w:t>第２条　本件提携の対象となる株式（以下「本件株式」という。）及び本件株式の譲渡代金総額（以下「本件譲渡価額」という。）等の経済条件は、次のとおりとする。</w:t>
      </w:r>
      <w:ins w:id="17" w:author="lp_ts" w:date="2026-10-30T10:40:00Z" w16du:dateUtc="2026-10-30T01:40:00Z">
        <w:r w:rsidR="001A6B8A" w:rsidRPr="00133469">
          <w:rPr>
            <w:rFonts w:hint="eastAsia"/>
            <w:color w:val="000000"/>
            <w:highlight w:val="cyan"/>
          </w:rPr>
          <w:t>【</w:t>
        </w:r>
        <w:proofErr w:type="spellStart"/>
        <w:r w:rsidR="001A6B8A" w:rsidRPr="00133469">
          <w:rPr>
            <w:rFonts w:hint="eastAsia"/>
            <w:color w:val="000000"/>
            <w:highlight w:val="cyan"/>
          </w:rPr>
          <w:t>toWB</w:t>
        </w:r>
        <w:proofErr w:type="spellEnd"/>
        <w:r w:rsidR="001A6B8A" w:rsidRPr="00133469">
          <w:rPr>
            <w:rFonts w:hint="eastAsia"/>
            <w:color w:val="000000"/>
            <w:highlight w:val="cyan"/>
          </w:rPr>
          <w:t>様：</w:t>
        </w:r>
        <w:r w:rsidR="001A6B8A">
          <w:rPr>
            <w:rFonts w:hint="eastAsia"/>
            <w:color w:val="000000"/>
            <w:highlight w:val="cyan"/>
          </w:rPr>
          <w:t>役員報酬については別途協議により前払いを行わないとのことですので、削除させていただいております。】</w:t>
        </w:r>
      </w:ins>
    </w:p>
    <w:p w14:paraId="4AC4E16D" w14:textId="09FC865E" w:rsidR="00DD1070" w:rsidRDefault="002E7021">
      <w:pPr>
        <w:widowControl/>
        <w:snapToGrid w:val="0"/>
        <w:spacing w:line="320" w:lineRule="exact"/>
        <w:ind w:left="1890" w:hangingChars="900" w:hanging="1890"/>
      </w:pPr>
      <w:r>
        <w:rPr>
          <w:rFonts w:hint="eastAsia"/>
          <w:color w:val="000000"/>
        </w:rPr>
        <w:t xml:space="preserve">　　　　　本</w:t>
      </w:r>
      <w:ins w:id="18" w:author="lp_ts" w:date="2026-10-30T11:45:00Z" w16du:dateUtc="2026-10-30T02:45:00Z">
        <w:r w:rsidR="007C1F5B">
          <w:rPr>
            <w:rFonts w:hint="eastAsia"/>
            <w:color w:val="000000"/>
          </w:rPr>
          <w:t xml:space="preserve">  </w:t>
        </w:r>
      </w:ins>
      <w:r>
        <w:rPr>
          <w:rFonts w:hint="eastAsia"/>
          <w:color w:val="000000"/>
        </w:rPr>
        <w:t>件</w:t>
      </w:r>
      <w:ins w:id="19" w:author="lp_ts" w:date="2026-10-30T11:45:00Z" w16du:dateUtc="2026-10-30T02:45:00Z">
        <w:r w:rsidR="007C1F5B">
          <w:rPr>
            <w:rFonts w:hint="eastAsia"/>
            <w:color w:val="000000"/>
          </w:rPr>
          <w:t xml:space="preserve">  </w:t>
        </w:r>
      </w:ins>
      <w:r>
        <w:rPr>
          <w:rFonts w:hint="eastAsia"/>
          <w:color w:val="000000"/>
        </w:rPr>
        <w:t>株</w:t>
      </w:r>
      <w:ins w:id="20" w:author="lp_ts" w:date="2026-10-30T11:45:00Z" w16du:dateUtc="2026-10-30T02:45:00Z">
        <w:r w:rsidR="007C1F5B">
          <w:rPr>
            <w:rFonts w:hint="eastAsia"/>
            <w:color w:val="000000"/>
          </w:rPr>
          <w:t xml:space="preserve">  </w:t>
        </w:r>
      </w:ins>
      <w:r>
        <w:rPr>
          <w:rFonts w:hint="eastAsia"/>
          <w:color w:val="000000"/>
        </w:rPr>
        <w:t>式</w:t>
      </w:r>
      <w:del w:id="21" w:author="lp_ts" w:date="2026-10-30T11:45:00Z" w16du:dateUtc="2026-10-30T02:45:00Z">
        <w:r w:rsidDel="007C1F5B">
          <w:rPr>
            <w:rFonts w:hint="eastAsia"/>
            <w:color w:val="000000"/>
          </w:rPr>
          <w:delText xml:space="preserve">　　</w:delText>
        </w:r>
      </w:del>
      <w:r>
        <w:rPr>
          <w:rFonts w:hint="eastAsia"/>
          <w:color w:val="000000"/>
        </w:rPr>
        <w:t>：別紙「譲渡予定株式」記載のとおり</w:t>
      </w:r>
    </w:p>
    <w:p w14:paraId="7E08FB6B" w14:textId="72BB5BE6" w:rsidR="00DD1070" w:rsidRDefault="002E7021">
      <w:pPr>
        <w:widowControl/>
        <w:snapToGrid w:val="0"/>
        <w:spacing w:line="320" w:lineRule="exact"/>
        <w:ind w:left="1890" w:hangingChars="900" w:hanging="1890"/>
        <w:rPr>
          <w:lang w:eastAsia="zh-TW"/>
        </w:rPr>
      </w:pPr>
      <w:r>
        <w:rPr>
          <w:rFonts w:hint="eastAsia"/>
          <w:color w:val="000000"/>
        </w:rPr>
        <w:t xml:space="preserve">　　　　　本件譲渡価額等：基礎金額</w:t>
      </w:r>
      <w:r>
        <w:rPr>
          <w:rFonts w:hint="eastAsia"/>
          <w:color w:val="000000"/>
        </w:rPr>
        <w:t>50</w:t>
      </w:r>
      <w:del w:id="22" w:author="lp_ts" w:date="2026-10-30T08:44:00Z" w16du:dateUtc="2026-10-29T23:44:00Z">
        <w:r w:rsidDel="00CE10B6">
          <w:rPr>
            <w:rFonts w:hint="eastAsia"/>
            <w:color w:val="000000"/>
          </w:rPr>
          <w:delText>.5</w:delText>
        </w:r>
        <w:r w:rsidDel="00CE10B6">
          <w:rPr>
            <w:rFonts w:hint="eastAsia"/>
            <w:color w:val="000000"/>
          </w:rPr>
          <w:delText>億〜</w:delText>
        </w:r>
        <w:r w:rsidDel="00CE10B6">
          <w:rPr>
            <w:rFonts w:hint="eastAsia"/>
            <w:color w:val="000000"/>
          </w:rPr>
          <w:delText>51.5</w:delText>
        </w:r>
      </w:del>
      <w:r>
        <w:rPr>
          <w:rFonts w:hint="eastAsia"/>
          <w:color w:val="000000"/>
        </w:rPr>
        <w:t>億円</w:t>
      </w:r>
      <w:r>
        <w:rPr>
          <w:rFonts w:hint="eastAsia"/>
          <w:color w:val="000000"/>
        </w:rPr>
        <w:t>+</w:t>
      </w:r>
      <w:del w:id="23" w:author="lp_ts" w:date="2026-10-30T10:36:00Z" w16du:dateUtc="2026-10-30T01:36:00Z">
        <w:r w:rsidDel="002D4917">
          <w:rPr>
            <w:rFonts w:hint="eastAsia"/>
            <w:color w:val="000000"/>
          </w:rPr>
          <w:delText>役員報酬</w:delText>
        </w:r>
        <w:r w:rsidDel="002D4917">
          <w:rPr>
            <w:rFonts w:hint="eastAsia"/>
            <w:color w:val="000000"/>
          </w:rPr>
          <w:delText>3</w:delText>
        </w:r>
        <w:r w:rsidDel="002D4917">
          <w:rPr>
            <w:rFonts w:hint="eastAsia"/>
            <w:color w:val="000000"/>
          </w:rPr>
          <w:delText>年分一部</w:delText>
        </w:r>
      </w:del>
      <w:del w:id="24" w:author="lp_ts" w:date="2026-10-30T08:51:00Z" w16du:dateUtc="2026-10-29T23:51:00Z">
        <w:r w:rsidDel="005373D5">
          <w:rPr>
            <w:rFonts w:hint="eastAsia"/>
            <w:color w:val="000000"/>
          </w:rPr>
          <w:delText>前払い</w:delText>
        </w:r>
      </w:del>
      <w:del w:id="25" w:author="lp_ts" w:date="2026-10-30T10:36:00Z" w16du:dateUtc="2026-10-30T01:36:00Z">
        <w:r w:rsidDel="002D4917">
          <w:rPr>
            <w:rFonts w:hint="eastAsia"/>
            <w:color w:val="000000"/>
          </w:rPr>
          <w:delText>（</w:delText>
        </w:r>
        <w:r w:rsidDel="002D4917">
          <w:rPr>
            <w:rFonts w:hint="eastAsia"/>
            <w:color w:val="000000"/>
          </w:rPr>
          <w:delText>2</w:delText>
        </w:r>
        <w:r w:rsidDel="002D4917">
          <w:rPr>
            <w:rFonts w:hint="eastAsia"/>
            <w:color w:val="000000"/>
          </w:rPr>
          <w:delText>億</w:delText>
        </w:r>
        <w:r w:rsidDel="002D4917">
          <w:rPr>
            <w:rFonts w:hint="eastAsia"/>
            <w:color w:val="000000"/>
          </w:rPr>
          <w:delText>2,500</w:delText>
        </w:r>
        <w:r w:rsidDel="002D4917">
          <w:rPr>
            <w:rFonts w:hint="eastAsia"/>
            <w:color w:val="000000"/>
          </w:rPr>
          <w:delText>万相当）</w:delText>
        </w:r>
        <w:r w:rsidDel="002D4917">
          <w:rPr>
            <w:rFonts w:hint="eastAsia"/>
            <w:color w:val="000000"/>
          </w:rPr>
          <w:delText>+</w:delText>
        </w:r>
      </w:del>
      <w:ins w:id="26" w:author="lp_ts" w:date="2026-10-30T08:49:00Z" w16du:dateUtc="2026-10-29T23:49:00Z">
        <w:r w:rsidR="005373D5">
          <w:rPr>
            <w:rFonts w:hint="eastAsia"/>
            <w:color w:val="000000"/>
          </w:rPr>
          <w:t>最終契約締結</w:t>
        </w:r>
      </w:ins>
      <w:ins w:id="27" w:author="lp_ts" w:date="2026-10-30T08:50:00Z" w16du:dateUtc="2026-10-29T23:50:00Z">
        <w:r w:rsidR="005373D5">
          <w:rPr>
            <w:rFonts w:hint="eastAsia"/>
            <w:color w:val="000000"/>
          </w:rPr>
          <w:t>日の</w:t>
        </w:r>
      </w:ins>
      <w:del w:id="28" w:author="lp_ts" w:date="2026-10-30T08:44:00Z" w16du:dateUtc="2026-10-29T23:44:00Z">
        <w:r w:rsidDel="00CE10B6">
          <w:rPr>
            <w:rFonts w:hint="eastAsia"/>
            <w:color w:val="000000"/>
          </w:rPr>
          <w:delText>4</w:delText>
        </w:r>
        <w:r w:rsidDel="00CE10B6">
          <w:rPr>
            <w:rFonts w:hint="eastAsia"/>
            <w:color w:val="000000"/>
          </w:rPr>
          <w:delText>年目、</w:delText>
        </w:r>
      </w:del>
      <w:del w:id="29" w:author="lp_ts" w:date="2026-10-30T08:47:00Z" w16du:dateUtc="2026-10-29T23:47:00Z">
        <w:r w:rsidDel="005373D5">
          <w:rPr>
            <w:rFonts w:hint="eastAsia"/>
            <w:color w:val="000000"/>
          </w:rPr>
          <w:delText>5</w:delText>
        </w:r>
      </w:del>
      <w:ins w:id="30" w:author="lp_ts" w:date="2026-10-30T08:47:00Z" w16du:dateUtc="2026-10-29T23:47:00Z">
        <w:r w:rsidR="005373D5">
          <w:rPr>
            <w:rFonts w:hint="eastAsia"/>
            <w:color w:val="000000"/>
          </w:rPr>
          <w:t>3</w:t>
        </w:r>
      </w:ins>
      <w:r>
        <w:rPr>
          <w:rFonts w:hint="eastAsia"/>
          <w:color w:val="000000"/>
        </w:rPr>
        <w:t>年</w:t>
      </w:r>
      <w:del w:id="31" w:author="lp_ts" w:date="2026-10-30T08:47:00Z" w16du:dateUtc="2026-10-29T23:47:00Z">
        <w:r w:rsidDel="005373D5">
          <w:rPr>
            <w:rFonts w:hint="eastAsia"/>
            <w:color w:val="000000"/>
          </w:rPr>
          <w:delText>目</w:delText>
        </w:r>
      </w:del>
      <w:ins w:id="32" w:author="lp_ts" w:date="2026-10-30T08:50:00Z" w16du:dateUtc="2026-10-29T23:50:00Z">
        <w:r w:rsidR="005373D5">
          <w:rPr>
            <w:rFonts w:hint="eastAsia"/>
            <w:color w:val="000000"/>
          </w:rPr>
          <w:t>後に5億円</w:t>
        </w:r>
      </w:ins>
      <w:del w:id="33" w:author="lp_ts" w:date="2026-10-30T08:50:00Z" w16du:dateUtc="2026-10-29T23:50:00Z">
        <w:r w:rsidDel="005373D5">
          <w:rPr>
            <w:rFonts w:hint="eastAsia"/>
            <w:color w:val="000000"/>
          </w:rPr>
          <w:delText>の</w:delText>
        </w:r>
      </w:del>
      <w:del w:id="34" w:author="lp_ts" w:date="2026-10-30T08:44:00Z" w16du:dateUtc="2026-10-29T23:44:00Z">
        <w:r w:rsidDel="00CE10B6">
          <w:rPr>
            <w:rFonts w:hint="eastAsia"/>
            <w:color w:val="000000"/>
          </w:rPr>
          <w:delText>条件付き報酬を基礎として協議する</w:delText>
        </w:r>
      </w:del>
      <w:del w:id="35" w:author="lp_ts" w:date="2026-10-30T10:39:00Z" w16du:dateUtc="2026-10-30T01:39:00Z">
        <w:r w:rsidDel="001A6B8A">
          <w:rPr>
            <w:rFonts w:hint="eastAsia"/>
            <w:color w:val="000000"/>
          </w:rPr>
          <w:delText>。</w:delText>
        </w:r>
      </w:del>
    </w:p>
    <w:p w14:paraId="39A23C7F" w14:textId="08CF5605" w:rsidR="00DD1070" w:rsidDel="00383FB2" w:rsidRDefault="002E7021">
      <w:pPr>
        <w:widowControl/>
        <w:snapToGrid w:val="0"/>
        <w:spacing w:line="320" w:lineRule="exact"/>
        <w:ind w:leftChars="300" w:left="630"/>
        <w:rPr>
          <w:del w:id="36" w:author="lp_ts" w:date="2026-10-30T08:51:00Z" w16du:dateUtc="2026-10-29T23:51:00Z"/>
          <w:color w:val="000000"/>
        </w:rPr>
        <w:pPrChange w:id="37" w:author="lp_ts" w:date="2026-10-30T09:05:00Z" w16du:dateUtc="2026-10-30T00:05:00Z">
          <w:pPr>
            <w:widowControl/>
            <w:snapToGrid w:val="0"/>
            <w:spacing w:line="320" w:lineRule="exact"/>
            <w:ind w:leftChars="200" w:left="630" w:hangingChars="100" w:hanging="210"/>
          </w:pPr>
        </w:pPrChange>
      </w:pPr>
      <w:del w:id="38" w:author="lp_ts" w:date="2026-10-30T08:51:00Z" w16du:dateUtc="2026-10-29T23:51:00Z">
        <w:r w:rsidDel="005373D5">
          <w:rPr>
            <w:rFonts w:hint="eastAsia"/>
            <w:color w:val="000000"/>
          </w:rPr>
          <w:delText>２　前項の定めにかかわらず、本合意書に定める甲による買収監査の結果、本件譲渡価額に影響を及ぼす事項が発見された場合には、甲は、丙に対し、その合理的な理由と根拠を説明することにより本件譲渡価額を合理的な範囲で変更することができる。</w:delText>
        </w:r>
      </w:del>
      <w:ins w:id="39" w:author="lp_ts" w:date="2026-10-30T08:52:00Z" w16du:dateUtc="2026-10-29T23:52:00Z">
        <w:r w:rsidR="005373D5" w:rsidRPr="005373D5">
          <w:rPr>
            <w:rFonts w:hint="eastAsia"/>
            <w:color w:val="000000"/>
            <w:highlight w:val="cyan"/>
            <w:rPrChange w:id="40" w:author="lp_ts" w:date="2026-10-30T08:54:00Z" w16du:dateUtc="2026-10-29T23:54:00Z">
              <w:rPr>
                <w:rFonts w:hint="eastAsia"/>
                <w:color w:val="000000"/>
              </w:rPr>
            </w:rPrChange>
          </w:rPr>
          <w:t>【</w:t>
        </w:r>
        <w:proofErr w:type="spellStart"/>
        <w:r w:rsidR="005373D5" w:rsidRPr="005373D5">
          <w:rPr>
            <w:color w:val="000000"/>
            <w:highlight w:val="cyan"/>
            <w:rPrChange w:id="41" w:author="lp_ts" w:date="2026-10-30T08:54:00Z" w16du:dateUtc="2026-10-29T23:54:00Z">
              <w:rPr>
                <w:color w:val="000000"/>
              </w:rPr>
            </w:rPrChange>
          </w:rPr>
          <w:t>toWB</w:t>
        </w:r>
        <w:proofErr w:type="spellEnd"/>
        <w:r w:rsidR="005373D5" w:rsidRPr="005373D5">
          <w:rPr>
            <w:rFonts w:hint="eastAsia"/>
            <w:color w:val="000000"/>
            <w:highlight w:val="cyan"/>
            <w:rPrChange w:id="42" w:author="lp_ts" w:date="2026-10-30T08:54:00Z" w16du:dateUtc="2026-10-29T23:54:00Z">
              <w:rPr>
                <w:rFonts w:hint="eastAsia"/>
                <w:color w:val="000000"/>
              </w:rPr>
            </w:rPrChange>
          </w:rPr>
          <w:t>様：</w:t>
        </w:r>
      </w:ins>
      <w:ins w:id="43" w:author="lp_ts" w:date="2026-10-30T08:56:00Z" w16du:dateUtc="2026-10-29T23:56:00Z">
        <w:r w:rsidR="006D6850">
          <w:rPr>
            <w:rFonts w:hint="eastAsia"/>
            <w:color w:val="000000"/>
            <w:highlight w:val="cyan"/>
          </w:rPr>
          <w:t>金額の変更</w:t>
        </w:r>
      </w:ins>
      <w:ins w:id="44" w:author="lp_ts" w:date="2026-10-30T09:00:00Z" w16du:dateUtc="2026-10-30T00:00:00Z">
        <w:r w:rsidR="00383FB2">
          <w:rPr>
            <w:rFonts w:hint="eastAsia"/>
            <w:color w:val="000000"/>
            <w:highlight w:val="cyan"/>
          </w:rPr>
          <w:t>の条項</w:t>
        </w:r>
      </w:ins>
      <w:ins w:id="45" w:author="lp_ts" w:date="2026-10-30T08:56:00Z" w16du:dateUtc="2026-10-29T23:56:00Z">
        <w:r w:rsidR="006D6850">
          <w:rPr>
            <w:rFonts w:hint="eastAsia"/>
            <w:color w:val="000000"/>
            <w:highlight w:val="cyan"/>
          </w:rPr>
          <w:t>につきまして、</w:t>
        </w:r>
      </w:ins>
      <w:ins w:id="46" w:author="lp_ts" w:date="2026-10-30T08:52:00Z" w16du:dateUtc="2026-10-29T23:52:00Z">
        <w:r w:rsidR="005373D5" w:rsidRPr="005373D5">
          <w:rPr>
            <w:rFonts w:hint="eastAsia"/>
            <w:color w:val="000000"/>
            <w:highlight w:val="cyan"/>
            <w:rPrChange w:id="47" w:author="lp_ts" w:date="2026-10-30T08:54:00Z" w16du:dateUtc="2026-10-29T23:54:00Z">
              <w:rPr>
                <w:rFonts w:hint="eastAsia"/>
                <w:color w:val="000000"/>
              </w:rPr>
            </w:rPrChange>
          </w:rPr>
          <w:t>ご趣旨</w:t>
        </w:r>
      </w:ins>
      <w:ins w:id="48" w:author="lp_ts" w:date="2026-10-30T08:53:00Z" w16du:dateUtc="2026-10-29T23:53:00Z">
        <w:r w:rsidR="005373D5" w:rsidRPr="005373D5">
          <w:rPr>
            <w:rFonts w:hint="eastAsia"/>
            <w:color w:val="000000"/>
            <w:highlight w:val="cyan"/>
            <w:rPrChange w:id="49" w:author="lp_ts" w:date="2026-10-30T08:54:00Z" w16du:dateUtc="2026-10-29T23:54:00Z">
              <w:rPr>
                <w:rFonts w:hint="eastAsia"/>
                <w:color w:val="000000"/>
              </w:rPr>
            </w:rPrChange>
          </w:rPr>
          <w:t>は理解いたしますが、今回の基本合意にて定める金額は</w:t>
        </w:r>
      </w:ins>
      <w:ins w:id="50" w:author="lp_ts" w:date="2026-10-30T11:45:00Z" w16du:dateUtc="2026-10-30T02:45:00Z">
        <w:r w:rsidR="007F583D">
          <w:rPr>
            <w:rFonts w:hint="eastAsia"/>
            <w:color w:val="000000"/>
            <w:highlight w:val="cyan"/>
          </w:rPr>
          <w:t>協議を経ての</w:t>
        </w:r>
      </w:ins>
      <w:ins w:id="51" w:author="lp_ts" w:date="2026-10-30T08:53:00Z" w16du:dateUtc="2026-10-29T23:53:00Z">
        <w:r w:rsidR="005373D5" w:rsidRPr="005373D5">
          <w:rPr>
            <w:rFonts w:hint="eastAsia"/>
            <w:color w:val="000000"/>
            <w:highlight w:val="cyan"/>
            <w:rPrChange w:id="52" w:author="lp_ts" w:date="2026-10-30T08:54:00Z" w16du:dateUtc="2026-10-29T23:54:00Z">
              <w:rPr>
                <w:rFonts w:hint="eastAsia"/>
                <w:color w:val="000000"/>
              </w:rPr>
            </w:rPrChange>
          </w:rPr>
          <w:t>最低限の金額目安と思われますので、安易な減額が生じないために、削除させていただきました。ご理解いただけますと幸いです。】</w:t>
        </w:r>
      </w:ins>
    </w:p>
    <w:p w14:paraId="03F2B951" w14:textId="77777777" w:rsidR="00383FB2" w:rsidRDefault="00383FB2">
      <w:pPr>
        <w:widowControl/>
        <w:snapToGrid w:val="0"/>
        <w:spacing w:line="320" w:lineRule="exact"/>
        <w:ind w:leftChars="300" w:left="630"/>
        <w:rPr>
          <w:ins w:id="53" w:author="lp_ts" w:date="2026-10-30T09:00:00Z" w16du:dateUtc="2026-10-30T00:00:00Z"/>
        </w:rPr>
        <w:pPrChange w:id="54" w:author="lp_ts" w:date="2026-10-30T09:05:00Z" w16du:dateUtc="2026-10-30T00:05:00Z">
          <w:pPr>
            <w:widowControl/>
            <w:snapToGrid w:val="0"/>
            <w:spacing w:line="320" w:lineRule="exact"/>
            <w:ind w:leftChars="200" w:left="630" w:hangingChars="100" w:hanging="210"/>
          </w:pPr>
        </w:pPrChange>
      </w:pPr>
    </w:p>
    <w:p w14:paraId="1FF79AF2" w14:textId="35022584" w:rsidR="00DD1070" w:rsidRDefault="006D6850">
      <w:pPr>
        <w:widowControl/>
        <w:snapToGrid w:val="0"/>
        <w:spacing w:line="320" w:lineRule="exact"/>
        <w:ind w:leftChars="200" w:left="630" w:hangingChars="100" w:hanging="210"/>
        <w:rPr>
          <w:ins w:id="55" w:author="lp_ts" w:date="2026-10-30T09:00:00Z" w16du:dateUtc="2026-10-30T00:00:00Z"/>
          <w:color w:val="000000"/>
        </w:rPr>
      </w:pPr>
      <w:ins w:id="56" w:author="lp_ts" w:date="2026-10-30T08:57:00Z" w16du:dateUtc="2026-10-29T23:57:00Z">
        <w:r>
          <w:rPr>
            <w:rFonts w:hint="eastAsia"/>
            <w:color w:val="000000"/>
          </w:rPr>
          <w:t>2</w:t>
        </w:r>
      </w:ins>
      <w:del w:id="57" w:author="lp_ts" w:date="2026-10-30T08:57:00Z" w16du:dateUtc="2026-10-29T23:57:00Z">
        <w:r w:rsidDel="006D6850">
          <w:rPr>
            <w:color w:val="000000"/>
          </w:rPr>
          <w:delText>３</w:delText>
        </w:r>
      </w:del>
      <w:r>
        <w:rPr>
          <w:color w:val="000000"/>
        </w:rPr>
        <w:t xml:space="preserve">　甲、乙及び丙は、本件譲渡価額の最終的な金額及び支払条件について、今期の業績見通しその他の条件を踏まえ、最終契約締結までに協議し合意する。</w:t>
      </w:r>
      <w:ins w:id="200001" w:author="株式会社WineBank" w:date="2026-10-30T09:00:00Z">
        <w:r>
          <w:rPr>
            <w:color w:val="000000"/>
          </w:rPr>
          <w:t xml:space="preserve">なお、買収監査の結果、本件譲渡価額に重大な影響を及ぼす事項が判明した場合には、甲、乙及び丙は、その取扱いについて誠実に協議する。</w:t>
        </w:r>
      </w:ins>
    </w:p>
    <w:p w14:paraId="46C82E2D" w14:textId="50C70716" w:rsidR="00383FB2" w:rsidRDefault="00383FB2" w:rsidP="00383FB2">
      <w:pPr>
        <w:widowControl/>
        <w:snapToGrid w:val="0"/>
        <w:spacing w:line="320" w:lineRule="exact"/>
        <w:ind w:leftChars="200" w:left="630" w:hangingChars="100" w:hanging="210"/>
        <w:rPr>
          <w:ins w:id="58" w:author="lp_ts" w:date="2026-10-30T09:01:00Z" w16du:dateUtc="2026-10-30T00:01:00Z"/>
        </w:rPr>
      </w:pPr>
      <w:ins w:id="59" w:author="lp_ts" w:date="2026-10-30T09:01:00Z" w16du:dateUtc="2026-10-30T00:01:00Z">
        <w:r>
          <w:rPr>
            <w:rFonts w:hint="eastAsia"/>
            <w:color w:val="000000"/>
          </w:rPr>
          <w:t>3</w:t>
        </w:r>
        <w:r>
          <w:rPr>
            <w:color w:val="000000"/>
          </w:rPr>
          <w:t xml:space="preserve">　甲は、</w:t>
        </w:r>
      </w:ins>
      <w:ins w:id="60" w:author="lp_ts" w:date="2026-10-30T09:09:00Z" w16du:dateUtc="2026-10-30T00:09:00Z">
        <w:r>
          <w:rPr>
            <w:rFonts w:hint="eastAsia"/>
            <w:color w:val="000000"/>
          </w:rPr>
          <w:t>第1項に</w:t>
        </w:r>
      </w:ins>
      <w:ins w:id="61" w:author="lp_ts" w:date="2026-10-30T09:17:00Z" w16du:dateUtc="2026-10-30T00:17:00Z">
        <w:r>
          <w:rPr>
            <w:rFonts w:hint="eastAsia"/>
            <w:color w:val="000000"/>
          </w:rPr>
          <w:t>定め</w:t>
        </w:r>
      </w:ins>
      <w:ins w:id="62" w:author="lp_ts" w:date="2026-10-30T09:09:00Z" w16du:dateUtc="2026-10-30T00:09:00Z">
        <w:r>
          <w:rPr>
            <w:rFonts w:hint="eastAsia"/>
            <w:color w:val="000000"/>
          </w:rPr>
          <w:t>る</w:t>
        </w:r>
      </w:ins>
      <w:ins w:id="63" w:author="lp_ts" w:date="2026-10-30T09:02:00Z" w16du:dateUtc="2026-10-30T00:02:00Z">
        <w:r>
          <w:rPr>
            <w:rFonts w:hint="eastAsia"/>
            <w:color w:val="000000"/>
          </w:rPr>
          <w:t>基礎金額50億円の内、35億円については</w:t>
        </w:r>
      </w:ins>
      <w:ins w:id="64" w:author="lp_ts" w:date="2026-10-30T09:01:00Z" w16du:dateUtc="2026-10-30T00:01:00Z">
        <w:r>
          <w:rPr>
            <w:color w:val="000000"/>
          </w:rPr>
          <w:t>本件提携の実行</w:t>
        </w:r>
      </w:ins>
      <w:ins w:id="65" w:author="lp_ts" w:date="2026-10-30T09:02:00Z" w16du:dateUtc="2026-10-30T00:02:00Z">
        <w:r>
          <w:rPr>
            <w:rFonts w:hint="eastAsia"/>
            <w:color w:val="000000"/>
          </w:rPr>
          <w:t>日</w:t>
        </w:r>
      </w:ins>
      <w:ins w:id="66" w:author="lp_ts" w:date="2026-10-30T09:01:00Z" w16du:dateUtc="2026-10-30T00:01:00Z">
        <w:r>
          <w:rPr>
            <w:color w:val="000000"/>
          </w:rPr>
          <w:t>に</w:t>
        </w:r>
      </w:ins>
      <w:ins w:id="67" w:author="lp_ts" w:date="2026-10-30T09:02:00Z" w16du:dateUtc="2026-10-30T00:02:00Z">
        <w:r>
          <w:rPr>
            <w:rFonts w:hint="eastAsia"/>
            <w:color w:val="000000"/>
          </w:rPr>
          <w:t>丙に</w:t>
        </w:r>
      </w:ins>
      <w:ins w:id="68" w:author="lp_ts" w:date="2026-10-30T09:03:00Z" w16du:dateUtc="2026-10-30T00:03:00Z">
        <w:r>
          <w:rPr>
            <w:rFonts w:hint="eastAsia"/>
            <w:color w:val="000000"/>
          </w:rPr>
          <w:t>対して支払うものとし、残金15億円</w:t>
        </w:r>
      </w:ins>
      <w:ins w:id="69" w:author="lp_ts" w:date="2026-10-30T09:04:00Z" w16du:dateUtc="2026-10-30T00:04:00Z">
        <w:r>
          <w:rPr>
            <w:rFonts w:hint="eastAsia"/>
            <w:color w:val="000000"/>
          </w:rPr>
          <w:t>（以下「基礎金額</w:t>
        </w:r>
      </w:ins>
      <w:ins w:id="70" w:author="lp_ts" w:date="2026-10-30T09:05:00Z" w16du:dateUtc="2026-10-30T00:05:00Z">
        <w:r>
          <w:rPr>
            <w:rFonts w:hint="eastAsia"/>
            <w:color w:val="000000"/>
          </w:rPr>
          <w:t>残金」という。</w:t>
        </w:r>
      </w:ins>
      <w:ins w:id="71" w:author="lp_ts" w:date="2026-10-30T09:04:00Z" w16du:dateUtc="2026-10-30T00:04:00Z">
        <w:r>
          <w:rPr>
            <w:rFonts w:hint="eastAsia"/>
            <w:color w:val="000000"/>
          </w:rPr>
          <w:t>）</w:t>
        </w:r>
      </w:ins>
      <w:ins w:id="72" w:author="lp_ts" w:date="2026-10-30T09:03:00Z" w16du:dateUtc="2026-10-30T00:03:00Z">
        <w:r>
          <w:rPr>
            <w:rFonts w:hint="eastAsia"/>
            <w:color w:val="000000"/>
          </w:rPr>
          <w:t>については、2027年3月末</w:t>
        </w:r>
      </w:ins>
      <w:ins w:id="73" w:author="lp_ts" w:date="2026-10-30T09:39:00Z" w16du:dateUtc="2026-10-30T00:39:00Z">
        <w:r w:rsidR="003E62B6">
          <w:rPr>
            <w:rFonts w:hint="eastAsia"/>
            <w:color w:val="000000"/>
          </w:rPr>
          <w:t>日</w:t>
        </w:r>
      </w:ins>
      <w:ins w:id="74" w:author="lp_ts" w:date="2026-10-30T09:03:00Z" w16du:dateUtc="2026-10-30T00:03:00Z">
        <w:r>
          <w:rPr>
            <w:rFonts w:hint="eastAsia"/>
            <w:color w:val="000000"/>
          </w:rPr>
          <w:t>迄に</w:t>
        </w:r>
      </w:ins>
      <w:ins w:id="75" w:author="lp_ts" w:date="2026-10-30T09:01:00Z" w16du:dateUtc="2026-10-30T00:01:00Z">
        <w:r>
          <w:rPr>
            <w:color w:val="000000"/>
          </w:rPr>
          <w:t>丙</w:t>
        </w:r>
      </w:ins>
      <w:ins w:id="76" w:author="lp_ts" w:date="2026-10-30T09:03:00Z" w16du:dateUtc="2026-10-30T00:03:00Z">
        <w:r>
          <w:rPr>
            <w:rFonts w:hint="eastAsia"/>
            <w:color w:val="000000"/>
          </w:rPr>
          <w:t>に対して</w:t>
        </w:r>
      </w:ins>
      <w:ins w:id="77" w:author="lp_ts" w:date="2026-10-30T09:04:00Z" w16du:dateUtc="2026-10-30T00:04:00Z">
        <w:r>
          <w:rPr>
            <w:rFonts w:hint="eastAsia"/>
            <w:color w:val="000000"/>
          </w:rPr>
          <w:t>支払わなければならない。</w:t>
        </w:r>
      </w:ins>
    </w:p>
    <w:p w14:paraId="58FEB9A9" w14:textId="762A06B3" w:rsidR="00383FB2" w:rsidRPr="00383FB2" w:rsidDel="00383FB2" w:rsidRDefault="00383FB2">
      <w:pPr>
        <w:widowControl/>
        <w:snapToGrid w:val="0"/>
        <w:spacing w:line="320" w:lineRule="exact"/>
        <w:ind w:leftChars="200" w:left="630" w:hangingChars="100" w:hanging="210"/>
        <w:rPr>
          <w:del w:id="78" w:author="lp_ts" w:date="2026-10-30T09:01:00Z" w16du:dateUtc="2026-10-30T00:01:00Z"/>
        </w:rPr>
      </w:pPr>
    </w:p>
    <w:p w14:paraId="2280E5B8" w14:textId="139A1D9B" w:rsidR="00383FB2" w:rsidRPr="00383FB2" w:rsidRDefault="002E7021">
      <w:pPr>
        <w:widowControl/>
        <w:snapToGrid w:val="0"/>
        <w:spacing w:line="320" w:lineRule="exact"/>
        <w:ind w:leftChars="200" w:left="630" w:hangingChars="100" w:hanging="210"/>
        <w:rPr>
          <w:color w:val="000000"/>
          <w:rPrChange w:id="79" w:author="lp_ts" w:date="2026-10-30T09:08:00Z" w16du:dateUtc="2026-10-30T00:08:00Z">
            <w:rPr/>
          </w:rPrChange>
        </w:rPr>
      </w:pPr>
      <w:del w:id="80" w:author="lp_ts" w:date="2026-10-30T10:37:00Z" w16du:dateUtc="2026-10-30T01:37:00Z">
        <w:r w:rsidDel="002D4917">
          <w:rPr>
            <w:color w:val="000000"/>
          </w:rPr>
          <w:delText>４　甲、乙及び丙は、</w:delText>
        </w:r>
        <w:r w:rsidDel="002D4917">
          <w:rPr>
            <w:color w:val="000000"/>
          </w:rPr>
          <w:delText>2026</w:delText>
        </w:r>
        <w:r w:rsidDel="002D4917">
          <w:rPr>
            <w:color w:val="000000"/>
          </w:rPr>
          <w:delText>年</w:delText>
        </w:r>
        <w:r w:rsidDel="002D4917">
          <w:rPr>
            <w:color w:val="000000"/>
          </w:rPr>
          <w:delText>12</w:delText>
        </w:r>
        <w:r w:rsidDel="002D4917">
          <w:rPr>
            <w:color w:val="000000"/>
          </w:rPr>
          <w:delText>月の本件提携の実行に合わせ、丙の</w:delText>
        </w:r>
        <w:r w:rsidDel="002D4917">
          <w:rPr>
            <w:color w:val="000000"/>
          </w:rPr>
          <w:delText>3</w:delText>
        </w:r>
        <w:r w:rsidDel="002D4917">
          <w:rPr>
            <w:color w:val="000000"/>
          </w:rPr>
          <w:delText>年間の役員報酬の一部として</w:delText>
        </w:r>
      </w:del>
      <w:del w:id="81" w:author="lp_ts" w:date="2026-10-30T09:12:00Z" w16du:dateUtc="2026-10-30T00:12:00Z">
        <w:r w:rsidDel="00383FB2">
          <w:rPr>
            <w:color w:val="000000"/>
          </w:rPr>
          <w:delText>金</w:delText>
        </w:r>
      </w:del>
      <w:del w:id="82" w:author="lp_ts" w:date="2026-10-30T10:37:00Z" w16du:dateUtc="2026-10-30T01:37:00Z">
        <w:r w:rsidDel="002D4917">
          <w:rPr>
            <w:color w:val="000000"/>
          </w:rPr>
          <w:delText>2</w:delText>
        </w:r>
        <w:r w:rsidDel="002D4917">
          <w:rPr>
            <w:color w:val="000000"/>
          </w:rPr>
          <w:delText>億</w:delText>
        </w:r>
        <w:r w:rsidDel="002D4917">
          <w:rPr>
            <w:color w:val="000000"/>
          </w:rPr>
          <w:delText>2,500</w:delText>
        </w:r>
        <w:r w:rsidDel="002D4917">
          <w:rPr>
            <w:color w:val="000000"/>
          </w:rPr>
          <w:delText>万円（</w:delText>
        </w:r>
        <w:r w:rsidDel="002D4917">
          <w:rPr>
            <w:color w:val="000000"/>
          </w:rPr>
          <w:delText>7,500</w:delText>
        </w:r>
        <w:r w:rsidDel="002D4917">
          <w:rPr>
            <w:color w:val="000000"/>
          </w:rPr>
          <w:delText>万円</w:delText>
        </w:r>
        <w:r w:rsidDel="002D4917">
          <w:rPr>
            <w:color w:val="000000"/>
          </w:rPr>
          <w:delText>×3</w:delText>
        </w:r>
        <w:r w:rsidDel="002D4917">
          <w:rPr>
            <w:color w:val="000000"/>
          </w:rPr>
          <w:delText>年）を前払いする案について協議する。支払義務者、支払日、対象期間、支給手続、税務上の取扱い及び</w:delText>
        </w:r>
        <w:r w:rsidDel="002D4917">
          <w:rPr>
            <w:color w:val="000000"/>
          </w:rPr>
          <w:delText>2</w:delText>
        </w:r>
        <w:r w:rsidDel="002D4917">
          <w:rPr>
            <w:color w:val="000000"/>
          </w:rPr>
          <w:delText>年でロックアップを終了する場合等の取扱いは未確定とし、最終契約及び関係契約において定める。</w:delText>
        </w:r>
      </w:del>
      <w:ins w:id="83" w:author="lp_ts" w:date="2026-10-30T10:37:00Z" w16du:dateUtc="2026-10-30T01:37:00Z">
        <w:r w:rsidR="002D4917">
          <w:rPr>
            <w:rFonts w:hint="eastAsia"/>
            <w:color w:val="000000"/>
          </w:rPr>
          <w:t>4</w:t>
        </w:r>
      </w:ins>
      <w:ins w:id="84" w:author="lp_ts" w:date="2026-10-30T09:07:00Z" w16du:dateUtc="2026-10-30T00:07:00Z">
        <w:r w:rsidR="00383FB2">
          <w:rPr>
            <w:rFonts w:hint="eastAsia"/>
            <w:color w:val="000000"/>
          </w:rPr>
          <w:t xml:space="preserve">　</w:t>
        </w:r>
      </w:ins>
      <w:ins w:id="85" w:author="lp_ts" w:date="2026-10-30T09:09:00Z" w16du:dateUtc="2026-10-30T00:09:00Z">
        <w:r w:rsidR="00383FB2">
          <w:rPr>
            <w:rFonts w:hint="eastAsia"/>
            <w:color w:val="000000"/>
          </w:rPr>
          <w:t>甲は、</w:t>
        </w:r>
      </w:ins>
      <w:ins w:id="86" w:author="lp_ts" w:date="2026-10-30T09:16:00Z" w16du:dateUtc="2026-10-30T00:16:00Z">
        <w:r w:rsidR="00383FB2">
          <w:rPr>
            <w:rFonts w:hint="eastAsia"/>
            <w:color w:val="000000"/>
          </w:rPr>
          <w:t>第1項</w:t>
        </w:r>
      </w:ins>
      <w:ins w:id="87" w:author="lp_ts" w:date="2026-10-30T09:17:00Z" w16du:dateUtc="2026-10-30T00:17:00Z">
        <w:r w:rsidR="00383FB2">
          <w:rPr>
            <w:rFonts w:hint="eastAsia"/>
            <w:color w:val="000000"/>
          </w:rPr>
          <w:t>に定める</w:t>
        </w:r>
      </w:ins>
      <w:ins w:id="88" w:author="lp_ts" w:date="2026-10-30T09:22:00Z" w16du:dateUtc="2026-10-30T00:22:00Z">
        <w:r w:rsidR="00383FB2">
          <w:rPr>
            <w:rFonts w:hint="eastAsia"/>
            <w:color w:val="000000"/>
          </w:rPr>
          <w:t>追加の対価として、</w:t>
        </w:r>
      </w:ins>
      <w:ins w:id="89" w:author="lp_ts" w:date="2026-10-30T09:14:00Z" w16du:dateUtc="2026-10-30T00:14:00Z">
        <w:r w:rsidR="00383FB2">
          <w:rPr>
            <w:rFonts w:hint="eastAsia"/>
            <w:color w:val="000000"/>
          </w:rPr>
          <w:t>最終契約締結日の3年</w:t>
        </w:r>
      </w:ins>
      <w:ins w:id="90" w:author="lp_ts" w:date="2026-10-30T09:40:00Z" w16du:dateUtc="2026-10-30T00:40:00Z">
        <w:r w:rsidR="003E62B6">
          <w:rPr>
            <w:rFonts w:hint="eastAsia"/>
            <w:color w:val="000000"/>
          </w:rPr>
          <w:t>を経過する日</w:t>
        </w:r>
      </w:ins>
      <w:ins w:id="91" w:author="lp_ts" w:date="2026-10-30T09:39:00Z" w16du:dateUtc="2026-10-30T00:39:00Z">
        <w:r w:rsidR="003E62B6">
          <w:rPr>
            <w:rFonts w:hint="eastAsia"/>
            <w:color w:val="000000"/>
          </w:rPr>
          <w:t>迄</w:t>
        </w:r>
      </w:ins>
      <w:ins w:id="92" w:author="lp_ts" w:date="2026-10-30T09:14:00Z" w16du:dateUtc="2026-10-30T00:14:00Z">
        <w:r w:rsidR="00383FB2">
          <w:rPr>
            <w:rFonts w:hint="eastAsia"/>
            <w:color w:val="000000"/>
          </w:rPr>
          <w:t>に</w:t>
        </w:r>
      </w:ins>
      <w:ins w:id="93" w:author="lp_ts" w:date="2026-10-30T09:16:00Z" w16du:dateUtc="2026-10-30T00:16:00Z">
        <w:r w:rsidR="00383FB2">
          <w:rPr>
            <w:rFonts w:hint="eastAsia"/>
            <w:color w:val="000000"/>
          </w:rPr>
          <w:t>5億円を</w:t>
        </w:r>
      </w:ins>
      <w:ins w:id="94" w:author="lp_ts" w:date="2026-10-30T09:17:00Z" w16du:dateUtc="2026-10-30T00:17:00Z">
        <w:r w:rsidR="00383FB2">
          <w:rPr>
            <w:rFonts w:hint="eastAsia"/>
            <w:color w:val="000000"/>
          </w:rPr>
          <w:t>丙に対して</w:t>
        </w:r>
      </w:ins>
      <w:ins w:id="95" w:author="lp_ts" w:date="2026-10-30T09:22:00Z" w16du:dateUtc="2026-10-30T00:22:00Z">
        <w:r w:rsidR="00383FB2">
          <w:rPr>
            <w:rFonts w:hint="eastAsia"/>
            <w:color w:val="000000"/>
          </w:rPr>
          <w:t>支払わ</w:t>
        </w:r>
      </w:ins>
      <w:ins w:id="96" w:author="lp_ts" w:date="2026-10-30T09:17:00Z" w16du:dateUtc="2026-10-30T00:17:00Z">
        <w:r w:rsidR="00383FB2">
          <w:rPr>
            <w:rFonts w:hint="eastAsia"/>
            <w:color w:val="000000"/>
          </w:rPr>
          <w:t>なければならない</w:t>
        </w:r>
      </w:ins>
      <w:ins w:id="97" w:author="lp_ts" w:date="2026-10-30T09:41:00Z" w16du:dateUtc="2026-10-30T00:41:00Z">
        <w:r w:rsidR="00794833">
          <w:rPr>
            <w:rFonts w:hint="eastAsia"/>
            <w:color w:val="000000"/>
          </w:rPr>
          <w:t>（以下「追加対価」という。）</w:t>
        </w:r>
      </w:ins>
      <w:ins w:id="98" w:author="lp_ts" w:date="2026-10-30T09:18:00Z" w16du:dateUtc="2026-10-30T00:18:00Z">
        <w:r w:rsidR="00383FB2">
          <w:rPr>
            <w:rFonts w:hint="eastAsia"/>
            <w:color w:val="000000"/>
          </w:rPr>
          <w:t>。</w:t>
        </w:r>
      </w:ins>
      <w:ins w:id="99" w:author="lp_ts" w:date="2026-10-30T11:07:00Z" w16du:dateUtc="2026-10-30T02:07:00Z">
        <w:r w:rsidR="003C0340">
          <w:rPr>
            <w:rFonts w:hint="eastAsia"/>
            <w:color w:val="000000"/>
          </w:rPr>
          <w:t>なお、</w:t>
        </w:r>
      </w:ins>
      <w:ins w:id="100" w:author="lp_ts" w:date="2026-10-30T11:08:00Z" w16du:dateUtc="2026-10-30T02:08:00Z">
        <w:r w:rsidR="003C0340">
          <w:rPr>
            <w:rFonts w:hint="eastAsia"/>
            <w:color w:val="000000"/>
          </w:rPr>
          <w:t>追加対価は</w:t>
        </w:r>
      </w:ins>
      <w:ins w:id="101" w:author="lp_ts" w:date="2026-10-30T11:09:00Z" w16du:dateUtc="2026-10-30T02:09:00Z">
        <w:r w:rsidR="003C0340">
          <w:rPr>
            <w:rFonts w:hint="eastAsia"/>
            <w:color w:val="000000"/>
          </w:rPr>
          <w:t>本件提携後における丙の乙に対する経営関与</w:t>
        </w:r>
      </w:ins>
      <w:ins w:id="102" w:author="lp_ts" w:date="2026-10-30T11:10:00Z" w16du:dateUtc="2026-10-30T02:10:00Z">
        <w:r w:rsidR="003C0340">
          <w:rPr>
            <w:rFonts w:hint="eastAsia"/>
            <w:color w:val="000000"/>
          </w:rPr>
          <w:t>の程度</w:t>
        </w:r>
      </w:ins>
      <w:ins w:id="103" w:author="lp_ts" w:date="2026-10-30T11:11:00Z" w16du:dateUtc="2026-10-30T02:11:00Z">
        <w:r w:rsidR="003C0340">
          <w:rPr>
            <w:rFonts w:hint="eastAsia"/>
            <w:color w:val="000000"/>
          </w:rPr>
          <w:t>及び</w:t>
        </w:r>
      </w:ins>
      <w:ins w:id="104" w:author="lp_ts" w:date="2026-10-30T11:10:00Z" w16du:dateUtc="2026-10-30T02:10:00Z">
        <w:r w:rsidR="003C0340">
          <w:rPr>
            <w:rFonts w:hint="eastAsia"/>
            <w:color w:val="000000"/>
          </w:rPr>
          <w:t>乙の業績</w:t>
        </w:r>
      </w:ins>
      <w:ins w:id="105" w:author="lp_ts" w:date="2026-10-30T11:09:00Z" w16du:dateUtc="2026-10-30T02:09:00Z">
        <w:r w:rsidR="003C0340">
          <w:rPr>
            <w:rFonts w:hint="eastAsia"/>
            <w:color w:val="000000"/>
          </w:rPr>
          <w:t>等により影響を受けるものではない</w:t>
        </w:r>
      </w:ins>
      <w:ins w:id="106" w:author="lp_ts" w:date="2026-10-30T11:46:00Z" w16du:dateUtc="2026-10-30T02:46:00Z">
        <w:r w:rsidR="00877648">
          <w:rPr>
            <w:rFonts w:hint="eastAsia"/>
            <w:color w:val="000000"/>
          </w:rPr>
          <w:t>、</w:t>
        </w:r>
      </w:ins>
      <w:ins w:id="107" w:author="lp_ts" w:date="2026-10-30T11:11:00Z" w16du:dateUtc="2026-10-30T02:11:00Z">
        <w:r w:rsidR="003C0340">
          <w:rPr>
            <w:rFonts w:hint="eastAsia"/>
            <w:color w:val="000000"/>
          </w:rPr>
          <w:t>無条件で支払われる</w:t>
        </w:r>
      </w:ins>
      <w:ins w:id="108" w:author="lp_ts" w:date="2026-10-30T11:10:00Z" w16du:dateUtc="2026-10-30T02:10:00Z">
        <w:r w:rsidR="003C0340">
          <w:rPr>
            <w:rFonts w:hint="eastAsia"/>
            <w:color w:val="000000"/>
          </w:rPr>
          <w:t>ものとする。</w:t>
        </w:r>
      </w:ins>
      <w:ins w:id="109" w:author="lp_ts" w:date="2026-10-30T11:35:00Z" w16du:dateUtc="2026-10-30T02:35:00Z">
        <w:r w:rsidR="00034FDD" w:rsidRPr="00133469">
          <w:rPr>
            <w:rFonts w:hint="eastAsia"/>
            <w:color w:val="000000"/>
            <w:highlight w:val="cyan"/>
          </w:rPr>
          <w:t>【</w:t>
        </w:r>
        <w:proofErr w:type="spellStart"/>
        <w:r w:rsidR="00034FDD" w:rsidRPr="00133469">
          <w:rPr>
            <w:rFonts w:hint="eastAsia"/>
            <w:color w:val="000000"/>
            <w:highlight w:val="cyan"/>
          </w:rPr>
          <w:t>toWB</w:t>
        </w:r>
        <w:proofErr w:type="spellEnd"/>
        <w:r w:rsidR="00034FDD" w:rsidRPr="00133469">
          <w:rPr>
            <w:rFonts w:hint="eastAsia"/>
            <w:color w:val="000000"/>
            <w:highlight w:val="cyan"/>
          </w:rPr>
          <w:t>様：</w:t>
        </w:r>
      </w:ins>
      <w:ins w:id="110" w:author="lp_ts" w:date="2026-10-30T11:36:00Z" w16du:dateUtc="2026-10-30T02:36:00Z">
        <w:r w:rsidR="00034FDD">
          <w:rPr>
            <w:rFonts w:hint="eastAsia"/>
            <w:color w:val="000000"/>
            <w:highlight w:val="cyan"/>
          </w:rPr>
          <w:t>株式</w:t>
        </w:r>
      </w:ins>
      <w:ins w:id="111" w:author="lp_ts" w:date="2026-10-30T11:35:00Z" w16du:dateUtc="2026-10-30T02:35:00Z">
        <w:r w:rsidR="00034FDD">
          <w:rPr>
            <w:rFonts w:hint="eastAsia"/>
            <w:color w:val="000000"/>
            <w:highlight w:val="cyan"/>
          </w:rPr>
          <w:t>譲渡</w:t>
        </w:r>
      </w:ins>
      <w:ins w:id="112" w:author="lp_ts" w:date="2026-10-30T11:36:00Z" w16du:dateUtc="2026-10-30T02:36:00Z">
        <w:r w:rsidR="00034FDD">
          <w:rPr>
            <w:rFonts w:hint="eastAsia"/>
            <w:color w:val="000000"/>
            <w:highlight w:val="cyan"/>
          </w:rPr>
          <w:t>の対価であることを明確にするため、無条件である旨を明確化させていただいております。】</w:t>
        </w:r>
      </w:ins>
    </w:p>
    <w:p w14:paraId="1066A7F0" w14:textId="4605ED09" w:rsidR="00DD1070" w:rsidDel="006E7ED7" w:rsidRDefault="002D4917">
      <w:pPr>
        <w:widowControl/>
        <w:snapToGrid w:val="0"/>
        <w:spacing w:line="320" w:lineRule="exact"/>
        <w:ind w:leftChars="200" w:left="630" w:hangingChars="100" w:hanging="210"/>
        <w:rPr>
          <w:del w:id="113" w:author="lp_ts" w:date="2026-10-30T09:24:00Z" w16du:dateUtc="2026-10-30T00:24:00Z"/>
        </w:rPr>
      </w:pPr>
      <w:ins w:id="114" w:author="lp_ts" w:date="2026-10-30T10:37:00Z" w16du:dateUtc="2026-10-30T01:37:00Z">
        <w:r>
          <w:rPr>
            <w:rFonts w:hint="eastAsia"/>
            <w:color w:val="000000"/>
          </w:rPr>
          <w:lastRenderedPageBreak/>
          <w:t>5</w:t>
        </w:r>
      </w:ins>
      <w:ins w:id="115" w:author="lp_ts" w:date="2026-10-30T09:25:00Z" w16du:dateUtc="2026-10-30T00:25:00Z">
        <w:r w:rsidR="006E7ED7">
          <w:rPr>
            <w:rFonts w:hint="eastAsia"/>
            <w:color w:val="000000"/>
          </w:rPr>
          <w:t xml:space="preserve">　</w:t>
        </w:r>
        <w:r w:rsidR="00376296">
          <w:rPr>
            <w:rFonts w:hint="eastAsia"/>
            <w:color w:val="000000"/>
          </w:rPr>
          <w:t>甲は、</w:t>
        </w:r>
      </w:ins>
      <w:ins w:id="116" w:author="lp_ts" w:date="2026-10-30T09:26:00Z" w16du:dateUtc="2026-10-30T00:26:00Z">
        <w:del w:id="200002" w:author="株式会社WineBank" w:date="2026-10-30T09:00:00Z">
          <w:r w:rsidR="00376296">
            <w:rPr>
              <w:rFonts w:hint="eastAsia"/>
              <w:color w:val="000000"/>
            </w:rPr>
            <w:delText xml:space="preserve">丙に対する</w:delText>
          </w:r>
        </w:del>
      </w:ins>
      <w:ins w:id="117" w:author="lp_ts" w:date="2026-10-30T09:25:00Z" w16du:dateUtc="2026-10-30T00:25:00Z">
        <w:del w:id="200003" w:author="株式会社WineBank" w:date="2026-10-30T09:00:00Z">
          <w:r w:rsidR="00376296">
            <w:rPr>
              <w:rFonts w:hint="eastAsia"/>
              <w:color w:val="000000"/>
            </w:rPr>
            <w:delText xml:space="preserve">基礎金額残金及び</w:delText>
          </w:r>
        </w:del>
      </w:ins>
      <w:ins w:id="118" w:author="lp_ts" w:date="2026-10-30T09:26:00Z" w16du:dateUtc="2026-10-30T00:26:00Z">
        <w:del w:id="200004" w:author="株式会社WineBank" w:date="2026-10-30T09:00:00Z">
          <w:r w:rsidR="00376296">
            <w:rPr>
              <w:rFonts w:hint="eastAsia"/>
              <w:color w:val="000000"/>
            </w:rPr>
            <w:delText xml:space="preserve">追加対価の支払いを確実にするため、</w:delText>
          </w:r>
        </w:del>
      </w:ins>
      <w:ins w:id="119" w:author="lp_ts" w:date="2026-10-30T09:27:00Z" w16du:dateUtc="2026-10-30T00:27:00Z">
        <w:del w:id="200005" w:author="株式会社WineBank" w:date="2026-10-30T09:00:00Z">
          <w:r w:rsidR="00376296" w:rsidRPr="00376296">
            <w:rPr>
              <w:color w:val="000000"/>
            </w:rPr>
            <w:delText xml:space="preserve">最終契約締結までに</w:delText>
          </w:r>
        </w:del>
        <w:del w:id="200006" w:author="株式会社WineBank" w:date="2026-10-30T09:00:00Z">
          <w:r w:rsidR="00376296">
            <w:rPr>
              <w:rFonts w:hint="eastAsia"/>
              <w:color w:val="000000"/>
            </w:rPr>
            <w:delText xml:space="preserve">適切な担保を</w:delText>
          </w:r>
        </w:del>
      </w:ins>
      <w:ins w:id="120" w:author="lp_ts" w:date="2026-10-30T09:28:00Z" w16du:dateUtc="2026-10-30T00:28:00Z">
        <w:del w:id="200007" w:author="株式会社WineBank" w:date="2026-10-30T09:00:00Z">
          <w:r w:rsidR="00376296">
            <w:rPr>
              <w:rFonts w:hint="eastAsia"/>
              <w:color w:val="000000"/>
            </w:rPr>
            <w:delText xml:space="preserve">整え</w:delText>
          </w:r>
        </w:del>
      </w:ins>
      <w:ins w:id="121" w:author="lp_ts" w:date="2026-10-30T09:27:00Z" w16du:dateUtc="2026-10-30T00:27:00Z">
        <w:del w:id="200008" w:author="株式会社WineBank" w:date="2026-10-30T09:00:00Z">
          <w:r w:rsidR="00376296">
            <w:rPr>
              <w:rFonts w:hint="eastAsia"/>
              <w:color w:val="000000"/>
            </w:rPr>
            <w:delText xml:space="preserve">、丙に対して</w:delText>
          </w:r>
        </w:del>
      </w:ins>
      <w:ins w:id="122" w:author="lp_ts" w:date="2026-10-30T09:28:00Z" w16du:dateUtc="2026-10-30T00:28:00Z">
        <w:del w:id="200009" w:author="株式会社WineBank" w:date="2026-10-30T09:00:00Z">
          <w:r w:rsidR="00376296">
            <w:rPr>
              <w:rFonts w:hint="eastAsia"/>
              <w:color w:val="000000"/>
            </w:rPr>
            <w:delText xml:space="preserve">提案しなければならない。</w:delText>
          </w:r>
        </w:del>
      </w:ins>
      <w:ins w:id="200010" w:author="株式会社WineBank" w:date="2026-10-30T09:00:00Z">
        <w:r>
          <w:rPr>
            <w:rFonts w:hint="eastAsia"/>
            <w:color w:val="000000"/>
          </w:rPr>
          <w:t xml:space="preserve">基礎金額残金及び追加対価の支払いを確保する方法について、甲の資金調達先となる金融機関の了承を得られる範囲で、最終契約締結までに丙と協議する。なお、当該方法には、甲の指定する者が支払う場合における甲による保証を含み、甲の役員個人による保証は含まないものとする。</w:t>
        </w:r>
      </w:ins>
      <w:ins w:id="123" w:author="lp_ts" w:date="2026-10-30T09:42:00Z" w16du:dateUtc="2026-10-30T00:42:00Z">
        <w:r w:rsidR="00956BF0" w:rsidRPr="00133469">
          <w:rPr>
            <w:rFonts w:hint="eastAsia"/>
            <w:color w:val="000000"/>
            <w:highlight w:val="cyan"/>
          </w:rPr>
          <w:t>【</w:t>
        </w:r>
        <w:proofErr w:type="spellStart"/>
        <w:r w:rsidR="00956BF0" w:rsidRPr="00133469">
          <w:rPr>
            <w:rFonts w:hint="eastAsia"/>
            <w:color w:val="000000"/>
            <w:highlight w:val="cyan"/>
          </w:rPr>
          <w:t>toWB</w:t>
        </w:r>
        <w:proofErr w:type="spellEnd"/>
        <w:r w:rsidR="00956BF0" w:rsidRPr="00133469">
          <w:rPr>
            <w:rFonts w:hint="eastAsia"/>
            <w:color w:val="000000"/>
            <w:highlight w:val="cyan"/>
          </w:rPr>
          <w:t>様：</w:t>
        </w:r>
        <w:r w:rsidR="00956BF0">
          <w:rPr>
            <w:rFonts w:hint="eastAsia"/>
            <w:color w:val="000000"/>
            <w:highlight w:val="cyan"/>
          </w:rPr>
          <w:t>通常、M&amp;Aの対価はクロージング日に一括払いが多いところ、今回は分割払い</w:t>
        </w:r>
      </w:ins>
      <w:ins w:id="124" w:author="lp_ts" w:date="2026-10-30T09:43:00Z" w16du:dateUtc="2026-10-30T00:43:00Z">
        <w:r w:rsidR="00956BF0">
          <w:rPr>
            <w:rFonts w:hint="eastAsia"/>
            <w:color w:val="000000"/>
            <w:highlight w:val="cyan"/>
          </w:rPr>
          <w:t>による支払い方法にて調整となっております。このため、</w:t>
        </w:r>
      </w:ins>
      <w:ins w:id="125" w:author="lp_ts" w:date="2026-10-30T09:44:00Z" w16du:dateUtc="2026-10-30T00:44:00Z">
        <w:r w:rsidR="00956BF0">
          <w:rPr>
            <w:rFonts w:hint="eastAsia"/>
            <w:color w:val="000000"/>
            <w:highlight w:val="cyan"/>
          </w:rPr>
          <w:t>買主側の履行</w:t>
        </w:r>
      </w:ins>
      <w:ins w:id="126" w:author="lp_ts" w:date="2026-10-30T09:43:00Z" w16du:dateUtc="2026-10-30T00:43:00Z">
        <w:r w:rsidR="00956BF0">
          <w:rPr>
            <w:rFonts w:hint="eastAsia"/>
            <w:color w:val="000000"/>
            <w:highlight w:val="cyan"/>
          </w:rPr>
          <w:t>を</w:t>
        </w:r>
      </w:ins>
      <w:ins w:id="127" w:author="lp_ts" w:date="2026-10-30T09:44:00Z" w16du:dateUtc="2026-10-30T00:44:00Z">
        <w:r w:rsidR="00956BF0">
          <w:rPr>
            <w:rFonts w:hint="eastAsia"/>
            <w:color w:val="000000"/>
            <w:highlight w:val="cyan"/>
          </w:rPr>
          <w:t>確実に</w:t>
        </w:r>
      </w:ins>
      <w:ins w:id="128" w:author="lp_ts" w:date="2026-10-30T09:43:00Z" w16du:dateUtc="2026-10-30T00:43:00Z">
        <w:r w:rsidR="00956BF0">
          <w:rPr>
            <w:rFonts w:hint="eastAsia"/>
            <w:color w:val="000000"/>
            <w:highlight w:val="cyan"/>
          </w:rPr>
          <w:t>する</w:t>
        </w:r>
      </w:ins>
      <w:ins w:id="129" w:author="lp_ts" w:date="2026-10-30T09:44:00Z" w16du:dateUtc="2026-10-30T00:44:00Z">
        <w:r w:rsidR="00956BF0">
          <w:rPr>
            <w:rFonts w:hint="eastAsia"/>
            <w:color w:val="000000"/>
            <w:highlight w:val="cyan"/>
          </w:rPr>
          <w:t>ため、</w:t>
        </w:r>
        <w:r w:rsidR="007B3ED6">
          <w:rPr>
            <w:rFonts w:hint="eastAsia"/>
            <w:color w:val="000000"/>
            <w:highlight w:val="cyan"/>
          </w:rPr>
          <w:t>銀行に対する担保</w:t>
        </w:r>
      </w:ins>
      <w:ins w:id="130" w:author="lp_ts" w:date="2026-10-30T09:45:00Z" w16du:dateUtc="2026-10-30T00:45:00Z">
        <w:r w:rsidR="007B3ED6">
          <w:rPr>
            <w:rFonts w:hint="eastAsia"/>
            <w:color w:val="000000"/>
            <w:highlight w:val="cyan"/>
          </w:rPr>
          <w:t>とは別で、</w:t>
        </w:r>
      </w:ins>
      <w:ins w:id="131" w:author="lp_ts" w:date="2026-10-30T09:44:00Z" w16du:dateUtc="2026-10-30T00:44:00Z">
        <w:r w:rsidR="00956BF0">
          <w:rPr>
            <w:rFonts w:hint="eastAsia"/>
            <w:color w:val="000000"/>
            <w:highlight w:val="cyan"/>
          </w:rPr>
          <w:t>人的・物的な担保等をご準備できますと幸いです。】</w:t>
        </w:r>
      </w:ins>
      <w:del w:id="132" w:author="lp_ts" w:date="2026-10-30T09:24:00Z" w16du:dateUtc="2026-10-30T00:24:00Z">
        <w:r w:rsidDel="006E7ED7">
          <w:rPr>
            <w:color w:val="000000"/>
          </w:rPr>
          <w:delText>５　甲、乙及び丙は、第1項に掲げる基礎金額及び</w:delText>
        </w:r>
      </w:del>
      <w:del w:id="133" w:author="lp_ts" w:date="2026-10-30T09:07:00Z" w16du:dateUtc="2026-10-30T00:07:00Z">
        <w:r w:rsidDel="00383FB2">
          <w:rPr>
            <w:color w:val="000000"/>
          </w:rPr>
          <w:delText>前項の</w:delText>
        </w:r>
      </w:del>
      <w:del w:id="134" w:author="lp_ts" w:date="2026-10-30T09:24:00Z" w16du:dateUtc="2026-10-30T00:24:00Z">
        <w:r w:rsidDel="006E7ED7">
          <w:rPr>
            <w:color w:val="000000"/>
          </w:rPr>
          <w:delText>前払</w:delText>
        </w:r>
      </w:del>
      <w:del w:id="135" w:author="lp_ts" w:date="2026-10-30T09:07:00Z" w16du:dateUtc="2026-10-30T00:07:00Z">
        <w:r w:rsidDel="00383FB2">
          <w:rPr>
            <w:color w:val="000000"/>
          </w:rPr>
          <w:delText>役員</w:delText>
        </w:r>
      </w:del>
      <w:del w:id="136" w:author="lp_ts" w:date="2026-10-30T09:24:00Z" w16du:dateUtc="2026-10-30T00:24:00Z">
        <w:r w:rsidDel="006E7ED7">
          <w:rPr>
            <w:color w:val="000000"/>
          </w:rPr>
          <w:delText>報酬を含む本件提携実行時の経済条件について、協議・調整を行う。</w:delText>
        </w:r>
      </w:del>
      <w:del w:id="137" w:author="lp_ts" w:date="2026-10-30T09:23:00Z" w16du:dateUtc="2026-10-30T00:23:00Z">
        <w:r w:rsidDel="006E7ED7">
          <w:rPr>
            <w:color w:val="000000"/>
          </w:rPr>
          <w:delText>第6項の</w:delText>
        </w:r>
      </w:del>
      <w:del w:id="138" w:author="lp_ts" w:date="2026-10-30T08:59:00Z" w16du:dateUtc="2026-10-29T23:59:00Z">
        <w:r w:rsidDel="00383FB2">
          <w:rPr>
            <w:color w:val="000000"/>
          </w:rPr>
          <w:delText>条件付きの</w:delText>
        </w:r>
      </w:del>
      <w:del w:id="139" w:author="lp_ts" w:date="2026-10-30T09:24:00Z" w16du:dateUtc="2026-10-30T00:24:00Z">
        <w:r w:rsidDel="006E7ED7">
          <w:rPr>
            <w:color w:val="000000"/>
          </w:rPr>
          <w:delText>追加</w:delText>
        </w:r>
      </w:del>
      <w:del w:id="140" w:author="lp_ts" w:date="2026-10-30T09:23:00Z" w16du:dateUtc="2026-10-30T00:23:00Z">
        <w:r w:rsidDel="006E7ED7">
          <w:rPr>
            <w:color w:val="000000"/>
          </w:rPr>
          <w:delText>支払い</w:delText>
        </w:r>
      </w:del>
      <w:del w:id="141" w:author="lp_ts" w:date="2026-10-30T09:24:00Z" w16du:dateUtc="2026-10-30T00:24:00Z">
        <w:r w:rsidDel="006E7ED7">
          <w:rPr>
            <w:color w:val="000000"/>
          </w:rPr>
          <w:delText>については、本件提携実行時の支払いとは別に協議する。最終的な金額、内訳及び支払条件は、最終契約及び関係契約において定める。</w:delText>
        </w:r>
      </w:del>
    </w:p>
    <w:p w14:paraId="4D455E0E" w14:textId="63A32A56" w:rsidR="00DD1070" w:rsidDel="006E7ED7" w:rsidRDefault="002E7021">
      <w:pPr>
        <w:widowControl/>
        <w:snapToGrid w:val="0"/>
        <w:spacing w:line="320" w:lineRule="exact"/>
        <w:ind w:leftChars="200" w:left="630" w:hangingChars="100" w:hanging="210"/>
        <w:rPr>
          <w:del w:id="142" w:author="lp_ts" w:date="2026-10-30T09:25:00Z" w16du:dateUtc="2026-10-30T00:25:00Z"/>
        </w:rPr>
      </w:pPr>
      <w:del w:id="143" w:author="lp_ts" w:date="2026-10-30T09:25:00Z" w16du:dateUtc="2026-10-30T00:25:00Z">
        <w:r w:rsidDel="006E7ED7">
          <w:rPr>
            <w:color w:val="000000"/>
          </w:rPr>
          <w:delText>６　甲、乙及び丙は、「</w:delText>
        </w:r>
        <w:r w:rsidDel="006E7ED7">
          <w:rPr>
            <w:color w:val="000000"/>
          </w:rPr>
          <w:delText>4</w:delText>
        </w:r>
        <w:r w:rsidDel="006E7ED7">
          <w:rPr>
            <w:color w:val="000000"/>
          </w:rPr>
          <w:delText>年後」及び「</w:delText>
        </w:r>
        <w:r w:rsidDel="006E7ED7">
          <w:rPr>
            <w:color w:val="000000"/>
          </w:rPr>
          <w:delText>5</w:delText>
        </w:r>
        <w:r w:rsidDel="006E7ED7">
          <w:rPr>
            <w:color w:val="000000"/>
          </w:rPr>
          <w:delText>年後」に、カンテサンスのミシュラン三つ星を条件とし、勤務条件を設けず、それぞれ金</w:delText>
        </w:r>
        <w:r w:rsidDel="006E7ED7">
          <w:rPr>
            <w:color w:val="000000"/>
          </w:rPr>
          <w:delText>4</w:delText>
        </w:r>
        <w:r w:rsidDel="006E7ED7">
          <w:rPr>
            <w:color w:val="000000"/>
          </w:rPr>
          <w:delText>億円（役員報酬を含む。）を追加で支払う案を基礎として協議する。期間の起算日、各支払日、各回の三つ星の判定時点・方法、評価変動時の取扱い、支払義務者、受領者、株式譲渡代金と役員報酬の内訳及び支払確保の方法は、最終契約及び関係契約において定める。</w:delText>
        </w:r>
      </w:del>
    </w:p>
    <w:p w14:paraId="370EA9A9" w14:textId="77777777" w:rsidR="006E7ED7" w:rsidRDefault="006E7ED7">
      <w:pPr>
        <w:widowControl/>
        <w:snapToGrid w:val="0"/>
        <w:spacing w:line="320" w:lineRule="exact"/>
        <w:ind w:leftChars="200" w:left="630" w:hangingChars="100" w:hanging="210"/>
        <w:rPr>
          <w:ins w:id="144" w:author="lp_ts" w:date="2026-10-30T09:25:00Z" w16du:dateUtc="2026-10-30T00:25:00Z"/>
          <w:color w:val="000000"/>
        </w:rPr>
      </w:pPr>
    </w:p>
    <w:p w14:paraId="79361DF1" w14:textId="100251BE" w:rsidR="00DD1070" w:rsidRDefault="002D4917">
      <w:pPr>
        <w:widowControl/>
        <w:snapToGrid w:val="0"/>
        <w:spacing w:line="320" w:lineRule="exact"/>
        <w:ind w:leftChars="200" w:left="630" w:hangingChars="100" w:hanging="210"/>
      </w:pPr>
      <w:ins w:id="145" w:author="lp_ts" w:date="2026-10-30T10:38:00Z" w16du:dateUtc="2026-10-30T01:38:00Z">
        <w:r>
          <w:rPr>
            <w:rFonts w:hint="eastAsia"/>
            <w:color w:val="000000"/>
          </w:rPr>
          <w:t>6</w:t>
        </w:r>
      </w:ins>
      <w:del w:id="146" w:author="lp_ts" w:date="2026-10-30T10:38:00Z" w16du:dateUtc="2026-10-30T01:38:00Z">
        <w:r w:rsidDel="002D4917">
          <w:rPr>
            <w:color w:val="000000"/>
          </w:rPr>
          <w:delText>７</w:delText>
        </w:r>
      </w:del>
      <w:r>
        <w:rPr>
          <w:color w:val="000000"/>
        </w:rPr>
        <w:t xml:space="preserve">　甲、乙及び丙は、</w:t>
      </w:r>
      <w:ins w:id="147" w:author="lp_ts" w:date="2026-10-30T09:29:00Z" w16du:dateUtc="2026-10-30T00:29:00Z">
        <w:r w:rsidR="00376296">
          <w:rPr>
            <w:rFonts w:hint="eastAsia"/>
            <w:color w:val="000000"/>
          </w:rPr>
          <w:t>基礎金額</w:t>
        </w:r>
      </w:ins>
      <w:del w:id="148" w:author="lp_ts" w:date="2026-10-30T10:39:00Z" w16du:dateUtc="2026-10-30T01:39:00Z">
        <w:r w:rsidDel="002D4917">
          <w:rPr>
            <w:color w:val="000000"/>
          </w:rPr>
          <w:delText>役員報酬</w:delText>
        </w:r>
      </w:del>
      <w:r>
        <w:rPr>
          <w:color w:val="000000"/>
        </w:rPr>
        <w:t>及び追加対価の支払方法並びにこれらの税務上の取扱いについて、売主側又は買主側のいずれか一方に税務上の負担が過度に偏ることのないよう、最終契約締結までに適切な方法を検討するものとする。</w:t>
      </w:r>
    </w:p>
    <w:p>
      <w:pPr>
        <w:widowControl/>
        <w:snapToGrid w:val="0"/>
        <w:spacing w:line="320" w:lineRule="exact"/>
        <w:ind w:leftChars="200" w:left="630" w:hangingChars="100" w:hanging="210"/>
        <w:rPr>
          <w:ins w:id="200011" w:author="株式会社WineBank" w:date="2026-10-30T09:00:00Z"/>
        </w:rPr>
      </w:pPr>
      <w:ins w:id="200012" w:author="株式会社WineBank" w:date="2026-10-30T09:00:00Z">
        <w:r>
          <w:rPr>
            <w:rFonts w:hint="eastAsia"/>
            <w:color w:val="000000"/>
          </w:rPr>
          <w:t xml:space="preserve">7　乙が丙に対して有する貸付金（2025年12月期末残高5億円）は、本件提携の実行日までに丙が乙に全額を返済するものとし、返済されない残高がある場合には、当該残高を本件譲渡価額から控除する。</w:t>
        </w:r>
      </w:ins>
    </w:p>
    <w:p w14:paraId="2C27A51B" w14:textId="77777777" w:rsidR="00DD1070" w:rsidRDefault="00DD1070">
      <w:pPr>
        <w:widowControl/>
        <w:snapToGrid w:val="0"/>
        <w:spacing w:line="320" w:lineRule="exact"/>
      </w:pPr>
    </w:p>
    <w:p w14:paraId="07F5CEB5" w14:textId="77777777" w:rsidR="00DD1070" w:rsidRDefault="002E7021">
      <w:pPr>
        <w:widowControl/>
        <w:snapToGrid w:val="0"/>
        <w:spacing w:line="320" w:lineRule="exact"/>
      </w:pPr>
      <w:r>
        <w:rPr>
          <w:rFonts w:hint="eastAsia"/>
          <w:color w:val="000000"/>
        </w:rPr>
        <w:t>（排他的交渉権限）</w:t>
      </w:r>
    </w:p>
    <w:p w14:paraId="60DD2CCF" w14:textId="2649B30F" w:rsidR="00BE53E4" w:rsidRPr="00BE53E4" w:rsidRDefault="002E7021" w:rsidP="00BE53E4">
      <w:pPr>
        <w:widowControl/>
        <w:snapToGrid w:val="0"/>
        <w:spacing w:line="320" w:lineRule="exact"/>
        <w:ind w:left="630" w:hangingChars="300" w:hanging="630"/>
        <w:rPr>
          <w:color w:val="000000"/>
          <w:rPrChange w:id="149" w:author="lp_ts" w:date="2026-10-30T09:34:00Z" w16du:dateUtc="2026-10-30T00:34:00Z">
            <w:rPr/>
          </w:rPrChange>
        </w:rPr>
      </w:pPr>
      <w:r>
        <w:rPr>
          <w:rFonts w:hint="eastAsia"/>
          <w:color w:val="000000"/>
        </w:rPr>
        <w:t>第３条　乙及び丙は、本合意書の有効期間中は、甲又は甲の指定する者以外の第三者との間で、株式の譲渡、第三者割当増資、株式交換、合併等の企業提携に関する交渉を行うなど、本件提携の実現を阻害し、又は、本件提携と矛盾する行為を行ってはならない。</w:t>
      </w:r>
      <w:ins w:id="150" w:author="lp_ts" w:date="2026-10-30T09:34:00Z" w16du:dateUtc="2026-10-30T00:34:00Z">
        <w:del w:id="200013" w:author="株式会社WineBank" w:date="2026-10-30T09:00:00Z">
          <w:r w:rsidR="00BE53E4">
            <w:rPr>
              <w:rFonts w:hint="eastAsia"/>
              <w:color w:val="000000"/>
            </w:rPr>
            <w:delText xml:space="preserve">但し、</w:delText>
          </w:r>
        </w:del>
      </w:ins>
      <w:ins w:id="151" w:author="lp_ts" w:date="2026-10-30T09:30:00Z" w16du:dateUtc="2026-10-30T00:30:00Z">
        <w:del w:id="200014" w:author="株式会社WineBank" w:date="2026-10-30T09:00:00Z">
          <w:r w:rsidR="00BE53E4">
            <w:rPr>
              <w:rFonts w:hint="eastAsia"/>
              <w:color w:val="000000"/>
            </w:rPr>
            <w:delText xml:space="preserve">甲において本件提携</w:delText>
          </w:r>
        </w:del>
      </w:ins>
      <w:ins w:id="152" w:author="lp_ts" w:date="2026-10-30T09:31:00Z" w16du:dateUtc="2026-10-30T00:31:00Z">
        <w:del w:id="200015" w:author="株式会社WineBank" w:date="2026-10-30T09:00:00Z">
          <w:r w:rsidR="00BE53E4">
            <w:rPr>
              <w:rFonts w:hint="eastAsia"/>
              <w:color w:val="000000"/>
            </w:rPr>
            <w:delText xml:space="preserve">を実現</w:delText>
          </w:r>
        </w:del>
      </w:ins>
      <w:ins w:id="153" w:author="lp_ts" w:date="2026-10-30T09:32:00Z" w16du:dateUtc="2026-10-30T00:32:00Z">
        <w:del w:id="200016" w:author="株式会社WineBank" w:date="2026-10-30T09:00:00Z">
          <w:r w:rsidR="00BE53E4">
            <w:rPr>
              <w:rFonts w:hint="eastAsia"/>
              <w:color w:val="000000"/>
            </w:rPr>
            <w:delText xml:space="preserve">するために必要となる資金調達が</w:delText>
          </w:r>
        </w:del>
      </w:ins>
      <w:ins w:id="154" w:author="lp_ts" w:date="2026-10-30T09:31:00Z" w16du:dateUtc="2026-10-30T00:31:00Z">
        <w:del w:id="200017" w:author="株式会社WineBank" w:date="2026-10-30T09:00:00Z">
          <w:r w:rsidR="00BE53E4">
            <w:rPr>
              <w:rFonts w:hint="eastAsia"/>
              <w:color w:val="000000"/>
            </w:rPr>
            <w:delText xml:space="preserve">できないおそれが生じた場合</w:delText>
          </w:r>
        </w:del>
      </w:ins>
      <w:ins w:id="155" w:author="lp_ts" w:date="2026-10-30T09:32:00Z" w16du:dateUtc="2026-10-30T00:32:00Z">
        <w:del w:id="200018" w:author="株式会社WineBank" w:date="2026-10-30T09:00:00Z">
          <w:r w:rsidR="00BE53E4">
            <w:rPr>
              <w:rFonts w:hint="eastAsia"/>
              <w:color w:val="000000"/>
            </w:rPr>
            <w:delText xml:space="preserve">、</w:delText>
          </w:r>
        </w:del>
      </w:ins>
      <w:ins w:id="156" w:author="lp_ts" w:date="2026-10-30T09:33:00Z" w16du:dateUtc="2026-10-30T00:33:00Z">
        <w:del w:id="200019" w:author="株式会社WineBank" w:date="2026-10-30T09:00:00Z">
          <w:r w:rsidR="00BE53E4">
            <w:rPr>
              <w:rFonts w:hint="eastAsia"/>
              <w:color w:val="000000"/>
            </w:rPr>
            <w:delText xml:space="preserve">その他</w:delText>
          </w:r>
        </w:del>
      </w:ins>
      <w:ins w:id="157" w:author="lp_ts" w:date="2026-10-30T09:32:00Z" w16du:dateUtc="2026-10-30T00:32:00Z">
        <w:del w:id="200020" w:author="株式会社WineBank" w:date="2026-10-30T09:00:00Z">
          <w:r w:rsidR="00BE53E4">
            <w:rPr>
              <w:rFonts w:hint="eastAsia"/>
              <w:color w:val="000000"/>
            </w:rPr>
            <w:delText xml:space="preserve">2026年12月末迄に本件提携を</w:delText>
          </w:r>
        </w:del>
      </w:ins>
      <w:ins w:id="158" w:author="lp_ts" w:date="2026-10-30T09:33:00Z" w16du:dateUtc="2026-10-30T00:33:00Z">
        <w:del w:id="200021" w:author="株式会社WineBank" w:date="2026-10-30T09:00:00Z">
          <w:r w:rsidR="00BE53E4">
            <w:rPr>
              <w:rFonts w:hint="eastAsia"/>
              <w:color w:val="000000"/>
            </w:rPr>
            <w:delText xml:space="preserve">できないおそれがある事象が発生又は確認された場合</w:delText>
          </w:r>
        </w:del>
      </w:ins>
      <w:ins w:id="159" w:author="lp_ts" w:date="2026-10-30T09:34:00Z" w16du:dateUtc="2026-10-30T00:34:00Z">
        <w:del w:id="200022" w:author="株式会社WineBank" w:date="2026-10-30T09:00:00Z">
          <w:r w:rsidR="00BE53E4">
            <w:rPr>
              <w:rFonts w:hint="eastAsia"/>
              <w:color w:val="000000"/>
            </w:rPr>
            <w:delText xml:space="preserve">はこの限りではない。</w:delText>
          </w:r>
        </w:del>
      </w:ins>
      <w:ins w:id="200023" w:author="株式会社WineBank" w:date="2026-10-30T09:00:00Z">
        <w:r>
          <w:rPr>
            <w:rFonts w:hint="eastAsia"/>
            <w:color w:val="000000"/>
          </w:rPr>
          <w:t xml:space="preserve">但し、甲が乙及び丙に対し、本件提携の実現に必要な資金調達ができない旨を書面等により通知した場合は、この限りではない。</w:t>
        </w:r>
      </w:ins>
    </w:p>
    <w:p w14:paraId="5004CACC" w14:textId="77777777" w:rsidR="00DD1070" w:rsidRPr="00BE53E4" w:rsidRDefault="00DD1070">
      <w:pPr>
        <w:widowControl/>
        <w:snapToGrid w:val="0"/>
        <w:spacing w:line="320" w:lineRule="exact"/>
      </w:pPr>
    </w:p>
    <w:p w14:paraId="62E4E76C" w14:textId="77777777" w:rsidR="00DD1070" w:rsidRDefault="002E7021">
      <w:pPr>
        <w:widowControl/>
        <w:snapToGrid w:val="0"/>
        <w:spacing w:line="320" w:lineRule="exact"/>
      </w:pPr>
      <w:r>
        <w:rPr>
          <w:rFonts w:hint="eastAsia"/>
          <w:color w:val="000000"/>
        </w:rPr>
        <w:t>（最終契約の締結及び締結に向けた協議）</w:t>
      </w:r>
    </w:p>
    <w:p w14:paraId="028F08FC" w14:textId="45C6A85C" w:rsidR="00DD1070" w:rsidRDefault="002E7021">
      <w:pPr>
        <w:widowControl/>
        <w:snapToGrid w:val="0"/>
        <w:spacing w:line="320" w:lineRule="exact"/>
        <w:ind w:left="630" w:hangingChars="300" w:hanging="630"/>
      </w:pPr>
      <w:r>
        <w:rPr>
          <w:rFonts w:hint="eastAsia"/>
          <w:color w:val="000000"/>
        </w:rPr>
        <w:t>第４条　甲、乙及び丙は、本合意書に定める事項が実施又は確認され、本件提携に関する諸条件に合意した場合には、遅滞なく最終契約</w:t>
      </w:r>
      <w:del w:id="160" w:author="lp_ts" w:date="2026-10-30T08:49:00Z" w16du:dateUtc="2026-10-29T23:49:00Z">
        <w:r w:rsidDel="005373D5">
          <w:rPr>
            <w:rFonts w:hint="eastAsia"/>
            <w:color w:val="000000"/>
          </w:rPr>
          <w:delText>（以下「最終契約」という。）</w:delText>
        </w:r>
      </w:del>
      <w:r>
        <w:rPr>
          <w:rFonts w:hint="eastAsia"/>
          <w:color w:val="000000"/>
        </w:rPr>
        <w:t>を締結する。</w:t>
      </w:r>
      <w:del w:id="161" w:author="lp_ts" w:date="2026-10-30T09:51:00Z" w16du:dateUtc="2026-10-30T00:51:00Z">
        <w:r w:rsidDel="008D6A98">
          <w:rPr>
            <w:rFonts w:hint="eastAsia"/>
            <w:color w:val="000000"/>
          </w:rPr>
          <w:delText>なお、乙及び丙は、別紙「譲渡予定株式」記載の株主に対し、本件提携の説明を行い、本件株式譲渡の承諾や委任状を取得するなど、最終契約の締結及びその実行に必要な対応を行う。</w:delText>
        </w:r>
      </w:del>
    </w:p>
    <w:p w14:paraId="44584A7E" w14:textId="656AE717" w:rsidR="00DD1070" w:rsidDel="008D6A98" w:rsidRDefault="00D20DB4">
      <w:pPr>
        <w:widowControl/>
        <w:snapToGrid w:val="0"/>
        <w:spacing w:line="320" w:lineRule="exact"/>
        <w:ind w:leftChars="200" w:left="630" w:hangingChars="100" w:hanging="210"/>
        <w:rPr>
          <w:del w:id="162" w:author="lp_ts" w:date="2026-10-30T09:50:00Z" w16du:dateUtc="2026-10-30T00:50:00Z"/>
        </w:rPr>
      </w:pPr>
      <w:ins w:id="163" w:author="lp_ts" w:date="2026-10-30T09:53:00Z" w16du:dateUtc="2026-10-30T00:53:00Z">
        <w:r>
          <w:rPr>
            <w:rFonts w:hint="eastAsia"/>
            <w:color w:val="000000"/>
          </w:rPr>
          <w:t xml:space="preserve">  </w:t>
        </w:r>
      </w:ins>
      <w:del w:id="164" w:author="lp_ts" w:date="2026-10-30T09:50:00Z" w16du:dateUtc="2026-10-30T00:50:00Z">
        <w:r w:rsidDel="008D6A98">
          <w:rPr>
            <w:rFonts w:hint="eastAsia"/>
            <w:color w:val="000000"/>
          </w:rPr>
          <w:delText>２　最終契約とは、本合意書の内容又は趣旨を基礎として、本件提携の具体的条件を定める契約をいう。</w:delText>
        </w:r>
      </w:del>
    </w:p>
    <w:p w14:paraId="0A2E9E4B" w14:textId="6E8AC399" w:rsidR="00DD1070" w:rsidDel="00D20DB4" w:rsidRDefault="002E7021">
      <w:pPr>
        <w:widowControl/>
        <w:snapToGrid w:val="0"/>
        <w:spacing w:line="320" w:lineRule="exact"/>
        <w:ind w:left="630" w:hangingChars="300" w:hanging="630"/>
        <w:rPr>
          <w:del w:id="165" w:author="lp_ts" w:date="2026-10-30T09:52:00Z" w16du:dateUtc="2026-10-30T00:52:00Z"/>
          <w:color w:val="000000"/>
        </w:rPr>
      </w:pPr>
      <w:del w:id="166" w:author="lp_ts" w:date="2026-10-30T09:50:00Z" w16du:dateUtc="2026-10-30T00:50:00Z">
        <w:r w:rsidDel="008D6A98">
          <w:rPr>
            <w:rFonts w:hint="eastAsia"/>
            <w:color w:val="000000"/>
          </w:rPr>
          <w:delText>３</w:delText>
        </w:r>
      </w:del>
      <w:del w:id="167" w:author="lp_ts" w:date="2026-10-30T09:52:00Z" w16du:dateUtc="2026-10-30T00:52:00Z">
        <w:r w:rsidDel="008D6A98">
          <w:rPr>
            <w:rFonts w:hint="eastAsia"/>
            <w:color w:val="000000"/>
          </w:rPr>
          <w:delText xml:space="preserve">　丙は、丙以外に乙の株主がいる場合には、丙の責任をもって、当該株主に対して、本件提携の承諾を得るものとする。</w:delText>
        </w:r>
      </w:del>
      <w:ins w:id="168" w:author="lp_ts" w:date="2026-10-30T09:53:00Z" w16du:dateUtc="2026-10-30T00:53:00Z">
        <w:r w:rsidR="008D6A98" w:rsidRPr="00133469">
          <w:rPr>
            <w:rFonts w:hint="eastAsia"/>
            <w:color w:val="000000"/>
            <w:highlight w:val="cyan"/>
          </w:rPr>
          <w:t>【</w:t>
        </w:r>
        <w:proofErr w:type="spellStart"/>
        <w:r w:rsidR="008D6A98" w:rsidRPr="00133469">
          <w:rPr>
            <w:rFonts w:hint="eastAsia"/>
            <w:color w:val="000000"/>
            <w:highlight w:val="cyan"/>
          </w:rPr>
          <w:t>toWB</w:t>
        </w:r>
        <w:proofErr w:type="spellEnd"/>
        <w:r w:rsidR="008D6A98" w:rsidRPr="00133469">
          <w:rPr>
            <w:rFonts w:hint="eastAsia"/>
            <w:color w:val="000000"/>
            <w:highlight w:val="cyan"/>
          </w:rPr>
          <w:t>様：</w:t>
        </w:r>
        <w:r w:rsidR="008D6A98">
          <w:rPr>
            <w:rFonts w:hint="eastAsia"/>
            <w:color w:val="000000"/>
            <w:highlight w:val="cyan"/>
          </w:rPr>
          <w:t>売主側の株主は岸田代表のみとなりますので、他の株主に対する手続き関係の条項は削除させていただきました。】</w:t>
        </w:r>
      </w:ins>
    </w:p>
    <w:p w14:paraId="13B4AC64" w14:textId="77777777" w:rsidR="00D20DB4" w:rsidRDefault="00D20DB4">
      <w:pPr>
        <w:widowControl/>
        <w:snapToGrid w:val="0"/>
        <w:spacing w:line="320" w:lineRule="exact"/>
        <w:ind w:leftChars="200" w:left="630" w:hangingChars="100" w:hanging="210"/>
        <w:rPr>
          <w:ins w:id="169" w:author="lp_ts" w:date="2026-10-30T09:53:00Z" w16du:dateUtc="2026-10-30T00:53:00Z"/>
        </w:rPr>
      </w:pPr>
    </w:p>
    <w:p w14:paraId="397B578C" w14:textId="376E6FB4" w:rsidR="00DD1070" w:rsidDel="005E6BA7" w:rsidRDefault="002E7021">
      <w:pPr>
        <w:widowControl/>
        <w:snapToGrid w:val="0"/>
        <w:spacing w:line="320" w:lineRule="exact"/>
        <w:ind w:left="630" w:hangingChars="300" w:hanging="630"/>
        <w:rPr>
          <w:del w:id="170" w:author="lp_ts" w:date="2026-10-30T11:34:00Z" w16du:dateUtc="2026-10-30T02:34:00Z"/>
        </w:rPr>
      </w:pPr>
      <w:r>
        <w:rPr>
          <w:rFonts w:hint="eastAsia"/>
          <w:color w:val="000000"/>
        </w:rPr>
        <w:t xml:space="preserve">　　</w:t>
      </w:r>
      <w:ins w:id="171" w:author="lp_ts" w:date="2026-10-30T09:54:00Z" w16du:dateUtc="2026-10-30T00:54:00Z">
        <w:r w:rsidR="00E46553">
          <w:rPr>
            <w:rFonts w:hint="eastAsia"/>
            <w:color w:val="000000"/>
          </w:rPr>
          <w:t>2</w:t>
        </w:r>
      </w:ins>
      <w:del w:id="172" w:author="lp_ts" w:date="2026-10-30T09:54:00Z" w16du:dateUtc="2026-10-30T00:54:00Z">
        <w:r w:rsidDel="00E46553">
          <w:rPr>
            <w:rFonts w:hint="eastAsia"/>
            <w:color w:val="000000"/>
          </w:rPr>
          <w:delText>４</w:delText>
        </w:r>
      </w:del>
      <w:r>
        <w:rPr>
          <w:rFonts w:hint="eastAsia"/>
          <w:color w:val="000000"/>
        </w:rPr>
        <w:t xml:space="preserve">　甲、乙及び丙は、本合意書の有効期間中に最終契約が締結できるように、誠意をもって協議する。</w:t>
      </w:r>
    </w:p>
    <w:p w14:paraId="4BDA6775" w14:textId="385E5A38" w:rsidR="00DD1070" w:rsidRDefault="002E7021">
      <w:pPr>
        <w:widowControl/>
        <w:snapToGrid w:val="0"/>
        <w:spacing w:line="320" w:lineRule="exact"/>
        <w:ind w:left="630" w:hangingChars="300" w:hanging="630"/>
      </w:pPr>
      <w:del w:id="173" w:author="lp_ts" w:date="2026-10-30T11:34:00Z" w16du:dateUtc="2026-10-30T02:34:00Z">
        <w:r w:rsidDel="005E6BA7">
          <w:rPr>
            <w:rFonts w:hint="eastAsia"/>
            <w:color w:val="000000"/>
          </w:rPr>
          <w:delText xml:space="preserve">　　　　</w:delText>
        </w:r>
      </w:del>
      <w:r>
        <w:rPr>
          <w:rFonts w:hint="eastAsia"/>
          <w:color w:val="000000"/>
        </w:rPr>
        <w:t>なお、</w:t>
      </w:r>
      <w:r>
        <w:rPr>
          <w:color w:val="000000"/>
        </w:rPr>
        <w:t>本件提携に係る予定日程</w:t>
      </w:r>
      <w:r>
        <w:rPr>
          <w:rFonts w:hint="eastAsia"/>
          <w:color w:val="000000"/>
        </w:rPr>
        <w:t>は次のとおりとする。各</w:t>
      </w:r>
      <w:r>
        <w:rPr>
          <w:color w:val="000000"/>
        </w:rPr>
        <w:t>日程</w:t>
      </w:r>
      <w:r>
        <w:rPr>
          <w:rFonts w:hint="eastAsia"/>
          <w:color w:val="000000"/>
        </w:rPr>
        <w:t>は、基本合意の成立時期、買収監査及び資金調達等の進捗を踏まえ、甲</w:t>
      </w:r>
      <w:r>
        <w:rPr>
          <w:color w:val="000000"/>
        </w:rPr>
        <w:t>、</w:t>
      </w:r>
      <w:r>
        <w:rPr>
          <w:rFonts w:hint="eastAsia"/>
          <w:color w:val="000000"/>
        </w:rPr>
        <w:t>乙</w:t>
      </w:r>
      <w:r>
        <w:rPr>
          <w:color w:val="000000"/>
        </w:rPr>
        <w:t>及び</w:t>
      </w:r>
      <w:r>
        <w:rPr>
          <w:rFonts w:hint="eastAsia"/>
          <w:color w:val="000000"/>
        </w:rPr>
        <w:t>丙</w:t>
      </w:r>
      <w:r>
        <w:rPr>
          <w:color w:val="000000"/>
        </w:rPr>
        <w:t>の協議により</w:t>
      </w:r>
      <w:r>
        <w:rPr>
          <w:rFonts w:hint="eastAsia"/>
          <w:color w:val="000000"/>
        </w:rPr>
        <w:t>調整する</w:t>
      </w:r>
      <w:r>
        <w:rPr>
          <w:color w:val="000000"/>
        </w:rPr>
        <w:t>ものとする</w:t>
      </w:r>
      <w:r>
        <w:rPr>
          <w:rFonts w:hint="eastAsia"/>
          <w:color w:val="000000"/>
        </w:rPr>
        <w:t>。</w:t>
      </w:r>
    </w:p>
    <w:p w14:paraId="14BFC5EE" w14:textId="6646153B" w:rsidR="00DD1070" w:rsidRDefault="002E7021">
      <w:pPr>
        <w:widowControl/>
        <w:snapToGrid w:val="0"/>
        <w:spacing w:line="320" w:lineRule="exact"/>
        <w:ind w:left="630" w:hangingChars="300" w:hanging="630"/>
      </w:pPr>
      <w:r>
        <w:rPr>
          <w:rFonts w:hint="eastAsia"/>
          <w:color w:val="000000"/>
        </w:rPr>
        <w:t xml:space="preserve">　　　　　</w:t>
      </w:r>
      <w:r>
        <w:rPr>
          <w:rFonts w:hint="eastAsia"/>
          <w:color w:val="000000"/>
        </w:rPr>
        <w:t>2026</w:t>
      </w:r>
      <w:r>
        <w:rPr>
          <w:rFonts w:hint="eastAsia"/>
          <w:color w:val="000000"/>
        </w:rPr>
        <w:t>年</w:t>
      </w:r>
      <w:r>
        <w:rPr>
          <w:rFonts w:hint="eastAsia"/>
          <w:color w:val="000000"/>
        </w:rPr>
        <w:t>10</w:t>
      </w:r>
      <w:r>
        <w:rPr>
          <w:rFonts w:hint="eastAsia"/>
          <w:color w:val="000000"/>
        </w:rPr>
        <w:t>月中（</w:t>
      </w:r>
      <w:r>
        <w:rPr>
          <w:color w:val="000000"/>
        </w:rPr>
        <w:t>予定</w:t>
      </w:r>
      <w:r>
        <w:rPr>
          <w:rFonts w:hint="eastAsia"/>
          <w:color w:val="000000"/>
        </w:rPr>
        <w:t>）　基本合意書の締結</w:t>
      </w:r>
      <w:del w:id="174" w:author="lp_ts" w:date="2026-10-30T10:18:00Z" w16du:dateUtc="2026-10-30T01:18:00Z">
        <w:r w:rsidDel="00EE16A5">
          <w:rPr>
            <w:color w:val="000000"/>
          </w:rPr>
          <w:delText>及び主要条件の整理</w:delText>
        </w:r>
      </w:del>
    </w:p>
    <w:p w14:paraId="1C18E772" w14:textId="7379A2CB" w:rsidR="00DD1070" w:rsidRDefault="002E7021">
      <w:pPr>
        <w:widowControl/>
        <w:snapToGrid w:val="0"/>
        <w:spacing w:line="320" w:lineRule="exact"/>
      </w:pPr>
      <w:r>
        <w:rPr>
          <w:rFonts w:hint="eastAsia"/>
          <w:color w:val="000000"/>
        </w:rPr>
        <w:t xml:space="preserve">　　　　　</w:t>
      </w:r>
      <w:r>
        <w:rPr>
          <w:rFonts w:hint="eastAsia"/>
          <w:color w:val="000000"/>
        </w:rPr>
        <w:t>2026</w:t>
      </w:r>
      <w:r>
        <w:rPr>
          <w:rFonts w:hint="eastAsia"/>
          <w:color w:val="000000"/>
        </w:rPr>
        <w:t>年</w:t>
      </w:r>
      <w:r>
        <w:rPr>
          <w:rFonts w:hint="eastAsia"/>
          <w:color w:val="000000"/>
        </w:rPr>
        <w:t>1</w:t>
      </w:r>
      <w:ins w:id="175" w:author="lp_ts" w:date="2026-10-30T09:55:00Z" w16du:dateUtc="2026-10-30T00:55:00Z">
        <w:r w:rsidR="00E46553">
          <w:rPr>
            <w:rFonts w:hint="eastAsia"/>
            <w:color w:val="000000"/>
          </w:rPr>
          <w:t>1</w:t>
        </w:r>
      </w:ins>
      <w:del w:id="176" w:author="lp_ts" w:date="2026-10-30T09:55:00Z" w16du:dateUtc="2026-10-30T00:55:00Z">
        <w:r w:rsidDel="00E46553">
          <w:rPr>
            <w:rFonts w:hint="eastAsia"/>
            <w:color w:val="000000"/>
          </w:rPr>
          <w:delText>0</w:delText>
        </w:r>
      </w:del>
      <w:r>
        <w:rPr>
          <w:rFonts w:hint="eastAsia"/>
          <w:color w:val="000000"/>
        </w:rPr>
        <w:t>月</w:t>
      </w:r>
      <w:del w:id="177" w:author="lp_ts" w:date="2026-10-30T09:55:00Z" w16du:dateUtc="2026-10-30T00:55:00Z">
        <w:r w:rsidDel="00E46553">
          <w:rPr>
            <w:rFonts w:hint="eastAsia"/>
            <w:color w:val="000000"/>
          </w:rPr>
          <w:delText>中</w:delText>
        </w:r>
      </w:del>
      <w:ins w:id="178" w:author="lp_ts" w:date="2026-10-30T09:55:00Z" w16du:dateUtc="2026-10-30T00:55:00Z">
        <w:r w:rsidR="00E46553">
          <w:rPr>
            <w:rFonts w:hint="eastAsia"/>
            <w:color w:val="000000"/>
          </w:rPr>
          <w:t xml:space="preserve">以降　</w:t>
        </w:r>
      </w:ins>
      <w:del w:id="179" w:author="lp_ts" w:date="2026-10-30T09:55:00Z" w16du:dateUtc="2026-10-30T00:55:00Z">
        <w:r w:rsidDel="00E46553">
          <w:rPr>
            <w:rFonts w:hint="eastAsia"/>
            <w:color w:val="000000"/>
          </w:rPr>
          <w:delText>から</w:delText>
        </w:r>
      </w:del>
      <w:r>
        <w:rPr>
          <w:rFonts w:hint="eastAsia"/>
          <w:color w:val="000000"/>
        </w:rPr>
        <w:t xml:space="preserve">　　　買収監査の開始、資料準備及び</w:t>
      </w:r>
      <w:r>
        <w:rPr>
          <w:rFonts w:hint="eastAsia"/>
          <w:color w:val="000000"/>
        </w:rPr>
        <w:t>Q&amp;A</w:t>
      </w:r>
      <w:r>
        <w:rPr>
          <w:rFonts w:hint="eastAsia"/>
          <w:color w:val="000000"/>
        </w:rPr>
        <w:t>対応</w:t>
      </w:r>
    </w:p>
    <w:p w14:paraId="0273CBCC" w14:textId="62DCEADC" w:rsidR="00DD1070" w:rsidRDefault="002E7021">
      <w:pPr>
        <w:widowControl/>
        <w:snapToGrid w:val="0"/>
        <w:spacing w:line="320" w:lineRule="exact"/>
      </w:pPr>
      <w:r>
        <w:rPr>
          <w:rFonts w:hint="eastAsia"/>
          <w:color w:val="000000"/>
        </w:rPr>
        <w:t xml:space="preserve">　　　　　</w:t>
      </w:r>
      <w:ins w:id="180" w:author="lp_ts" w:date="2026-10-30T09:55:00Z" w16du:dateUtc="2026-10-30T00:55:00Z">
        <w:r w:rsidR="00E46553">
          <w:rPr>
            <w:rFonts w:hint="eastAsia"/>
            <w:color w:val="000000"/>
          </w:rPr>
          <w:t xml:space="preserve">　　　　　　　　</w:t>
        </w:r>
      </w:ins>
      <w:del w:id="181" w:author="lp_ts" w:date="2026-10-30T09:55:00Z" w16du:dateUtc="2026-10-30T00:55:00Z">
        <w:r w:rsidDel="00E46553">
          <w:rPr>
            <w:rFonts w:hint="eastAsia"/>
            <w:color w:val="000000"/>
          </w:rPr>
          <w:delText>2026</w:delText>
        </w:r>
        <w:r w:rsidDel="00E46553">
          <w:rPr>
            <w:rFonts w:hint="eastAsia"/>
            <w:color w:val="000000"/>
          </w:rPr>
          <w:delText>年</w:delText>
        </w:r>
        <w:r w:rsidDel="00E46553">
          <w:rPr>
            <w:rFonts w:hint="eastAsia"/>
            <w:color w:val="000000"/>
          </w:rPr>
          <w:delText>11</w:delText>
        </w:r>
        <w:r w:rsidDel="00E46553">
          <w:rPr>
            <w:rFonts w:hint="eastAsia"/>
            <w:color w:val="000000"/>
          </w:rPr>
          <w:delText>月以降</w:delText>
        </w:r>
      </w:del>
      <w:r>
        <w:rPr>
          <w:rFonts w:hint="eastAsia"/>
          <w:color w:val="000000"/>
        </w:rPr>
        <w:t xml:space="preserve">　　　　</w:t>
      </w:r>
      <w:del w:id="182" w:author="lp_ts" w:date="2026-10-30T09:55:00Z" w16du:dateUtc="2026-10-30T00:55:00Z">
        <w:r w:rsidDel="00E46553">
          <w:rPr>
            <w:rFonts w:hint="eastAsia"/>
            <w:color w:val="000000"/>
          </w:rPr>
          <w:delText>買収監査と並行した条件の具体化</w:delText>
        </w:r>
      </w:del>
      <w:ins w:id="183" w:author="lp_ts" w:date="2026-10-30T09:56:00Z" w16du:dateUtc="2026-10-30T00:56:00Z">
        <w:r w:rsidR="00E46553">
          <w:rPr>
            <w:rFonts w:hint="eastAsia"/>
            <w:color w:val="000000"/>
          </w:rPr>
          <w:t>主要</w:t>
        </w:r>
      </w:ins>
      <w:ins w:id="184" w:author="lp_ts" w:date="2026-10-30T10:33:00Z" w16du:dateUtc="2026-10-30T01:33:00Z">
        <w:r w:rsidR="004D501C">
          <w:rPr>
            <w:rFonts w:hint="eastAsia"/>
            <w:color w:val="000000"/>
          </w:rPr>
          <w:t>な従業員</w:t>
        </w:r>
      </w:ins>
      <w:ins w:id="185" w:author="lp_ts" w:date="2026-10-30T09:56:00Z" w16du:dateUtc="2026-10-30T00:56:00Z">
        <w:r w:rsidR="00E46553">
          <w:rPr>
            <w:rFonts w:hint="eastAsia"/>
            <w:color w:val="000000"/>
          </w:rPr>
          <w:t>への説明</w:t>
        </w:r>
      </w:ins>
    </w:p>
    <w:p w14:paraId="2F5DFA3F" w14:textId="58E95F5F" w:rsidR="00DD1070" w:rsidRDefault="002E7021">
      <w:pPr>
        <w:widowControl/>
        <w:snapToGrid w:val="0"/>
        <w:spacing w:line="320" w:lineRule="exact"/>
      </w:pPr>
      <w:r>
        <w:rPr>
          <w:rFonts w:hint="eastAsia"/>
          <w:color w:val="000000"/>
        </w:rPr>
        <w:t xml:space="preserve">　　　　　</w:t>
      </w:r>
      <w:r>
        <w:rPr>
          <w:rFonts w:hint="eastAsia"/>
          <w:color w:val="000000"/>
        </w:rPr>
        <w:t>2026</w:t>
      </w:r>
      <w:r>
        <w:rPr>
          <w:rFonts w:hint="eastAsia"/>
          <w:color w:val="000000"/>
        </w:rPr>
        <w:t>年</w:t>
      </w:r>
      <w:r>
        <w:rPr>
          <w:rFonts w:hint="eastAsia"/>
          <w:color w:val="000000"/>
        </w:rPr>
        <w:t>12</w:t>
      </w:r>
      <w:r>
        <w:rPr>
          <w:rFonts w:hint="eastAsia"/>
          <w:color w:val="000000"/>
        </w:rPr>
        <w:t>月</w:t>
      </w:r>
      <w:r>
        <w:rPr>
          <w:color w:val="000000"/>
        </w:rPr>
        <w:t>中旬</w:t>
      </w:r>
      <w:ins w:id="186" w:author="lp_ts" w:date="2026-10-30T09:56:00Z" w16du:dateUtc="2026-10-30T00:56:00Z">
        <w:r w:rsidR="00E46553">
          <w:rPr>
            <w:rFonts w:hint="eastAsia"/>
            <w:color w:val="000000"/>
          </w:rPr>
          <w:t>（予定）</w:t>
        </w:r>
      </w:ins>
      <w:del w:id="187" w:author="lp_ts" w:date="2026-10-30T09:56:00Z" w16du:dateUtc="2026-10-30T00:56:00Z">
        <w:r w:rsidDel="00E46553">
          <w:rPr>
            <w:color w:val="000000"/>
          </w:rPr>
          <w:delText xml:space="preserve">頃まで　</w:delText>
        </w:r>
      </w:del>
      <w:r>
        <w:rPr>
          <w:rFonts w:hint="eastAsia"/>
          <w:color w:val="000000"/>
        </w:rPr>
        <w:t>最終契約条件の整理及び最終契約の締結</w:t>
      </w:r>
      <w:del w:id="188" w:author="lp_ts" w:date="2026-10-30T09:56:00Z" w16du:dateUtc="2026-10-30T00:56:00Z">
        <w:r w:rsidDel="00E46553">
          <w:rPr>
            <w:rFonts w:hint="eastAsia"/>
            <w:color w:val="000000"/>
          </w:rPr>
          <w:delText>（</w:delText>
        </w:r>
        <w:r w:rsidDel="00E46553">
          <w:rPr>
            <w:color w:val="000000"/>
          </w:rPr>
          <w:delText>予定</w:delText>
        </w:r>
        <w:r w:rsidDel="00E46553">
          <w:rPr>
            <w:rFonts w:hint="eastAsia"/>
            <w:color w:val="000000"/>
          </w:rPr>
          <w:delText>）</w:delText>
        </w:r>
      </w:del>
    </w:p>
    <w:p w14:paraId="43561203" w14:textId="6AC916E0" w:rsidR="00DD1070" w:rsidRDefault="002E7021">
      <w:pPr>
        <w:widowControl/>
        <w:snapToGrid w:val="0"/>
        <w:spacing w:line="320" w:lineRule="exact"/>
        <w:rPr>
          <w:ins w:id="189" w:author="lp_ts" w:date="2026-10-30T09:57:00Z" w16du:dateUtc="2026-10-30T00:57:00Z"/>
          <w:color w:val="000000"/>
        </w:rPr>
      </w:pPr>
      <w:r>
        <w:rPr>
          <w:rFonts w:hint="eastAsia"/>
          <w:color w:val="000000"/>
        </w:rPr>
        <w:t xml:space="preserve">　　　　　</w:t>
      </w:r>
      <w:r>
        <w:rPr>
          <w:rFonts w:hint="eastAsia"/>
          <w:color w:val="000000"/>
        </w:rPr>
        <w:t>2026</w:t>
      </w:r>
      <w:r>
        <w:rPr>
          <w:rFonts w:hint="eastAsia"/>
          <w:color w:val="000000"/>
        </w:rPr>
        <w:t>年</w:t>
      </w:r>
      <w:r>
        <w:rPr>
          <w:rFonts w:hint="eastAsia"/>
          <w:color w:val="000000"/>
        </w:rPr>
        <w:t>12</w:t>
      </w:r>
      <w:r>
        <w:rPr>
          <w:rFonts w:hint="eastAsia"/>
          <w:color w:val="000000"/>
        </w:rPr>
        <w:t>月</w:t>
      </w:r>
      <w:r>
        <w:rPr>
          <w:color w:val="000000"/>
        </w:rPr>
        <w:t>末</w:t>
      </w:r>
      <w:ins w:id="190" w:author="lp_ts" w:date="2026-10-30T09:56:00Z" w16du:dateUtc="2026-10-30T00:56:00Z">
        <w:r w:rsidR="00E46553">
          <w:rPr>
            <w:rFonts w:hint="eastAsia"/>
            <w:color w:val="000000"/>
          </w:rPr>
          <w:t xml:space="preserve">迄　</w:t>
        </w:r>
      </w:ins>
      <w:del w:id="191" w:author="lp_ts" w:date="2026-10-30T09:56:00Z" w16du:dateUtc="2026-10-30T00:56:00Z">
        <w:r w:rsidDel="00E46553">
          <w:rPr>
            <w:color w:val="000000"/>
          </w:rPr>
          <w:delText>まで</w:delText>
        </w:r>
      </w:del>
      <w:r>
        <w:rPr>
          <w:color w:val="000000"/>
        </w:rPr>
        <w:t xml:space="preserve">　　　本件</w:t>
      </w:r>
      <w:r>
        <w:rPr>
          <w:rFonts w:hint="eastAsia"/>
          <w:color w:val="000000"/>
        </w:rPr>
        <w:t>提携の実行</w:t>
      </w:r>
      <w:r>
        <w:rPr>
          <w:color w:val="000000"/>
        </w:rPr>
        <w:t>（クロージング</w:t>
      </w:r>
      <w:del w:id="192" w:author="lp_ts" w:date="2026-10-30T09:58:00Z" w16du:dateUtc="2026-10-30T00:58:00Z">
        <w:r w:rsidDel="00F00976">
          <w:rPr>
            <w:color w:val="000000"/>
          </w:rPr>
          <w:delText>予定</w:delText>
        </w:r>
      </w:del>
      <w:r>
        <w:rPr>
          <w:color w:val="000000"/>
        </w:rPr>
        <w:t>）</w:t>
      </w:r>
    </w:p>
    <w:p w14:paraId="2A4C1D0D" w14:textId="615AD5F3" w:rsidR="00F00976" w:rsidRDefault="00F00976">
      <w:pPr>
        <w:widowControl/>
        <w:snapToGrid w:val="0"/>
        <w:spacing w:line="320" w:lineRule="exact"/>
        <w:rPr>
          <w:ins w:id="193" w:author="lp_ts" w:date="2026-10-30T09:59:00Z" w16du:dateUtc="2026-10-30T00:59:00Z"/>
          <w:color w:val="000000"/>
        </w:rPr>
      </w:pPr>
      <w:ins w:id="194" w:author="lp_ts" w:date="2026-10-30T09:57:00Z" w16du:dateUtc="2026-10-30T00:57:00Z">
        <w:r>
          <w:rPr>
            <w:rFonts w:hint="eastAsia"/>
            <w:color w:val="000000"/>
          </w:rPr>
          <w:t xml:space="preserve">　　　　　　　　　　　　　　　　　基礎金額35億円の</w:t>
        </w:r>
      </w:ins>
      <w:ins w:id="195" w:author="lp_ts" w:date="2026-10-30T09:59:00Z" w16du:dateUtc="2026-10-30T00:59:00Z">
        <w:r>
          <w:rPr>
            <w:rFonts w:hint="eastAsia"/>
            <w:color w:val="000000"/>
          </w:rPr>
          <w:t>支払い</w:t>
        </w:r>
      </w:ins>
      <w:ins w:id="196" w:author="lp_ts" w:date="2026-10-30T10:27:00Z" w16du:dateUtc="2026-10-30T01:27:00Z">
        <w:r w:rsidR="004D3632">
          <w:rPr>
            <w:rFonts w:hint="eastAsia"/>
            <w:color w:val="000000"/>
          </w:rPr>
          <w:t>、</w:t>
        </w:r>
      </w:ins>
      <w:ins w:id="197" w:author="lp_ts" w:date="2026-10-30T09:58:00Z" w16du:dateUtc="2026-10-30T00:58:00Z">
        <w:del w:id="200024" w:author="株式会社WineBank" w:date="2026-10-30T09:00:00Z">
          <w:r>
            <w:rPr>
              <w:rFonts w:hint="eastAsia"/>
              <w:color w:val="000000"/>
            </w:rPr>
            <w:delText xml:space="preserve">担保の提供</w:delText>
          </w:r>
        </w:del>
      </w:ins>
      <w:ins w:id="200025" w:author="株式会社WineBank" w:date="2026-10-30T09:00:00Z">
        <w:r>
          <w:rPr>
            <w:rFonts w:hint="eastAsia"/>
            <w:color w:val="000000"/>
          </w:rPr>
          <w:t xml:space="preserve">支払確保の措置（第2条第5項による）</w:t>
        </w:r>
      </w:ins>
    </w:p>
    <w:p w14:paraId="3E1DFD64" w14:textId="1D6496F4" w:rsidR="00F00976" w:rsidRDefault="00F00976">
      <w:pPr>
        <w:widowControl/>
        <w:snapToGrid w:val="0"/>
        <w:spacing w:line="320" w:lineRule="exact"/>
        <w:rPr>
          <w:ins w:id="198" w:author="lp_ts" w:date="2026-10-30T09:57:00Z" w16du:dateUtc="2026-10-30T00:57:00Z"/>
          <w:del w:id="200027" w:author="株式会社WineBank" w:date="2026-10-30T09:00:00Z"/>
          <w:color w:val="000000"/>
        </w:rPr>
      </w:pPr>
      <w:ins w:id="199" w:author="lp_ts" w:date="2026-10-30T09:59:00Z" w16du:dateUtc="2026-10-30T00:59:00Z">
        <w:del w:id="200026" w:author="株式会社WineBank" w:date="2026-10-30T09:00:00Z">
          <w:r>
            <w:rPr>
              <w:rFonts w:hint="eastAsia"/>
              <w:color w:val="000000"/>
            </w:rPr>
            <w:delText xml:space="preserve">　　　　　　　　　　　　　　　　　部分前払報酬の支払い</w:delText>
          </w:r>
        </w:del>
      </w:ins>
    </w:p>
    <w:p w14:paraId="578B80D6" w14:textId="7EAB7B3C" w:rsidR="00F00976" w:rsidRDefault="00F00976">
      <w:pPr>
        <w:widowControl/>
        <w:snapToGrid w:val="0"/>
        <w:spacing w:line="320" w:lineRule="exact"/>
        <w:rPr>
          <w:ins w:id="200" w:author="lp_ts" w:date="2026-10-30T10:00:00Z" w16du:dateUtc="2026-10-30T01:00:00Z"/>
          <w:color w:val="000000"/>
        </w:rPr>
      </w:pPr>
      <w:ins w:id="201" w:author="lp_ts" w:date="2026-10-30T09:57:00Z" w16du:dateUtc="2026-10-30T00:57:00Z">
        <w:r>
          <w:rPr>
            <w:rFonts w:hint="eastAsia"/>
            <w:color w:val="000000"/>
          </w:rPr>
          <w:t xml:space="preserve">　　　　　2027年</w:t>
        </w:r>
      </w:ins>
      <w:ins w:id="202" w:author="lp_ts" w:date="2026-10-30T09:59:00Z" w16du:dateUtc="2026-10-30T00:59:00Z">
        <w:r>
          <w:rPr>
            <w:rFonts w:hint="eastAsia"/>
            <w:color w:val="000000"/>
          </w:rPr>
          <w:t xml:space="preserve">3月末迄　　　　</w:t>
        </w:r>
      </w:ins>
      <w:ins w:id="203" w:author="lp_ts" w:date="2026-10-30T10:00:00Z" w16du:dateUtc="2026-10-30T01:00:00Z">
        <w:r>
          <w:rPr>
            <w:rFonts w:hint="eastAsia"/>
            <w:color w:val="000000"/>
          </w:rPr>
          <w:t xml:space="preserve"> </w:t>
        </w:r>
        <w:r w:rsidRPr="00F00976">
          <w:rPr>
            <w:color w:val="000000"/>
          </w:rPr>
          <w:t>基礎金額残金</w:t>
        </w:r>
        <w:r>
          <w:rPr>
            <w:rFonts w:hint="eastAsia"/>
            <w:color w:val="000000"/>
          </w:rPr>
          <w:t>の支払い</w:t>
        </w:r>
      </w:ins>
    </w:p>
    <w:p w14:paraId="6DF5B56A" w14:textId="06A67542" w:rsidR="00F00976" w:rsidRDefault="00F00976">
      <w:pPr>
        <w:widowControl/>
        <w:snapToGrid w:val="0"/>
        <w:spacing w:line="320" w:lineRule="exact"/>
      </w:pPr>
      <w:ins w:id="204" w:author="lp_ts" w:date="2026-10-30T10:00:00Z" w16du:dateUtc="2026-10-30T01:00:00Z">
        <w:r>
          <w:rPr>
            <w:rFonts w:hint="eastAsia"/>
            <w:color w:val="000000"/>
          </w:rPr>
          <w:t xml:space="preserve">　　　　　20</w:t>
        </w:r>
      </w:ins>
      <w:ins w:id="205" w:author="lp_ts" w:date="2026-10-30T10:02:00Z" w16du:dateUtc="2026-10-30T01:02:00Z">
        <w:r>
          <w:rPr>
            <w:rFonts w:hint="eastAsia"/>
            <w:color w:val="000000"/>
          </w:rPr>
          <w:t>2</w:t>
        </w:r>
      </w:ins>
      <w:ins w:id="206" w:author="lp_ts" w:date="2026-10-30T10:01:00Z" w16du:dateUtc="2026-10-30T01:01:00Z">
        <w:r>
          <w:rPr>
            <w:rFonts w:hint="eastAsia"/>
            <w:color w:val="000000"/>
          </w:rPr>
          <w:t>9</w:t>
        </w:r>
      </w:ins>
      <w:ins w:id="207" w:author="lp_ts" w:date="2026-10-30T10:00:00Z" w16du:dateUtc="2026-10-30T01:00:00Z">
        <w:r>
          <w:rPr>
            <w:rFonts w:hint="eastAsia"/>
            <w:color w:val="000000"/>
          </w:rPr>
          <w:t>年</w:t>
        </w:r>
      </w:ins>
      <w:ins w:id="208" w:author="lp_ts" w:date="2026-10-30T10:01:00Z" w16du:dateUtc="2026-10-30T01:01:00Z">
        <w:r>
          <w:rPr>
            <w:rFonts w:hint="eastAsia"/>
            <w:color w:val="000000"/>
          </w:rPr>
          <w:t>12月中旬頃迄　　追加対価の</w:t>
        </w:r>
      </w:ins>
      <w:ins w:id="209" w:author="lp_ts" w:date="2026-10-30T10:02:00Z" w16du:dateUtc="2026-10-30T01:02:00Z">
        <w:r>
          <w:rPr>
            <w:rFonts w:hint="eastAsia"/>
            <w:color w:val="000000"/>
          </w:rPr>
          <w:t>支払い</w:t>
        </w:r>
      </w:ins>
    </w:p>
    <w:p w14:paraId="57FDE6BD" w14:textId="77777777" w:rsidR="00DD1070" w:rsidRDefault="002E7021">
      <w:pPr>
        <w:widowControl/>
        <w:snapToGrid w:val="0"/>
        <w:spacing w:line="320" w:lineRule="exact"/>
        <w:ind w:leftChars="300" w:left="630" w:firstLineChars="100" w:firstLine="210"/>
        <w:pPrChange w:id="210" w:author="lp_ts" w:date="2026-10-30T10:23:00Z" w16du:dateUtc="2026-10-30T01:23:00Z">
          <w:pPr>
            <w:widowControl/>
            <w:snapToGrid w:val="0"/>
            <w:spacing w:line="320" w:lineRule="exact"/>
            <w:ind w:left="630" w:hangingChars="300" w:hanging="630"/>
          </w:pPr>
        </w:pPrChange>
      </w:pPr>
      <w:r>
        <w:rPr>
          <w:color w:val="000000"/>
        </w:rPr>
        <w:t>甲による資金調達及び社内承認手続と、後継者・運営体制及び丙の関与条件に関する協議は、買収監査及び最終契約協議と並行して進める。</w:t>
      </w:r>
    </w:p>
    <w:p w14:paraId="4289BED8" w14:textId="77777777" w:rsidR="00DD1070" w:rsidRDefault="00DD1070">
      <w:pPr>
        <w:widowControl/>
        <w:snapToGrid w:val="0"/>
        <w:spacing w:line="320" w:lineRule="exact"/>
      </w:pPr>
    </w:p>
    <w:p w14:paraId="396B4AAC" w14:textId="77777777" w:rsidR="00DD1070" w:rsidRDefault="002E7021">
      <w:pPr>
        <w:widowControl/>
        <w:snapToGrid w:val="0"/>
        <w:spacing w:line="320" w:lineRule="exact"/>
      </w:pPr>
      <w:r>
        <w:rPr>
          <w:rFonts w:hint="eastAsia"/>
          <w:color w:val="000000"/>
        </w:rPr>
        <w:t>（買収監査）</w:t>
      </w:r>
    </w:p>
    <w:p w14:paraId="641C7908" w14:textId="77777777" w:rsidR="00DD1070" w:rsidRDefault="002E7021">
      <w:pPr>
        <w:widowControl/>
        <w:snapToGrid w:val="0"/>
        <w:spacing w:line="320" w:lineRule="exact"/>
        <w:ind w:left="630" w:hangingChars="300" w:hanging="630"/>
      </w:pPr>
      <w:r>
        <w:rPr>
          <w:rFonts w:hint="eastAsia"/>
          <w:color w:val="000000"/>
        </w:rPr>
        <w:t>第５条　甲は、本件提携の実行可能性の検討及び最終契約の締結を目的として、甲又は甲の関係会社の役職員又は甲の指定する弁護士、公認会計士、税理士その他のアドバイザ</w:t>
      </w:r>
      <w:r>
        <w:rPr>
          <w:rFonts w:hint="eastAsia"/>
          <w:color w:val="000000"/>
        </w:rPr>
        <w:lastRenderedPageBreak/>
        <w:t>ー（これらの者は、法令又は契約により守秘義務を負うものに限る。）による乙に関するビジネス、財務、税務、法務、労務その他本件提携の実行に必要と認められる調査（以下「買収監査」という。）を合理的な範囲及び方法で行う。</w:t>
      </w:r>
    </w:p>
    <w:p w14:paraId="335C0BDD" w14:textId="77777777" w:rsidR="00DD1070" w:rsidRDefault="002E7021">
      <w:pPr>
        <w:widowControl/>
        <w:snapToGrid w:val="0"/>
        <w:spacing w:line="320" w:lineRule="exact"/>
        <w:ind w:left="630" w:hangingChars="300" w:hanging="630"/>
      </w:pPr>
      <w:r>
        <w:rPr>
          <w:rFonts w:hint="eastAsia"/>
          <w:color w:val="000000"/>
        </w:rPr>
        <w:t xml:space="preserve">　　２　乙及び丙は、前項の調査に対し、可能かつ相当な範囲で誠実に協力する。</w:t>
      </w:r>
    </w:p>
    <w:p w14:paraId="6D3FDC99" w14:textId="77777777" w:rsidR="00DD1070" w:rsidRDefault="002E7021">
      <w:pPr>
        <w:widowControl/>
        <w:snapToGrid w:val="0"/>
        <w:spacing w:line="320" w:lineRule="exact"/>
        <w:ind w:left="630" w:hangingChars="300" w:hanging="630"/>
      </w:pPr>
      <w:r>
        <w:rPr>
          <w:rFonts w:hint="eastAsia"/>
          <w:color w:val="000000"/>
        </w:rPr>
        <w:t xml:space="preserve">　　３　買収監査の実施時期、項目、方法等については、別途甲乙丙間で協議し決定する。</w:t>
      </w:r>
    </w:p>
    <w:p w14:paraId="45FEC614" w14:textId="77777777" w:rsidR="00DD1070" w:rsidRDefault="002E7021">
      <w:pPr>
        <w:widowControl/>
        <w:snapToGrid w:val="0"/>
        <w:spacing w:line="320" w:lineRule="exact"/>
        <w:ind w:left="630" w:hangingChars="300" w:hanging="630"/>
      </w:pPr>
      <w:r>
        <w:rPr>
          <w:rFonts w:hint="eastAsia"/>
          <w:color w:val="000000"/>
        </w:rPr>
        <w:t xml:space="preserve">　　４　買収監査に要する費用は、甲の負担とする。</w:t>
      </w:r>
    </w:p>
    <w:p w14:paraId="5A01C7B4" w14:textId="77777777" w:rsidR="00DD1070" w:rsidRDefault="002E7021">
      <w:pPr>
        <w:widowControl/>
        <w:snapToGrid w:val="0"/>
        <w:spacing w:line="320" w:lineRule="exact"/>
        <w:ind w:left="630" w:hangingChars="300" w:hanging="630"/>
      </w:pPr>
      <w:r>
        <w:rPr>
          <w:rFonts w:hint="eastAsia"/>
          <w:color w:val="000000"/>
        </w:rPr>
        <w:t xml:space="preserve">　　５　甲は、買収監査の結果、本件譲渡価額を変更すべき事項その他乙又は丙が負担すべき事項が発見された場合には、丙に対し、当該事項を無償で開示する。</w:t>
      </w:r>
    </w:p>
    <w:p w14:paraId="11572773" w14:textId="77777777" w:rsidR="00DD1070" w:rsidRDefault="00DD1070">
      <w:pPr>
        <w:widowControl/>
        <w:snapToGrid w:val="0"/>
        <w:spacing w:line="320" w:lineRule="exact"/>
      </w:pPr>
    </w:p>
    <w:p w14:paraId="57911F32" w14:textId="77777777" w:rsidR="00DD1070" w:rsidRDefault="002E7021">
      <w:pPr>
        <w:widowControl/>
        <w:snapToGrid w:val="0"/>
        <w:spacing w:line="320" w:lineRule="exact"/>
      </w:pPr>
      <w:bookmarkStart w:id="211" w:name="_Hlk130202004"/>
      <w:r>
        <w:rPr>
          <w:rFonts w:hint="eastAsia"/>
          <w:color w:val="000000"/>
        </w:rPr>
        <w:t>（公正取引委員会への届出の要否）</w:t>
      </w:r>
    </w:p>
    <w:p w14:paraId="7566B8BF" w14:textId="152CB400" w:rsidR="00DD1070" w:rsidRDefault="002E7021">
      <w:pPr>
        <w:widowControl/>
        <w:snapToGrid w:val="0"/>
        <w:spacing w:line="320" w:lineRule="exact"/>
        <w:ind w:left="630" w:hangingChars="300" w:hanging="630"/>
      </w:pPr>
      <w:r>
        <w:rPr>
          <w:rFonts w:hint="eastAsia"/>
          <w:color w:val="000000"/>
        </w:rPr>
        <w:t>第</w:t>
      </w:r>
      <w:r>
        <w:rPr>
          <w:rFonts w:hint="eastAsia"/>
          <w:color w:val="000000"/>
        </w:rPr>
        <w:t>6</w:t>
      </w:r>
      <w:r>
        <w:rPr>
          <w:rFonts w:hint="eastAsia"/>
          <w:color w:val="000000"/>
        </w:rPr>
        <w:t>条</w:t>
      </w:r>
      <w:r>
        <w:rPr>
          <w:color w:val="000000"/>
        </w:rPr>
        <w:tab/>
      </w:r>
      <w:r>
        <w:rPr>
          <w:rFonts w:hint="eastAsia"/>
          <w:color w:val="000000"/>
        </w:rPr>
        <w:t>甲、乙及び丙は、相手方</w:t>
      </w:r>
      <w:ins w:id="212" w:author="lp_ts" w:date="2026-10-30T10:58:00Z" w16du:dateUtc="2026-10-30T01:58:00Z">
        <w:r w:rsidR="00B43C20">
          <w:rPr>
            <w:rFonts w:hint="eastAsia"/>
            <w:color w:val="000000"/>
          </w:rPr>
          <w:t>（</w:t>
        </w:r>
      </w:ins>
      <w:moveToRangeStart w:id="213" w:author="lp_ts" w:date="2026-10-30T10:58:00Z" w:name="move244250346"/>
      <w:r w:rsidR="00B43C20" w:rsidRPr="00B43C20">
        <w:rPr>
          <w:color w:val="000000"/>
        </w:rPr>
        <w:t>なお、</w:t>
      </w:r>
      <w:ins w:id="214" w:author="lp_ts" w:date="2026-10-30T10:58:00Z" w16du:dateUtc="2026-10-30T01:58:00Z">
        <w:r w:rsidR="00B43C20">
          <w:rPr>
            <w:rFonts w:hint="eastAsia"/>
            <w:color w:val="000000"/>
          </w:rPr>
          <w:t>本合意書</w:t>
        </w:r>
      </w:ins>
      <w:ins w:id="215" w:author="lp_ts" w:date="2026-10-30T10:59:00Z" w16du:dateUtc="2026-10-30T01:59:00Z">
        <w:r w:rsidR="00B43C20">
          <w:rPr>
            <w:rFonts w:hint="eastAsia"/>
            <w:color w:val="000000"/>
          </w:rPr>
          <w:t>における「</w:t>
        </w:r>
      </w:ins>
      <w:r w:rsidR="00B43C20" w:rsidRPr="00B43C20">
        <w:rPr>
          <w:color w:val="000000"/>
        </w:rPr>
        <w:t>相手方</w:t>
      </w:r>
      <w:ins w:id="216" w:author="lp_ts" w:date="2026-10-30T10:59:00Z" w16du:dateUtc="2026-10-30T01:59:00Z">
        <w:r w:rsidR="00B43C20">
          <w:rPr>
            <w:rFonts w:hint="eastAsia"/>
            <w:color w:val="000000"/>
          </w:rPr>
          <w:t>」</w:t>
        </w:r>
      </w:ins>
      <w:r w:rsidR="00B43C20" w:rsidRPr="00B43C20">
        <w:rPr>
          <w:color w:val="000000"/>
        </w:rPr>
        <w:t>とは、甲においては乙及び丙をいい、乙又は丙においては甲をいうものと</w:t>
      </w:r>
      <w:del w:id="217" w:author="lp_ts" w:date="2026-10-30T10:59:00Z" w16du:dateUtc="2026-10-30T01:59:00Z">
        <w:r w:rsidR="00B43C20" w:rsidRPr="00B43C20" w:rsidDel="00B43C20">
          <w:rPr>
            <w:color w:val="000000"/>
          </w:rPr>
          <w:delText>し、本合意書における「相手方」はこれらと同様の意味と</w:delText>
        </w:r>
      </w:del>
      <w:r w:rsidR="00B43C20" w:rsidRPr="00B43C20">
        <w:rPr>
          <w:color w:val="000000"/>
        </w:rPr>
        <w:t>する。</w:t>
      </w:r>
      <w:moveToRangeEnd w:id="213"/>
      <w:ins w:id="218" w:author="lp_ts" w:date="2026-10-30T10:58:00Z" w16du:dateUtc="2026-10-30T01:58:00Z">
        <w:r w:rsidR="00B43C20">
          <w:rPr>
            <w:rFonts w:hint="eastAsia"/>
            <w:color w:val="000000"/>
          </w:rPr>
          <w:t>）</w:t>
        </w:r>
      </w:ins>
      <w:ins w:id="219" w:author="lp_ts" w:date="2026-10-30T11:00:00Z" w16du:dateUtc="2026-10-30T02:00:00Z">
        <w:r w:rsidR="00B43C20" w:rsidRPr="00133469">
          <w:rPr>
            <w:rFonts w:hint="eastAsia"/>
            <w:color w:val="000000"/>
            <w:highlight w:val="cyan"/>
          </w:rPr>
          <w:t>【</w:t>
        </w:r>
        <w:proofErr w:type="spellStart"/>
        <w:r w:rsidR="00B43C20" w:rsidRPr="00133469">
          <w:rPr>
            <w:rFonts w:hint="eastAsia"/>
            <w:color w:val="000000"/>
            <w:highlight w:val="cyan"/>
          </w:rPr>
          <w:t>toWB</w:t>
        </w:r>
        <w:proofErr w:type="spellEnd"/>
        <w:r w:rsidR="00B43C20" w:rsidRPr="00133469">
          <w:rPr>
            <w:rFonts w:hint="eastAsia"/>
            <w:color w:val="000000"/>
            <w:highlight w:val="cyan"/>
          </w:rPr>
          <w:t>様：</w:t>
        </w:r>
        <w:r w:rsidR="00B43C20">
          <w:rPr>
            <w:rFonts w:hint="eastAsia"/>
            <w:color w:val="000000"/>
            <w:highlight w:val="cyan"/>
          </w:rPr>
          <w:t>秘密保持</w:t>
        </w:r>
      </w:ins>
      <w:ins w:id="220" w:author="lp_ts" w:date="2026-10-30T11:01:00Z" w16du:dateUtc="2026-10-30T02:01:00Z">
        <w:r w:rsidR="00B43C20">
          <w:rPr>
            <w:rFonts w:hint="eastAsia"/>
            <w:color w:val="000000"/>
            <w:highlight w:val="cyan"/>
          </w:rPr>
          <w:t>条項に記載されていた内容を転記しております。】</w:t>
        </w:r>
      </w:ins>
      <w:r>
        <w:rPr>
          <w:rFonts w:hint="eastAsia"/>
          <w:color w:val="000000"/>
        </w:rPr>
        <w:t>に対し、本件提携において公正取引委員会への事前届出の要否を検討するため、次の事実に該当するか否かを通知する。</w:t>
      </w:r>
    </w:p>
    <w:p w14:paraId="00CA73B2"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(1)</w:t>
      </w:r>
      <w:r>
        <w:rPr>
          <w:color w:val="000000"/>
        </w:rPr>
        <w:t xml:space="preserve"> </w:t>
      </w:r>
      <w:r>
        <w:rPr>
          <w:rFonts w:hint="eastAsia"/>
          <w:color w:val="000000"/>
        </w:rPr>
        <w:t>甲において、甲のグループ会社全体の売上高が</w:t>
      </w:r>
      <w:r>
        <w:rPr>
          <w:rFonts w:hint="eastAsia"/>
          <w:color w:val="000000"/>
        </w:rPr>
        <w:t>200</w:t>
      </w:r>
      <w:r>
        <w:rPr>
          <w:rFonts w:hint="eastAsia"/>
          <w:color w:val="000000"/>
        </w:rPr>
        <w:t>億円を超えること。また、その可能性があること。</w:t>
      </w:r>
    </w:p>
    <w:p w14:paraId="71C53453"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(2)</w:t>
      </w:r>
      <w:r>
        <w:rPr>
          <w:color w:val="000000"/>
        </w:rPr>
        <w:t xml:space="preserve"> </w:t>
      </w:r>
      <w:r>
        <w:rPr>
          <w:rFonts w:hint="eastAsia"/>
          <w:color w:val="000000"/>
        </w:rPr>
        <w:t>乙において、その子会社を含めて売上高が</w:t>
      </w:r>
      <w:r>
        <w:rPr>
          <w:rFonts w:hint="eastAsia"/>
          <w:color w:val="000000"/>
        </w:rPr>
        <w:t>50</w:t>
      </w:r>
      <w:r>
        <w:rPr>
          <w:rFonts w:hint="eastAsia"/>
          <w:color w:val="000000"/>
        </w:rPr>
        <w:t>億円を超えること。また、その可能性があること。</w:t>
      </w:r>
    </w:p>
    <w:bookmarkEnd w:id="211"/>
    <w:p w14:paraId="35754AFE" w14:textId="77777777" w:rsidR="00DD1070" w:rsidRDefault="00DD1070">
      <w:pPr>
        <w:widowControl/>
        <w:snapToGrid w:val="0"/>
        <w:spacing w:line="320" w:lineRule="exact"/>
      </w:pPr>
    </w:p>
    <w:p w14:paraId="6FCAB46F" w14:textId="77777777" w:rsidR="00DD1070" w:rsidRDefault="002E7021">
      <w:pPr>
        <w:widowControl/>
        <w:snapToGrid w:val="0"/>
        <w:spacing w:line="320" w:lineRule="exact"/>
      </w:pPr>
      <w:r>
        <w:rPr>
          <w:rFonts w:hint="eastAsia"/>
          <w:color w:val="000000"/>
        </w:rPr>
        <w:t>（外為法に基づく手続きに係る通知）</w:t>
      </w:r>
    </w:p>
    <w:p w14:paraId="4E78EF13" w14:textId="77777777" w:rsidR="00DD1070" w:rsidRDefault="002E7021">
      <w:pPr>
        <w:widowControl/>
        <w:snapToGrid w:val="0"/>
        <w:spacing w:line="320" w:lineRule="exact"/>
        <w:ind w:left="567" w:hangingChars="270" w:hanging="567"/>
      </w:pPr>
      <w:r>
        <w:rPr>
          <w:rFonts w:hint="eastAsia"/>
          <w:color w:val="000000"/>
        </w:rPr>
        <w:t>第</w:t>
      </w:r>
      <w:r>
        <w:rPr>
          <w:color w:val="000000"/>
        </w:rPr>
        <w:t>7</w:t>
      </w:r>
      <w:r>
        <w:rPr>
          <w:color w:val="000000"/>
        </w:rPr>
        <w:t>条　甲、乙及び丙は、</w:t>
      </w:r>
      <w:r>
        <w:rPr>
          <w:rFonts w:hint="eastAsia"/>
          <w:color w:val="000000"/>
        </w:rPr>
        <w:t>相手方に対し、本件提携において外国為替及び外国貿易法（本条において「外為法」という。）に基づく対内直接投資等の事前届出の要否を検討するため、次の事実に該当するか否かを通知する。本条に基づき該当しない旨の通知をした後であっても、当該事実に該当した場合はその旨を相手方に対し通知する。</w:t>
      </w:r>
    </w:p>
    <w:p w14:paraId="10788332" w14:textId="77777777" w:rsidR="00DD1070" w:rsidRDefault="002E7021">
      <w:pPr>
        <w:widowControl/>
        <w:snapToGrid w:val="0"/>
        <w:spacing w:line="320" w:lineRule="exact"/>
        <w:ind w:left="1050" w:hangingChars="500" w:hanging="1050"/>
      </w:pPr>
      <w:r>
        <w:rPr>
          <w:rFonts w:hint="eastAsia"/>
          <w:color w:val="000000"/>
        </w:rPr>
        <w:t xml:space="preserve">　　　　</w:t>
      </w:r>
      <w:r>
        <w:rPr>
          <w:color w:val="000000"/>
        </w:rPr>
        <w:t xml:space="preserve">(1) </w:t>
      </w:r>
      <w:r>
        <w:rPr>
          <w:rFonts w:hint="eastAsia"/>
          <w:color w:val="000000"/>
        </w:rPr>
        <w:t>甲において、外為法第</w:t>
      </w:r>
      <w:r>
        <w:rPr>
          <w:color w:val="000000"/>
        </w:rPr>
        <w:t>26</w:t>
      </w:r>
      <w:r>
        <w:rPr>
          <w:color w:val="000000"/>
        </w:rPr>
        <w:t>条第</w:t>
      </w:r>
      <w:r>
        <w:rPr>
          <w:color w:val="000000"/>
        </w:rPr>
        <w:t>1</w:t>
      </w:r>
      <w:r>
        <w:rPr>
          <w:color w:val="000000"/>
        </w:rPr>
        <w:t>項に定める外国投資家であること。また、その可能性があること。</w:t>
      </w:r>
    </w:p>
    <w:p w14:paraId="7A4DE017" w14:textId="77777777" w:rsidR="00DD1070" w:rsidRDefault="002E7021">
      <w:pPr>
        <w:widowControl/>
        <w:snapToGrid w:val="0"/>
        <w:spacing w:line="320" w:lineRule="exact"/>
        <w:ind w:leftChars="1" w:left="991" w:hangingChars="471" w:hanging="989"/>
      </w:pPr>
      <w:r>
        <w:rPr>
          <w:rFonts w:hint="eastAsia"/>
          <w:color w:val="000000"/>
        </w:rPr>
        <w:t xml:space="preserve">　　　　</w:t>
      </w:r>
      <w:r>
        <w:rPr>
          <w:color w:val="000000"/>
        </w:rPr>
        <w:t xml:space="preserve">(2) </w:t>
      </w:r>
      <w:r>
        <w:rPr>
          <w:rFonts w:hint="eastAsia"/>
          <w:color w:val="000000"/>
        </w:rPr>
        <w:t>乙又は丙において、外為法第</w:t>
      </w:r>
      <w:r>
        <w:rPr>
          <w:color w:val="000000"/>
        </w:rPr>
        <w:t>26</w:t>
      </w:r>
      <w:r>
        <w:rPr>
          <w:color w:val="000000"/>
        </w:rPr>
        <w:t>条第</w:t>
      </w:r>
      <w:r>
        <w:rPr>
          <w:color w:val="000000"/>
        </w:rPr>
        <w:t>1</w:t>
      </w:r>
      <w:r>
        <w:rPr>
          <w:color w:val="000000"/>
        </w:rPr>
        <w:t>項に定める外国投資家であること。また、その可能性があること。</w:t>
      </w:r>
    </w:p>
    <w:p w14:paraId="189AC4C6" w14:textId="77777777" w:rsidR="00DD1070" w:rsidRDefault="00DD1070">
      <w:pPr>
        <w:widowControl/>
        <w:snapToGrid w:val="0"/>
        <w:spacing w:line="320" w:lineRule="exact"/>
      </w:pPr>
    </w:p>
    <w:p w14:paraId="047BA17F" w14:textId="77777777" w:rsidR="00DD1070" w:rsidRDefault="002E7021">
      <w:pPr>
        <w:widowControl/>
        <w:snapToGrid w:val="0"/>
        <w:spacing w:line="320" w:lineRule="exact"/>
      </w:pPr>
      <w:r>
        <w:rPr>
          <w:rFonts w:hint="eastAsia"/>
          <w:color w:val="000000"/>
        </w:rPr>
        <w:t>（本件提携実行後の対応事項）</w:t>
      </w:r>
    </w:p>
    <w:p w14:paraId="15EF3625" w14:textId="1FA74339" w:rsidR="00DD1070" w:rsidDel="00581600" w:rsidRDefault="002E7021">
      <w:pPr>
        <w:widowControl/>
        <w:snapToGrid w:val="0"/>
        <w:spacing w:line="320" w:lineRule="exact"/>
        <w:ind w:left="630" w:hangingChars="300" w:hanging="630"/>
        <w:rPr>
          <w:del w:id="221" w:author="lp_ts" w:date="2026-10-30T10:30:00Z" w16du:dateUtc="2026-10-30T01:30:00Z"/>
        </w:rPr>
      </w:pPr>
      <w:r>
        <w:rPr>
          <w:rFonts w:hint="eastAsia"/>
          <w:color w:val="000000"/>
        </w:rPr>
        <w:t>第</w:t>
      </w:r>
      <w:r>
        <w:rPr>
          <w:rFonts w:hint="eastAsia"/>
          <w:color w:val="000000"/>
        </w:rPr>
        <w:t>8</w:t>
      </w:r>
      <w:r>
        <w:rPr>
          <w:rFonts w:hint="eastAsia"/>
          <w:color w:val="000000"/>
        </w:rPr>
        <w:t>条　甲、乙及び丙は、乙の現役員に対する本件提携実行後の処遇について、最終契約締結までに協議の上で決定する。</w:t>
      </w:r>
    </w:p>
    <w:p w14:paraId="14FCD4FA" w14:textId="6B33CD9F" w:rsidR="00DD1070" w:rsidRDefault="002E7021">
      <w:pPr>
        <w:widowControl/>
        <w:snapToGrid w:val="0"/>
        <w:spacing w:line="320" w:lineRule="exact"/>
        <w:ind w:leftChars="300" w:left="630" w:firstLineChars="105" w:firstLine="220"/>
        <w:pPrChange w:id="222" w:author="lp_ts" w:date="2026-10-30T10:30:00Z" w16du:dateUtc="2026-10-30T01:30:00Z">
          <w:pPr>
            <w:widowControl/>
            <w:snapToGrid w:val="0"/>
            <w:spacing w:line="320" w:lineRule="exact"/>
            <w:ind w:leftChars="300" w:left="630" w:firstLineChars="100" w:firstLine="210"/>
          </w:pPr>
        </w:pPrChange>
      </w:pPr>
      <w:r>
        <w:rPr>
          <w:rFonts w:hint="eastAsia"/>
          <w:color w:val="000000"/>
        </w:rPr>
        <w:t>なお、本合意書締結日における主な処遇案は次のとおりであり、丙の</w:t>
      </w:r>
      <w:del w:id="223" w:author="lp_ts" w:date="2026-10-30T10:30:00Z" w16du:dateUtc="2026-10-30T01:30:00Z">
        <w:r w:rsidDel="00581600">
          <w:rPr>
            <w:rFonts w:hint="eastAsia"/>
            <w:color w:val="000000"/>
          </w:rPr>
          <w:delText>役員報酬及び追加支払に関する協議案は、第</w:delText>
        </w:r>
        <w:r w:rsidDel="00581600">
          <w:rPr>
            <w:rFonts w:hint="eastAsia"/>
            <w:color w:val="000000"/>
          </w:rPr>
          <w:delText>2</w:delText>
        </w:r>
        <w:r w:rsidDel="00581600">
          <w:rPr>
            <w:rFonts w:hint="eastAsia"/>
            <w:color w:val="000000"/>
          </w:rPr>
          <w:delText>条第</w:delText>
        </w:r>
        <w:r w:rsidDel="00581600">
          <w:rPr>
            <w:rFonts w:hint="eastAsia"/>
            <w:color w:val="000000"/>
          </w:rPr>
          <w:delText>4</w:delText>
        </w:r>
        <w:r w:rsidDel="00581600">
          <w:rPr>
            <w:rFonts w:hint="eastAsia"/>
            <w:color w:val="000000"/>
          </w:rPr>
          <w:delText>項及び第</w:delText>
        </w:r>
        <w:r w:rsidDel="00581600">
          <w:rPr>
            <w:rFonts w:hint="eastAsia"/>
            <w:color w:val="000000"/>
          </w:rPr>
          <w:delText>6</w:delText>
        </w:r>
        <w:r w:rsidDel="00581600">
          <w:rPr>
            <w:rFonts w:hint="eastAsia"/>
            <w:color w:val="000000"/>
          </w:rPr>
          <w:delText>項のとおりとする。</w:delText>
        </w:r>
      </w:del>
      <w:r>
        <w:rPr>
          <w:color w:val="000000"/>
        </w:rPr>
        <w:t>具体的な役職、報酬及び関与条件は、最終契約及び関係契約において定める。</w:t>
      </w:r>
    </w:p>
    <w:tbl>
      <w:tblPr>
        <w:tblStyle w:val="a3"/>
        <w:tblW w:w="0" w:type="auto"/>
        <w:tblInd w:w="846" w:type="dxa"/>
        <w:tblLook w:val="04A0" w:firstRow="1" w:lastRow="0" w:firstColumn="1" w:lastColumn="0" w:noHBand="0" w:noVBand="1"/>
        <w:tblPrChange w:id="224" w:author="lp_ts" w:date="2026-10-30T10:34:00Z" w16du:dateUtc="2026-10-30T01:34:00Z">
          <w:tblPr>
            <w:tblStyle w:val="a3"/>
            <w:tblW w:w="0" w:type="auto"/>
            <w:tblInd w:w="846" w:type="dxa"/>
            <w:tblLook w:val="04A0" w:firstRow="1" w:lastRow="0" w:firstColumn="1" w:lastColumn="0" w:noHBand="0" w:noVBand="1"/>
          </w:tblPr>
        </w:tblPrChange>
      </w:tblPr>
      <w:tblGrid>
        <w:gridCol w:w="1134"/>
        <w:gridCol w:w="1276"/>
        <w:gridCol w:w="1417"/>
        <w:gridCol w:w="3821"/>
        <w:tblGridChange w:id="225">
          <w:tblGrid>
            <w:gridCol w:w="1134"/>
            <w:gridCol w:w="66"/>
            <w:gridCol w:w="1210"/>
            <w:gridCol w:w="240"/>
            <w:gridCol w:w="1177"/>
            <w:gridCol w:w="673"/>
            <w:gridCol w:w="3148"/>
          </w:tblGrid>
        </w:tblGridChange>
      </w:tblGrid>
      <w:tr w:rsidR="00F9413A" w14:paraId="56135A7B" w14:textId="77777777" w:rsidTr="004D501C">
        <w:trPr>
          <w:tblHeader/>
          <w:trPrChange w:id="226" w:author="lp_ts" w:date="2026-10-30T10:34:00Z" w16du:dateUtc="2026-10-30T01:34:00Z">
            <w:trPr>
              <w:tblHeader/>
            </w:trPr>
          </w:trPrChange>
        </w:trPr>
        <w:tc>
          <w:tcPr>
            <w:tcW w:w="1134" w:type="dxa"/>
            <w:tcPrChange w:id="227" w:author="lp_ts" w:date="2026-10-30T10:34:00Z" w16du:dateUtc="2026-10-30T01:34:00Z">
              <w:tcPr>
                <w:tcW w:w="1200" w:type="dxa"/>
                <w:gridSpan w:val="2"/>
              </w:tcPr>
            </w:tcPrChange>
          </w:tcPr>
          <w:p w14:paraId="428342C0" w14:textId="77777777" w:rsidR="00DD1070" w:rsidRDefault="002E7021">
            <w:pPr>
              <w:spacing w:line="240" w:lineRule="exact"/>
              <w:jc w:val="center"/>
              <w:pPrChange w:id="228" w:author="lp_ts" w:date="2026-10-30T10:32:00Z" w16du:dateUtc="2026-10-30T01:32:00Z">
                <w:pPr>
                  <w:spacing w:line="240" w:lineRule="exact"/>
                </w:pPr>
              </w:pPrChange>
            </w:pPr>
            <w:r>
              <w:rPr>
                <w:rFonts w:hint="eastAsia"/>
                <w:color w:val="000000"/>
                <w:sz w:val="20"/>
                <w:szCs w:val="20"/>
              </w:rPr>
              <w:t>氏名</w:t>
            </w:r>
          </w:p>
        </w:tc>
        <w:tc>
          <w:tcPr>
            <w:tcW w:w="1276" w:type="dxa"/>
            <w:tcPrChange w:id="229" w:author="lp_ts" w:date="2026-10-30T10:34:00Z" w16du:dateUtc="2026-10-30T01:34:00Z">
              <w:tcPr>
                <w:tcW w:w="1450" w:type="dxa"/>
                <w:gridSpan w:val="2"/>
              </w:tcPr>
            </w:tcPrChange>
          </w:tcPr>
          <w:p w14:paraId="40A4A7FA" w14:textId="77777777" w:rsidR="00DD1070" w:rsidRDefault="002E7021">
            <w:pPr>
              <w:spacing w:line="240" w:lineRule="exact"/>
              <w:jc w:val="center"/>
              <w:pPrChange w:id="230" w:author="lp_ts" w:date="2026-10-30T10:32:00Z" w16du:dateUtc="2026-10-30T01:32:00Z">
                <w:pPr>
                  <w:spacing w:line="240" w:lineRule="exact"/>
                </w:pPr>
              </w:pPrChange>
            </w:pPr>
            <w:r>
              <w:rPr>
                <w:rFonts w:hint="eastAsia"/>
                <w:color w:val="000000"/>
                <w:sz w:val="20"/>
                <w:szCs w:val="20"/>
              </w:rPr>
              <w:t>役職</w:t>
            </w:r>
          </w:p>
        </w:tc>
        <w:tc>
          <w:tcPr>
            <w:tcW w:w="1417" w:type="dxa"/>
            <w:tcPrChange w:id="231" w:author="lp_ts" w:date="2026-10-30T10:34:00Z" w16du:dateUtc="2026-10-30T01:34:00Z">
              <w:tcPr>
                <w:tcW w:w="1850" w:type="dxa"/>
                <w:gridSpan w:val="2"/>
              </w:tcPr>
            </w:tcPrChange>
          </w:tcPr>
          <w:p w14:paraId="07CCEEB3" w14:textId="77777777" w:rsidR="00DD1070" w:rsidRDefault="002E7021">
            <w:pPr>
              <w:spacing w:line="240" w:lineRule="exact"/>
              <w:jc w:val="center"/>
              <w:pPrChange w:id="232" w:author="lp_ts" w:date="2026-10-30T10:32:00Z" w16du:dateUtc="2026-10-30T01:32:00Z">
                <w:pPr>
                  <w:spacing w:line="240" w:lineRule="exact"/>
                </w:pPr>
              </w:pPrChange>
            </w:pPr>
            <w:r>
              <w:rPr>
                <w:rFonts w:hint="eastAsia"/>
                <w:color w:val="000000"/>
                <w:sz w:val="20"/>
                <w:szCs w:val="20"/>
              </w:rPr>
              <w:t>関与期間</w:t>
            </w:r>
          </w:p>
        </w:tc>
        <w:tc>
          <w:tcPr>
            <w:tcW w:w="3821" w:type="dxa"/>
            <w:tcPrChange w:id="233" w:author="lp_ts" w:date="2026-10-30T10:34:00Z" w16du:dateUtc="2026-10-30T01:34:00Z">
              <w:tcPr>
                <w:tcW w:w="3148" w:type="dxa"/>
              </w:tcPr>
            </w:tcPrChange>
          </w:tcPr>
          <w:p w14:paraId="5BEE0A70" w14:textId="77777777" w:rsidR="00DD1070" w:rsidRDefault="002E7021">
            <w:pPr>
              <w:spacing w:line="240" w:lineRule="exact"/>
              <w:jc w:val="center"/>
              <w:pPrChange w:id="234" w:author="lp_ts" w:date="2026-10-30T10:32:00Z" w16du:dateUtc="2026-10-30T01:32:00Z">
                <w:pPr>
                  <w:spacing w:line="240" w:lineRule="exact"/>
                </w:pPr>
              </w:pPrChange>
            </w:pPr>
            <w:r>
              <w:rPr>
                <w:rFonts w:hint="eastAsia"/>
                <w:color w:val="000000"/>
                <w:sz w:val="20"/>
                <w:szCs w:val="20"/>
              </w:rPr>
              <w:t>報酬</w:t>
            </w:r>
            <w:r>
              <w:rPr>
                <w:color w:val="000000"/>
                <w:sz w:val="20"/>
                <w:szCs w:val="20"/>
              </w:rPr>
              <w:t>案</w:t>
            </w:r>
          </w:p>
        </w:tc>
      </w:tr>
      <w:tr w:rsidR="00F9413A" w14:paraId="6B521D92" w14:textId="77777777" w:rsidTr="004D501C">
        <w:trPr>
          <w:cantSplit/>
          <w:trPrChange w:id="235" w:author="lp_ts" w:date="2026-10-30T10:34:00Z" w16du:dateUtc="2026-10-30T01:34:00Z">
            <w:trPr>
              <w:cantSplit/>
            </w:trPr>
          </w:trPrChange>
        </w:trPr>
        <w:tc>
          <w:tcPr>
            <w:tcW w:w="1134" w:type="dxa"/>
            <w:tcPrChange w:id="236" w:author="lp_ts" w:date="2026-10-30T10:34:00Z" w16du:dateUtc="2026-10-30T01:34:00Z">
              <w:tcPr>
                <w:tcW w:w="1200" w:type="dxa"/>
                <w:gridSpan w:val="2"/>
              </w:tcPr>
            </w:tcPrChange>
          </w:tcPr>
          <w:p w14:paraId="3F82FAD3" w14:textId="77777777" w:rsidR="00DD1070" w:rsidRDefault="002E7021">
            <w:pPr>
              <w:spacing w:line="240" w:lineRule="exact"/>
            </w:pPr>
            <w:r>
              <w:rPr>
                <w:rFonts w:hint="eastAsia"/>
                <w:color w:val="000000"/>
                <w:sz w:val="20"/>
                <w:szCs w:val="20"/>
              </w:rPr>
              <w:t>岸田周三</w:t>
            </w:r>
          </w:p>
        </w:tc>
        <w:tc>
          <w:tcPr>
            <w:tcW w:w="1276" w:type="dxa"/>
            <w:tcPrChange w:id="237" w:author="lp_ts" w:date="2026-10-30T10:34:00Z" w16du:dateUtc="2026-10-30T01:34:00Z">
              <w:tcPr>
                <w:tcW w:w="1450" w:type="dxa"/>
                <w:gridSpan w:val="2"/>
              </w:tcPr>
            </w:tcPrChange>
          </w:tcPr>
          <w:p w14:paraId="1EDD37D6" w14:textId="77777777" w:rsidR="00DD1070" w:rsidRDefault="002E7021">
            <w:pPr>
              <w:spacing w:line="240" w:lineRule="exact"/>
            </w:pPr>
            <w:r>
              <w:rPr>
                <w:rFonts w:hint="eastAsia"/>
                <w:color w:val="000000"/>
                <w:sz w:val="20"/>
                <w:szCs w:val="20"/>
              </w:rPr>
              <w:t>代表取締役</w:t>
            </w:r>
          </w:p>
        </w:tc>
        <w:tc>
          <w:tcPr>
            <w:tcW w:w="1417" w:type="dxa"/>
            <w:tcPrChange w:id="238" w:author="lp_ts" w:date="2026-10-30T10:34:00Z" w16du:dateUtc="2026-10-30T01:34:00Z">
              <w:tcPr>
                <w:tcW w:w="1850" w:type="dxa"/>
                <w:gridSpan w:val="2"/>
              </w:tcPr>
            </w:tcPrChange>
          </w:tcPr>
          <w:p w14:paraId="27B3D5A6" w14:textId="3128CC84" w:rsidR="00DD1070" w:rsidRDefault="003C0340">
            <w:pPr>
              <w:spacing w:line="240" w:lineRule="exact"/>
              <w:jc w:val="center"/>
              <w:pPrChange w:id="239" w:author="lp_ts" w:date="2026-10-30T11:02:00Z" w16du:dateUtc="2026-10-30T02:02:00Z">
                <w:pPr>
                  <w:spacing w:line="240" w:lineRule="exact"/>
                </w:pPr>
              </w:pPrChange>
            </w:pPr>
            <w:del w:id="240" w:author="lp_ts" w:date="2026-10-30T11:02:00Z" w16du:dateUtc="2026-10-30T02:02:00Z">
              <w:r w:rsidDel="003C0340">
                <w:rPr>
                  <w:rFonts w:hint="eastAsia"/>
                  <w:color w:val="000000"/>
                  <w:sz w:val="20"/>
                  <w:szCs w:val="20"/>
                </w:rPr>
                <w:delText>第5項の協議案参照</w:delText>
              </w:r>
            </w:del>
            <w:ins w:id="241" w:author="lp_ts" w:date="2026-10-30T11:02:00Z" w16du:dateUtc="2026-10-30T02:02:00Z">
              <w:r>
                <w:rPr>
                  <w:rFonts w:hint="eastAsia"/>
                  <w:color w:val="000000"/>
                  <w:sz w:val="20"/>
                  <w:szCs w:val="20"/>
                </w:rPr>
                <w:t>3年間</w:t>
              </w:r>
            </w:ins>
          </w:p>
        </w:tc>
        <w:tc>
          <w:tcPr>
            <w:tcW w:w="3821" w:type="dxa"/>
            <w:tcPrChange w:id="242" w:author="lp_ts" w:date="2026-10-30T10:34:00Z" w16du:dateUtc="2026-10-30T01:34:00Z">
              <w:tcPr>
                <w:tcW w:w="3148" w:type="dxa"/>
              </w:tcPr>
            </w:tcPrChange>
          </w:tcPr>
          <w:p w14:paraId="4A0C2E81" w14:textId="0B6757B0" w:rsidR="00DD1070" w:rsidDel="004E335D" w:rsidRDefault="004E335D">
            <w:pPr>
              <w:spacing w:line="240" w:lineRule="exact"/>
              <w:rPr>
                <w:del w:id="243" w:author="lp_ts" w:date="2026-10-30T10:41:00Z" w16du:dateUtc="2026-10-30T01:41:00Z"/>
                <w:color w:val="000000"/>
              </w:rPr>
            </w:pPr>
            <w:ins w:id="244" w:author="lp_ts" w:date="2026-10-30T10:42:00Z" w16du:dateUtc="2026-10-30T01:42:00Z">
              <w:r>
                <w:rPr>
                  <w:rFonts w:hint="eastAsia"/>
                  <w:color w:val="000000"/>
                  <w:sz w:val="20"/>
                  <w:szCs w:val="20"/>
                </w:rPr>
                <w:t>現状の役員報酬を3年間は維持する</w:t>
              </w:r>
            </w:ins>
            <w:del w:id="245" w:author="lp_ts" w:date="2026-10-30T10:41:00Z" w16du:dateUtc="2026-10-30T01:41:00Z">
              <w:r w:rsidDel="004E335D">
                <w:rPr>
                  <w:rFonts w:hint="eastAsia"/>
                  <w:color w:val="000000"/>
                  <w:sz w:val="20"/>
                  <w:szCs w:val="20"/>
                </w:rPr>
                <w:delText>3年分の役員報酬一部前払い</w:delText>
              </w:r>
            </w:del>
          </w:p>
          <w:p w14:paraId="331DFD70" w14:textId="23AA157E" w:rsidR="00DD1070" w:rsidDel="004E335D" w:rsidRDefault="002E7021">
            <w:pPr>
              <w:spacing w:line="240" w:lineRule="exact"/>
              <w:rPr>
                <w:del w:id="246" w:author="lp_ts" w:date="2026-10-30T10:41:00Z" w16du:dateUtc="2026-10-30T01:41:00Z"/>
                <w:color w:val="000000"/>
              </w:rPr>
            </w:pPr>
            <w:del w:id="247" w:author="lp_ts" w:date="2026-10-30T10:41:00Z" w16du:dateUtc="2026-10-30T01:41:00Z">
              <w:r w:rsidDel="004E335D">
                <w:rPr>
                  <w:rFonts w:hint="eastAsia"/>
                  <w:color w:val="000000"/>
                  <w:sz w:val="20"/>
                  <w:szCs w:val="20"/>
                </w:rPr>
                <w:delText>（</w:delText>
              </w:r>
              <w:r w:rsidDel="004E335D">
                <w:rPr>
                  <w:rFonts w:hint="eastAsia"/>
                  <w:color w:val="000000"/>
                  <w:sz w:val="20"/>
                  <w:szCs w:val="20"/>
                </w:rPr>
                <w:delText>7,500</w:delText>
              </w:r>
              <w:r w:rsidDel="004E335D">
                <w:rPr>
                  <w:rFonts w:hint="eastAsia"/>
                  <w:color w:val="000000"/>
                  <w:sz w:val="20"/>
                  <w:szCs w:val="20"/>
                </w:rPr>
                <w:delText>万</w:delText>
              </w:r>
              <w:r w:rsidDel="004E335D">
                <w:rPr>
                  <w:rFonts w:ascii="Apple Color Emoji" w:hAnsi="Apple Color Emoji" w:cs="Apple Color Emoji" w:hint="eastAsia"/>
                  <w:color w:val="000000"/>
                  <w:sz w:val="20"/>
                  <w:szCs w:val="20"/>
                </w:rPr>
                <w:delText>×</w:delText>
              </w:r>
              <w:r w:rsidDel="004E335D">
                <w:rPr>
                  <w:color w:val="000000"/>
                  <w:sz w:val="20"/>
                  <w:szCs w:val="20"/>
                </w:rPr>
                <w:delText>3</w:delText>
              </w:r>
              <w:r w:rsidDel="004E335D">
                <w:rPr>
                  <w:rFonts w:hint="eastAsia"/>
                  <w:color w:val="000000"/>
                  <w:sz w:val="20"/>
                  <w:szCs w:val="20"/>
                </w:rPr>
                <w:delText>年＝</w:delText>
              </w:r>
              <w:r w:rsidDel="004E335D">
                <w:rPr>
                  <w:color w:val="000000"/>
                  <w:sz w:val="20"/>
                  <w:szCs w:val="20"/>
                </w:rPr>
                <w:delText>2</w:delText>
              </w:r>
              <w:r w:rsidDel="004E335D">
                <w:rPr>
                  <w:rFonts w:hint="eastAsia"/>
                  <w:color w:val="000000"/>
                  <w:sz w:val="20"/>
                  <w:szCs w:val="20"/>
                </w:rPr>
                <w:delText>億</w:delText>
              </w:r>
              <w:r w:rsidDel="004E335D">
                <w:rPr>
                  <w:color w:val="000000"/>
                  <w:sz w:val="20"/>
                  <w:szCs w:val="20"/>
                </w:rPr>
                <w:delText>2,500</w:delText>
              </w:r>
              <w:r w:rsidDel="004E335D">
                <w:rPr>
                  <w:rFonts w:hint="eastAsia"/>
                  <w:color w:val="000000"/>
                  <w:sz w:val="20"/>
                  <w:szCs w:val="20"/>
                </w:rPr>
                <w:delText>万</w:delText>
              </w:r>
            </w:del>
          </w:p>
          <w:p w14:paraId="4F30A32D" w14:textId="4F073D24" w:rsidR="00DD1070" w:rsidDel="004E335D" w:rsidRDefault="00DD1070">
            <w:pPr>
              <w:spacing w:line="40" w:lineRule="exact"/>
              <w:rPr>
                <w:del w:id="248" w:author="lp_ts" w:date="2026-10-30T10:41:00Z" w16du:dateUtc="2026-10-30T01:41:00Z"/>
                <w:color w:val="000000"/>
              </w:rPr>
            </w:pPr>
          </w:p>
          <w:p w14:paraId="7EE1ED54" w14:textId="68E785A7" w:rsidR="00DD1070" w:rsidDel="004E335D" w:rsidRDefault="002E7021">
            <w:pPr>
              <w:spacing w:line="240" w:lineRule="exact"/>
              <w:rPr>
                <w:del w:id="249" w:author="lp_ts" w:date="2026-10-30T10:41:00Z" w16du:dateUtc="2026-10-30T01:41:00Z"/>
                <w:color w:val="000000"/>
              </w:rPr>
            </w:pPr>
            <w:del w:id="250" w:author="lp_ts" w:date="2026-10-30T10:41:00Z" w16du:dateUtc="2026-10-30T01:41:00Z">
              <w:r w:rsidDel="004E335D">
                <w:rPr>
                  <w:color w:val="000000"/>
                  <w:sz w:val="20"/>
                  <w:szCs w:val="20"/>
                </w:rPr>
                <w:delText>2,000</w:delText>
              </w:r>
              <w:r w:rsidDel="004E335D">
                <w:rPr>
                  <w:rFonts w:hint="eastAsia"/>
                  <w:color w:val="000000"/>
                  <w:sz w:val="20"/>
                  <w:szCs w:val="20"/>
                </w:rPr>
                <w:delText>万円（</w:delText>
              </w:r>
              <w:r w:rsidDel="004E335D">
                <w:rPr>
                  <w:rFonts w:hint="eastAsia"/>
                  <w:color w:val="000000"/>
                  <w:sz w:val="20"/>
                  <w:szCs w:val="20"/>
                </w:rPr>
                <w:delText>3</w:delText>
              </w:r>
              <w:r w:rsidDel="004E335D">
                <w:rPr>
                  <w:rFonts w:hint="eastAsia"/>
                  <w:color w:val="000000"/>
                  <w:sz w:val="20"/>
                  <w:szCs w:val="20"/>
                </w:rPr>
                <w:delText>年間）</w:delText>
              </w:r>
            </w:del>
          </w:p>
          <w:p w14:paraId="7EEB8DD0" w14:textId="47CD3399" w:rsidR="00DD1070" w:rsidDel="004E335D" w:rsidRDefault="00DD1070">
            <w:pPr>
              <w:spacing w:line="40" w:lineRule="exact"/>
              <w:rPr>
                <w:del w:id="251" w:author="lp_ts" w:date="2026-10-30T10:41:00Z" w16du:dateUtc="2026-10-30T01:41:00Z"/>
                <w:color w:val="000000"/>
              </w:rPr>
            </w:pPr>
          </w:p>
          <w:p w14:paraId="743284C0" w14:textId="77777777" w:rsidR="004E335D" w:rsidRDefault="004E335D">
            <w:pPr>
              <w:spacing w:line="240" w:lineRule="exact"/>
              <w:rPr>
                <w:ins w:id="252" w:author="lp_ts" w:date="2026-10-30T10:41:00Z" w16du:dateUtc="2026-10-30T01:41:00Z"/>
                <w:color w:val="000000"/>
                <w:sz w:val="20"/>
                <w:szCs w:val="20"/>
              </w:rPr>
            </w:pPr>
          </w:p>
          <w:p w14:paraId="39181107" w14:textId="3BAC4DE2" w:rsidR="00DD1070" w:rsidRDefault="002E7021">
            <w:pPr>
              <w:spacing w:line="240" w:lineRule="exact"/>
            </w:pPr>
            <w:r>
              <w:rPr>
                <w:rFonts w:hint="eastAsia"/>
                <w:color w:val="000000"/>
                <w:sz w:val="20"/>
                <w:szCs w:val="20"/>
              </w:rPr>
              <w:t>4</w:t>
            </w:r>
            <w:r>
              <w:rPr>
                <w:rFonts w:hint="eastAsia"/>
                <w:color w:val="000000"/>
                <w:sz w:val="20"/>
                <w:szCs w:val="20"/>
              </w:rPr>
              <w:t>年目</w:t>
            </w:r>
            <w:ins w:id="253" w:author="lp_ts" w:date="2026-10-30T10:42:00Z" w16du:dateUtc="2026-10-30T01:42:00Z">
              <w:r w:rsidR="004E335D">
                <w:rPr>
                  <w:rFonts w:hint="eastAsia"/>
                  <w:color w:val="000000"/>
                  <w:sz w:val="20"/>
                  <w:szCs w:val="20"/>
                </w:rPr>
                <w:t>以降</w:t>
              </w:r>
            </w:ins>
            <w:del w:id="254" w:author="lp_ts" w:date="2026-10-30T10:42:00Z" w16du:dateUtc="2026-10-30T01:42:00Z">
              <w:r w:rsidDel="004E335D">
                <w:rPr>
                  <w:rFonts w:hint="eastAsia"/>
                  <w:color w:val="000000"/>
                  <w:sz w:val="20"/>
                  <w:szCs w:val="20"/>
                </w:rPr>
                <w:delText>、</w:delText>
              </w:r>
              <w:r w:rsidDel="004E335D">
                <w:rPr>
                  <w:rFonts w:hint="eastAsia"/>
                  <w:color w:val="000000"/>
                  <w:sz w:val="20"/>
                  <w:szCs w:val="20"/>
                </w:rPr>
                <w:delText>5</w:delText>
              </w:r>
              <w:r w:rsidDel="004E335D">
                <w:rPr>
                  <w:rFonts w:hint="eastAsia"/>
                  <w:color w:val="000000"/>
                  <w:sz w:val="20"/>
                  <w:szCs w:val="20"/>
                </w:rPr>
                <w:delText>年目</w:delText>
              </w:r>
            </w:del>
            <w:r>
              <w:rPr>
                <w:rFonts w:hint="eastAsia"/>
                <w:color w:val="000000"/>
                <w:sz w:val="20"/>
                <w:szCs w:val="20"/>
              </w:rPr>
              <w:t>は今後の協議事項とする</w:t>
            </w:r>
          </w:p>
        </w:tc>
      </w:tr>
    </w:tbl>
    <w:p w14:paraId="484556AF" w14:textId="38913B5C" w:rsidR="00DD1070" w:rsidRDefault="002E7021">
      <w:pPr>
        <w:widowControl/>
        <w:snapToGrid w:val="0"/>
        <w:spacing w:line="320" w:lineRule="exact"/>
        <w:ind w:left="630" w:hangingChars="300" w:hanging="630"/>
      </w:pPr>
      <w:r>
        <w:rPr>
          <w:rFonts w:hint="eastAsia"/>
          <w:color w:val="000000"/>
        </w:rPr>
        <w:t xml:space="preserve">　　２　甲は、原則として、本件提携実行後も乙の従業員全員を継続して雇用し、当面の間、乙の従業員にとって実質的に不利益となるような処遇</w:t>
      </w:r>
      <w:ins w:id="255" w:author="lp_ts" w:date="2026-10-30T10:33:00Z" w16du:dateUtc="2026-10-30T01:33:00Z">
        <w:r w:rsidR="004D501C">
          <w:rPr>
            <w:rFonts w:hint="eastAsia"/>
            <w:color w:val="000000"/>
          </w:rPr>
          <w:t>及び勤務条件</w:t>
        </w:r>
      </w:ins>
      <w:r>
        <w:rPr>
          <w:rFonts w:hint="eastAsia"/>
          <w:color w:val="000000"/>
        </w:rPr>
        <w:t>の変更は行わない。</w:t>
      </w:r>
      <w:ins w:id="256" w:author="lp_ts" w:date="2026-10-30T10:43:00Z" w16du:dateUtc="2026-10-30T01:43:00Z">
        <w:r w:rsidR="004E335D" w:rsidRPr="00133469">
          <w:rPr>
            <w:rFonts w:hint="eastAsia"/>
            <w:color w:val="000000"/>
            <w:highlight w:val="cyan"/>
          </w:rPr>
          <w:t>【</w:t>
        </w:r>
        <w:proofErr w:type="spellStart"/>
        <w:r w:rsidR="004E335D" w:rsidRPr="00133469">
          <w:rPr>
            <w:rFonts w:hint="eastAsia"/>
            <w:color w:val="000000"/>
            <w:highlight w:val="cyan"/>
          </w:rPr>
          <w:t>toWB</w:t>
        </w:r>
        <w:proofErr w:type="spellEnd"/>
        <w:r w:rsidR="004E335D" w:rsidRPr="00133469">
          <w:rPr>
            <w:rFonts w:hint="eastAsia"/>
            <w:color w:val="000000"/>
            <w:highlight w:val="cyan"/>
          </w:rPr>
          <w:t>様：</w:t>
        </w:r>
        <w:r w:rsidR="004E335D">
          <w:rPr>
            <w:rFonts w:hint="eastAsia"/>
            <w:color w:val="000000"/>
            <w:highlight w:val="cyan"/>
          </w:rPr>
          <w:t>従業員におきましては、報酬水準だけではなく、稼働</w:t>
        </w:r>
      </w:ins>
      <w:ins w:id="257" w:author="lp_ts" w:date="2026-10-30T10:44:00Z" w16du:dateUtc="2026-10-30T01:44:00Z">
        <w:r w:rsidR="004E335D">
          <w:rPr>
            <w:rFonts w:hint="eastAsia"/>
            <w:color w:val="000000"/>
            <w:highlight w:val="cyan"/>
          </w:rPr>
          <w:t>環境等も配慮</w:t>
        </w:r>
        <w:r w:rsidR="004E335D">
          <w:rPr>
            <w:rFonts w:hint="eastAsia"/>
            <w:color w:val="000000"/>
            <w:highlight w:val="cyan"/>
          </w:rPr>
          <w:lastRenderedPageBreak/>
          <w:t>いただけますと幸いです。】</w:t>
        </w:r>
      </w:ins>
      <w:r>
        <w:rPr>
          <w:rFonts w:hint="eastAsia"/>
          <w:color w:val="000000"/>
        </w:rPr>
        <w:t>但し、適正な理由と手続きに基づく懲戒処分がある場合その他正当な理由がある場合を除く。</w:t>
      </w:r>
      <w:ins w:id="200028" w:author="株式会社WineBank" w:date="2026-10-30T09:00:00Z">
        <w:r>
          <w:rPr>
            <w:rFonts w:hint="eastAsia"/>
            <w:color w:val="000000"/>
          </w:rPr>
          <w:t xml:space="preserve">なお、売上、原価及び勤怠等の管理及び報告に関する業務の追加その他運営上の合理的な変更は、本項に定める不利益な変更に当たらないものとする。</w:t>
        </w:r>
      </w:ins>
    </w:p>
    <w:p w14:paraId="271B5FF4" w14:textId="77777777" w:rsidR="00DD1070" w:rsidRDefault="002E7021">
      <w:pPr>
        <w:widowControl/>
        <w:snapToGrid w:val="0"/>
        <w:spacing w:line="320" w:lineRule="exact"/>
        <w:ind w:left="630" w:hangingChars="300" w:hanging="630"/>
      </w:pPr>
      <w:r>
        <w:rPr>
          <w:rFonts w:hint="eastAsia"/>
          <w:color w:val="000000"/>
        </w:rPr>
        <w:t xml:space="preserve">　　３　丙は、本件提携を契機に、乙の従業員が乙を退職せずに継続して乙の従業員として勤務するように誠心誠意努力する。</w:t>
      </w:r>
    </w:p>
    <w:p w14:paraId="603CC817" w14:textId="77777777" w:rsidR="00DD1070" w:rsidRDefault="002E7021">
      <w:pPr>
        <w:widowControl/>
        <w:snapToGrid w:val="0"/>
        <w:spacing w:line="320" w:lineRule="exact"/>
        <w:ind w:left="630" w:hangingChars="300" w:hanging="630"/>
      </w:pPr>
      <w:r>
        <w:rPr>
          <w:rFonts w:hint="eastAsia"/>
          <w:color w:val="000000"/>
        </w:rPr>
        <w:t xml:space="preserve">　　４　甲は、本件提携実行後</w:t>
      </w:r>
      <w:r>
        <w:rPr>
          <w:rFonts w:hint="eastAsia"/>
          <w:color w:val="000000"/>
        </w:rPr>
        <w:t>2</w:t>
      </w:r>
      <w:r>
        <w:rPr>
          <w:rFonts w:hint="eastAsia"/>
          <w:color w:val="000000"/>
        </w:rPr>
        <w:t>か月以内に、丙又は丙若しくは乙の関係者が乙の債務等（融資契約、リース契約、賃貸借契約及び取引契約上の債務を含むがこれらに限られない。以下同じ。）に関して負う人的・物的保証等を解除等（被担保債務全額の弁済を含む。）する。</w:t>
      </w:r>
    </w:p>
    <w:p w14:paraId="16D4F9E4" w14:textId="0466AE46" w:rsidR="00DD1070" w:rsidRDefault="002E7021">
      <w:pPr>
        <w:widowControl/>
        <w:snapToGrid w:val="0"/>
        <w:spacing w:line="320" w:lineRule="exact"/>
        <w:ind w:leftChars="200" w:left="630" w:hangingChars="100" w:hanging="210"/>
        <w:rPr>
          <w:ins w:id="258" w:author="lp_ts" w:date="2026-10-30T11:23:00Z" w16du:dateUtc="2026-10-30T02:23:00Z"/>
          <w:color w:val="000000"/>
        </w:rPr>
      </w:pPr>
      <w:r>
        <w:rPr>
          <w:color w:val="000000"/>
        </w:rPr>
        <w:t>５　丙</w:t>
      </w:r>
      <w:ins w:id="259" w:author="lp_ts" w:date="2026-10-30T11:03:00Z" w16du:dateUtc="2026-10-30T02:03:00Z">
        <w:r w:rsidR="003C0340">
          <w:rPr>
            <w:rFonts w:hint="eastAsia"/>
            <w:color w:val="000000"/>
          </w:rPr>
          <w:t>は、</w:t>
        </w:r>
      </w:ins>
      <w:del w:id="260" w:author="lp_ts" w:date="2026-10-30T11:03:00Z" w16du:dateUtc="2026-10-30T02:03:00Z">
        <w:r w:rsidDel="003C0340">
          <w:rPr>
            <w:color w:val="000000"/>
          </w:rPr>
          <w:delText>の</w:delText>
        </w:r>
      </w:del>
      <w:ins w:id="261" w:author="lp_ts" w:date="2026-10-30T11:03:00Z" w16du:dateUtc="2026-10-30T02:03:00Z">
        <w:r w:rsidR="003C0340">
          <w:rPr>
            <w:rFonts w:hint="eastAsia"/>
            <w:color w:val="000000"/>
          </w:rPr>
          <w:t>本件提携後</w:t>
        </w:r>
      </w:ins>
      <w:ins w:id="262" w:author="lp_ts" w:date="2026-10-30T11:34:00Z" w16du:dateUtc="2026-10-30T02:34:00Z">
        <w:r w:rsidR="005E6BA7">
          <w:rPr>
            <w:rFonts w:hint="eastAsia"/>
            <w:color w:val="000000"/>
          </w:rPr>
          <w:t>3年間</w:t>
        </w:r>
      </w:ins>
      <w:ins w:id="263" w:author="lp_ts" w:date="2026-10-30T11:03:00Z" w16du:dateUtc="2026-10-30T02:03:00Z">
        <w:r w:rsidR="003C0340">
          <w:rPr>
            <w:rFonts w:hint="eastAsia"/>
            <w:color w:val="000000"/>
          </w:rPr>
          <w:t>、乙の経営に</w:t>
        </w:r>
      </w:ins>
      <w:ins w:id="264" w:author="lp_ts" w:date="2026-10-30T11:04:00Z" w16du:dateUtc="2026-10-30T02:04:00Z">
        <w:r w:rsidR="003C0340">
          <w:rPr>
            <w:rFonts w:hint="eastAsia"/>
            <w:color w:val="000000"/>
          </w:rPr>
          <w:t>関与するものとする。</w:t>
        </w:r>
      </w:ins>
      <w:del w:id="265" w:author="lp_ts" w:date="2026-10-30T11:03:00Z" w16du:dateUtc="2026-10-30T02:03:00Z">
        <w:r w:rsidDel="003C0340">
          <w:rPr>
            <w:color w:val="000000"/>
          </w:rPr>
          <w:delText>ロックアップ及びその終了後の関与については、次の条件を基礎として協議する。</w:delText>
        </w:r>
      </w:del>
      <w:del w:id="266" w:author="lp_ts" w:date="2026-10-30T11:04:00Z" w16du:dateUtc="2026-10-30T02:04:00Z">
        <w:r w:rsidDel="003C0340">
          <w:rPr>
            <w:color w:val="000000"/>
          </w:rPr>
          <w:delText>ロックアップ期間の起算日及び期間中の</w:delText>
        </w:r>
      </w:del>
      <w:r>
        <w:rPr>
          <w:color w:val="000000"/>
        </w:rPr>
        <w:t>具体的な業務・勤務条件は、最終契約及び関係契約において定める。</w:t>
      </w:r>
      <w:ins w:id="267" w:author="lp_ts" w:date="2026-10-30T11:05:00Z" w16du:dateUtc="2026-10-30T02:05:00Z">
        <w:r w:rsidR="003C0340">
          <w:rPr>
            <w:rFonts w:hint="eastAsia"/>
            <w:color w:val="000000"/>
          </w:rPr>
          <w:t>なお、</w:t>
        </w:r>
      </w:ins>
      <w:ins w:id="268" w:author="lp_ts" w:date="2026-10-30T11:06:00Z" w16du:dateUtc="2026-10-30T02:06:00Z">
        <w:r w:rsidR="003C0340">
          <w:rPr>
            <w:rFonts w:hint="eastAsia"/>
            <w:color w:val="000000"/>
          </w:rPr>
          <w:t>丙は</w:t>
        </w:r>
      </w:ins>
      <w:ins w:id="269" w:author="lp_ts" w:date="2026-10-30T11:05:00Z" w16du:dateUtc="2026-10-30T02:05:00Z">
        <w:r w:rsidR="003C0340">
          <w:rPr>
            <w:rFonts w:hint="eastAsia"/>
            <w:color w:val="000000"/>
          </w:rPr>
          <w:t>本件</w:t>
        </w:r>
      </w:ins>
      <w:ins w:id="270" w:author="lp_ts" w:date="2026-10-30T11:06:00Z" w16du:dateUtc="2026-10-30T02:06:00Z">
        <w:r w:rsidR="003C0340">
          <w:rPr>
            <w:rFonts w:hint="eastAsia"/>
            <w:color w:val="000000"/>
          </w:rPr>
          <w:t>提携後3年を経過した日以降は、乙に対する勤務、監修、顧問等の</w:t>
        </w:r>
      </w:ins>
      <w:ins w:id="271" w:author="lp_ts" w:date="2026-10-30T11:07:00Z" w16du:dateUtc="2026-10-30T02:07:00Z">
        <w:r w:rsidR="003C0340">
          <w:rPr>
            <w:rFonts w:hint="eastAsia"/>
            <w:color w:val="000000"/>
          </w:rPr>
          <w:t>関与義務は一切生じないものとす</w:t>
        </w:r>
      </w:ins>
      <w:ins w:id="272" w:author="lp_ts" w:date="2026-10-30T11:25:00Z" w16du:dateUtc="2026-10-30T02:25:00Z">
        <w:r w:rsidR="00E44F48">
          <w:rPr>
            <w:rFonts w:hint="eastAsia"/>
            <w:color w:val="000000"/>
          </w:rPr>
          <w:t>る</w:t>
        </w:r>
      </w:ins>
      <w:ins w:id="273" w:author="lp_ts" w:date="2026-10-30T11:07:00Z" w16du:dateUtc="2026-10-30T02:07:00Z">
        <w:r w:rsidR="003C0340">
          <w:rPr>
            <w:rFonts w:hint="eastAsia"/>
            <w:color w:val="000000"/>
          </w:rPr>
          <w:t>。</w:t>
        </w:r>
      </w:ins>
    </w:p>
    <w:p w14:paraId="5951D429" w14:textId="5FC4C9EB" w:rsidR="00E44F48" w:rsidRDefault="00E44F48">
      <w:pPr>
        <w:widowControl/>
        <w:snapToGrid w:val="0"/>
        <w:spacing w:line="320" w:lineRule="exact"/>
        <w:ind w:leftChars="200" w:left="630" w:hangingChars="100" w:hanging="210"/>
      </w:pPr>
      <w:ins w:id="274" w:author="lp_ts" w:date="2026-10-30T11:23:00Z" w16du:dateUtc="2026-10-30T02:23:00Z">
        <w:r>
          <w:rPr>
            <w:rFonts w:hint="eastAsia"/>
            <w:color w:val="000000"/>
          </w:rPr>
          <w:t xml:space="preserve">6　</w:t>
        </w:r>
      </w:ins>
      <w:ins w:id="275" w:author="lp_ts" w:date="2026-10-30T11:25:00Z" w16du:dateUtc="2026-10-30T02:25:00Z">
        <w:r>
          <w:rPr>
            <w:rFonts w:hint="eastAsia"/>
            <w:color w:val="000000"/>
          </w:rPr>
          <w:t>本件提携後における</w:t>
        </w:r>
      </w:ins>
      <w:ins w:id="276" w:author="lp_ts" w:date="2026-10-30T11:50:00Z" w16du:dateUtc="2026-10-30T02:50:00Z">
        <w:r w:rsidR="00A125DB">
          <w:rPr>
            <w:rFonts w:hint="eastAsia"/>
            <w:color w:val="000000"/>
          </w:rPr>
          <w:t>、丙による</w:t>
        </w:r>
      </w:ins>
      <w:ins w:id="277" w:author="lp_ts" w:date="2026-10-30T11:23:00Z" w16du:dateUtc="2026-10-30T02:23:00Z">
        <w:r>
          <w:rPr>
            <w:rFonts w:hint="eastAsia"/>
            <w:color w:val="000000"/>
          </w:rPr>
          <w:t>後継料理長の育成、カンテサンスの運営</w:t>
        </w:r>
      </w:ins>
      <w:ins w:id="278" w:author="lp_ts" w:date="2026-10-30T11:24:00Z" w16du:dateUtc="2026-10-30T02:24:00Z">
        <w:r>
          <w:rPr>
            <w:rFonts w:hint="eastAsia"/>
            <w:color w:val="000000"/>
          </w:rPr>
          <w:t>、ブランド及び品質の維持</w:t>
        </w:r>
      </w:ins>
      <w:ins w:id="279" w:author="lp_ts" w:date="2026-10-30T11:25:00Z" w16du:dateUtc="2026-10-30T02:25:00Z">
        <w:r>
          <w:rPr>
            <w:rFonts w:hint="eastAsia"/>
            <w:color w:val="000000"/>
          </w:rPr>
          <w:t>等</w:t>
        </w:r>
      </w:ins>
      <w:ins w:id="280" w:author="lp_ts" w:date="2026-10-30T11:24:00Z" w16du:dateUtc="2026-10-30T02:24:00Z">
        <w:r>
          <w:rPr>
            <w:rFonts w:hint="eastAsia"/>
            <w:color w:val="000000"/>
          </w:rPr>
          <w:t>に</w:t>
        </w:r>
      </w:ins>
      <w:ins w:id="281" w:author="lp_ts" w:date="2026-10-30T11:25:00Z" w16du:dateUtc="2026-10-30T02:25:00Z">
        <w:r>
          <w:rPr>
            <w:rFonts w:hint="eastAsia"/>
            <w:color w:val="000000"/>
          </w:rPr>
          <w:t>対</w:t>
        </w:r>
      </w:ins>
      <w:ins w:id="282" w:author="lp_ts" w:date="2026-10-30T11:51:00Z" w16du:dateUtc="2026-10-30T02:51:00Z">
        <w:r w:rsidR="006E32DA">
          <w:rPr>
            <w:rFonts w:hint="eastAsia"/>
            <w:color w:val="000000"/>
          </w:rPr>
          <w:t>する</w:t>
        </w:r>
      </w:ins>
      <w:ins w:id="283" w:author="lp_ts" w:date="2026-10-30T11:25:00Z" w16du:dateUtc="2026-10-30T02:25:00Z">
        <w:r>
          <w:rPr>
            <w:rFonts w:hint="eastAsia"/>
            <w:color w:val="000000"/>
          </w:rPr>
          <w:t>関与</w:t>
        </w:r>
      </w:ins>
      <w:ins w:id="284" w:author="lp_ts" w:date="2026-10-30T11:50:00Z" w16du:dateUtc="2026-10-30T02:50:00Z">
        <w:r w:rsidR="006E32DA">
          <w:rPr>
            <w:rFonts w:hint="eastAsia"/>
            <w:color w:val="000000"/>
          </w:rPr>
          <w:t>内容</w:t>
        </w:r>
      </w:ins>
      <w:ins w:id="285" w:author="lp_ts" w:date="2026-10-30T11:24:00Z" w16du:dateUtc="2026-10-30T02:24:00Z">
        <w:r>
          <w:rPr>
            <w:rFonts w:hint="eastAsia"/>
            <w:color w:val="000000"/>
          </w:rPr>
          <w:t>は、</w:t>
        </w:r>
      </w:ins>
      <w:ins w:id="286" w:author="lp_ts" w:date="2026-10-30T11:25:00Z" w16du:dateUtc="2026-10-30T02:25:00Z">
        <w:r w:rsidRPr="00E44F48">
          <w:rPr>
            <w:color w:val="000000"/>
          </w:rPr>
          <w:t>最終契約締結までに協議し合意する。</w:t>
        </w:r>
      </w:ins>
    </w:p>
    <w:p w14:paraId="03836A03" w14:textId="2FB66B5D" w:rsidR="00DD1070" w:rsidDel="00AD57F1" w:rsidRDefault="002E7021">
      <w:pPr>
        <w:widowControl/>
        <w:snapToGrid w:val="0"/>
        <w:spacing w:line="320" w:lineRule="exact"/>
        <w:ind w:left="630" w:hanging="210"/>
        <w:rPr>
          <w:del w:id="287" w:author="lp_ts" w:date="2026-10-30T11:12:00Z" w16du:dateUtc="2026-10-30T02:12:00Z"/>
        </w:rPr>
      </w:pPr>
      <w:del w:id="288" w:author="lp_ts" w:date="2026-10-30T11:12:00Z" w16du:dateUtc="2026-10-30T02:12:00Z">
        <w:r w:rsidDel="00AD57F1">
          <w:rPr>
            <w:color w:val="000000"/>
          </w:rPr>
          <w:delText xml:space="preserve">(1) </w:delText>
        </w:r>
        <w:r w:rsidDel="00AD57F1">
          <w:rPr>
            <w:color w:val="000000"/>
          </w:rPr>
          <w:delText>後継料理長が決定し、甲及び丙がロックアップを</w:delText>
        </w:r>
        <w:r w:rsidDel="00AD57F1">
          <w:rPr>
            <w:color w:val="000000"/>
          </w:rPr>
          <w:delText>2</w:delText>
        </w:r>
        <w:r w:rsidDel="00AD57F1">
          <w:rPr>
            <w:color w:val="000000"/>
          </w:rPr>
          <w:delText>年間で終了することに合意した場合、ロックアップ期間は</w:delText>
        </w:r>
        <w:r w:rsidDel="00AD57F1">
          <w:rPr>
            <w:color w:val="000000"/>
          </w:rPr>
          <w:delText>2</w:delText>
        </w:r>
        <w:r w:rsidDel="00AD57F1">
          <w:rPr>
            <w:color w:val="000000"/>
          </w:rPr>
          <w:delText>年間とする。</w:delText>
        </w:r>
        <w:r w:rsidDel="00AD57F1">
          <w:rPr>
            <w:color w:val="000000"/>
          </w:rPr>
          <w:delText>3</w:delText>
        </w:r>
        <w:r w:rsidDel="00AD57F1">
          <w:rPr>
            <w:color w:val="000000"/>
          </w:rPr>
          <w:delText>年目以降は契約上の出勤義務を設けず、監修の日数及び方法（対面又はオンライン）は丙の裁量</w:delText>
        </w:r>
        <w:r w:rsidDel="00AD57F1">
          <w:rPr>
            <w:rFonts w:hint="eastAsia"/>
            <w:color w:val="000000"/>
          </w:rPr>
          <w:delText>とする</w:delText>
        </w:r>
        <w:r w:rsidDel="00AD57F1">
          <w:rPr>
            <w:color w:val="000000"/>
          </w:rPr>
          <w:delText>。</w:delText>
        </w:r>
      </w:del>
    </w:p>
    <w:p w14:paraId="6386A1D2" w14:textId="516AA17E" w:rsidR="00DD1070" w:rsidDel="00AD57F1" w:rsidRDefault="002E7021">
      <w:pPr>
        <w:widowControl/>
        <w:snapToGrid w:val="0"/>
        <w:spacing w:line="320" w:lineRule="exact"/>
        <w:ind w:left="630" w:hanging="210"/>
        <w:rPr>
          <w:del w:id="289" w:author="lp_ts" w:date="2026-10-30T11:12:00Z" w16du:dateUtc="2026-10-30T02:12:00Z"/>
        </w:rPr>
      </w:pPr>
      <w:del w:id="290" w:author="lp_ts" w:date="2026-10-30T11:12:00Z" w16du:dateUtc="2026-10-30T02:12:00Z">
        <w:r w:rsidDel="00AD57F1">
          <w:rPr>
            <w:color w:val="000000"/>
          </w:rPr>
          <w:delText xml:space="preserve">(2) </w:delText>
        </w:r>
        <w:r w:rsidDel="00AD57F1">
          <w:rPr>
            <w:color w:val="000000"/>
          </w:rPr>
          <w:delText>前号の条件を満たさない場合、ロックアップ期間は</w:delText>
        </w:r>
        <w:r w:rsidDel="00AD57F1">
          <w:rPr>
            <w:color w:val="000000"/>
          </w:rPr>
          <w:delText>3</w:delText>
        </w:r>
        <w:r w:rsidDel="00AD57F1">
          <w:rPr>
            <w:color w:val="000000"/>
          </w:rPr>
          <w:delText>年間とし、当該期間の満了をもって終了する。この場合、終了に追加の条件を設けない。</w:delText>
        </w:r>
        <w:r w:rsidDel="00AD57F1">
          <w:rPr>
            <w:color w:val="000000"/>
          </w:rPr>
          <w:delText>4</w:delText>
        </w:r>
        <w:r w:rsidDel="00AD57F1">
          <w:rPr>
            <w:color w:val="000000"/>
          </w:rPr>
          <w:delText>年目以降は契約上の出勤義務を設けず、監修の日数及び方法（対面又はオンライン）は丙の裁量</w:delText>
        </w:r>
        <w:r w:rsidDel="00AD57F1">
          <w:rPr>
            <w:rFonts w:hint="eastAsia"/>
            <w:color w:val="000000"/>
          </w:rPr>
          <w:delText>とする</w:delText>
        </w:r>
        <w:r w:rsidDel="00AD57F1">
          <w:rPr>
            <w:color w:val="000000"/>
          </w:rPr>
          <w:delText>。</w:delText>
        </w:r>
        <w:r w:rsidDel="00AD57F1">
          <w:rPr>
            <w:rFonts w:hint="eastAsia"/>
            <w:color w:val="000000"/>
          </w:rPr>
          <w:delText>監修契約について</w:delText>
        </w:r>
        <w:r w:rsidDel="00AD57F1">
          <w:rPr>
            <w:rFonts w:hint="eastAsia"/>
            <w:color w:val="000000"/>
          </w:rPr>
          <w:delText>4</w:delText>
        </w:r>
        <w:r w:rsidDel="00AD57F1">
          <w:rPr>
            <w:rFonts w:hint="eastAsia"/>
            <w:color w:val="000000"/>
          </w:rPr>
          <w:delText>年目以降は</w:delText>
        </w:r>
        <w:r w:rsidDel="00AD57F1">
          <w:rPr>
            <w:rFonts w:hint="eastAsia"/>
            <w:color w:val="000000"/>
          </w:rPr>
          <w:delText>1</w:delText>
        </w:r>
        <w:r w:rsidDel="00AD57F1">
          <w:rPr>
            <w:rFonts w:hint="eastAsia"/>
            <w:color w:val="000000"/>
          </w:rPr>
          <w:delText>年ごとの更新とする。</w:delText>
        </w:r>
      </w:del>
    </w:p>
    <w:p w14:paraId="3EFADFFD" w14:textId="69CD70BA" w:rsidR="00DD1070" w:rsidDel="00AD57F1" w:rsidRDefault="002E7021">
      <w:pPr>
        <w:widowControl/>
        <w:snapToGrid w:val="0"/>
        <w:spacing w:line="320" w:lineRule="exact"/>
        <w:ind w:left="630" w:hanging="210"/>
        <w:rPr>
          <w:del w:id="291" w:author="lp_ts" w:date="2026-10-30T11:12:00Z" w16du:dateUtc="2026-10-30T02:12:00Z"/>
        </w:rPr>
      </w:pPr>
      <w:del w:id="292" w:author="lp_ts" w:date="2026-10-30T11:12:00Z" w16du:dateUtc="2026-10-30T02:12:00Z">
        <w:r w:rsidDel="00AD57F1">
          <w:rPr>
            <w:color w:val="000000"/>
          </w:rPr>
          <w:delText xml:space="preserve">(3) </w:delText>
        </w:r>
        <w:r w:rsidDel="00AD57F1">
          <w:rPr>
            <w:color w:val="000000"/>
          </w:rPr>
          <w:delText>前</w:delText>
        </w:r>
        <w:r w:rsidDel="00AD57F1">
          <w:rPr>
            <w:color w:val="000000"/>
          </w:rPr>
          <w:delText>2</w:delText>
        </w:r>
        <w:r w:rsidDel="00AD57F1">
          <w:rPr>
            <w:color w:val="000000"/>
          </w:rPr>
          <w:delText>号に定めるロックアップ期間及びその終了後の関与を前提として、後継料理長の確保及び承継可能性の判断方法並びに監修の期間・業務範囲を、最終契約締結までに確認する。</w:delText>
        </w:r>
      </w:del>
    </w:p>
    <w:p w14:paraId="396FB990" w14:textId="4CAA1E33" w:rsidR="00DD1070" w:rsidDel="00E44F48" w:rsidRDefault="002E7021">
      <w:pPr>
        <w:widowControl/>
        <w:snapToGrid w:val="0"/>
        <w:spacing w:line="320" w:lineRule="exact"/>
        <w:ind w:leftChars="200" w:left="630" w:hangingChars="100" w:hanging="210"/>
        <w:rPr>
          <w:del w:id="293" w:author="lp_ts" w:date="2026-10-30T11:13:00Z" w16du:dateUtc="2026-10-30T02:13:00Z"/>
        </w:rPr>
      </w:pPr>
      <w:del w:id="294" w:author="lp_ts" w:date="2026-10-30T11:13:00Z" w16du:dateUtc="2026-10-30T02:13:00Z">
        <w:r w:rsidDel="00E44F48">
          <w:rPr>
            <w:color w:val="000000"/>
          </w:rPr>
          <w:delText>６　甲、乙及び丙は、カンテサンスの現行の運営並びにブランド及び品質を尊重し、円滑な承継を目指す方針を共有する。運営上の改善又は経営上の支援が必要な事項は、協議して具体化する。</w:delText>
        </w:r>
      </w:del>
    </w:p>
    <w:p w14:paraId="0E2E9C30" w14:textId="27B33EED" w:rsidR="00DD1070" w:rsidDel="00E44F48" w:rsidRDefault="002E7021">
      <w:pPr>
        <w:widowControl/>
        <w:snapToGrid w:val="0"/>
        <w:spacing w:line="320" w:lineRule="exact"/>
        <w:ind w:leftChars="200" w:left="630" w:hangingChars="100" w:hanging="210"/>
        <w:rPr>
          <w:del w:id="295" w:author="lp_ts" w:date="2026-10-30T11:13:00Z" w16du:dateUtc="2026-10-30T02:13:00Z"/>
        </w:rPr>
      </w:pPr>
      <w:del w:id="296" w:author="lp_ts" w:date="2026-10-30T11:13:00Z" w16du:dateUtc="2026-10-30T02:13:00Z">
        <w:r w:rsidDel="00E44F48">
          <w:rPr>
            <w:color w:val="000000"/>
          </w:rPr>
          <w:delText>７　甲及び丙は、後継料理長候補を確保し、段階的に育成・承継を進める体制を検討する。候補者本人の意向及び現職との関係を尊重し、候補者の探索・打診、採用、育成及び定着に関する役割分担を協議する。丙が認める後継料理長への承継を目指すものとし、現時点で特定候補者の就任又は在籍期間を確定するものではない。</w:delText>
        </w:r>
      </w:del>
    </w:p>
    <w:p w14:paraId="2D2A8CDE" w14:textId="1AEF9B93" w:rsidR="00DD1070" w:rsidDel="00E44F48" w:rsidRDefault="002E7021">
      <w:pPr>
        <w:widowControl/>
        <w:snapToGrid w:val="0"/>
        <w:spacing w:line="320" w:lineRule="exact"/>
        <w:ind w:leftChars="200" w:left="630" w:hangingChars="100" w:hanging="210"/>
        <w:rPr>
          <w:del w:id="297" w:author="lp_ts" w:date="2026-10-30T11:13:00Z" w16du:dateUtc="2026-10-30T02:13:00Z"/>
        </w:rPr>
      </w:pPr>
      <w:del w:id="298" w:author="lp_ts" w:date="2026-10-30T11:13:00Z" w16du:dateUtc="2026-10-30T02:13:00Z">
        <w:r w:rsidDel="00E44F48">
          <w:rPr>
            <w:color w:val="000000"/>
          </w:rPr>
          <w:delText>８　甲、乙及び丙は、ミシュラン三つ星の維持を共通の重要目標として、承継方法を慎重に検討する。具体的な関与義務及び追加支払条件は、第</w:delText>
        </w:r>
        <w:r w:rsidDel="00E44F48">
          <w:rPr>
            <w:color w:val="000000"/>
          </w:rPr>
          <w:delText>2</w:delText>
        </w:r>
        <w:r w:rsidDel="00E44F48">
          <w:rPr>
            <w:color w:val="000000"/>
          </w:rPr>
          <w:delText>条第</w:delText>
        </w:r>
        <w:r w:rsidDel="00E44F48">
          <w:rPr>
            <w:color w:val="000000"/>
          </w:rPr>
          <w:delText>6</w:delText>
        </w:r>
        <w:r w:rsidDel="00E44F48">
          <w:rPr>
            <w:color w:val="000000"/>
          </w:rPr>
          <w:delText>項及び本条第</w:delText>
        </w:r>
        <w:r w:rsidDel="00E44F48">
          <w:rPr>
            <w:color w:val="000000"/>
          </w:rPr>
          <w:delText>5</w:delText>
        </w:r>
        <w:r w:rsidDel="00E44F48">
          <w:rPr>
            <w:color w:val="000000"/>
          </w:rPr>
          <w:delText>項の協議を経て定めるものとし、本項の目標の共有のみをもって丙が第三者評価の維持を保証するものではない。</w:delText>
        </w:r>
      </w:del>
    </w:p>
    <w:p w14:paraId="546AF9AA" w14:textId="7C76426E" w:rsidR="00DD1070" w:rsidRDefault="00E44F48">
      <w:pPr>
        <w:widowControl/>
        <w:snapToGrid w:val="0"/>
        <w:spacing w:line="320" w:lineRule="exact"/>
        <w:ind w:leftChars="200" w:left="630" w:hangingChars="100" w:hanging="210"/>
      </w:pPr>
      <w:ins w:id="299" w:author="lp_ts" w:date="2026-10-30T11:26:00Z" w16du:dateUtc="2026-10-30T02:26:00Z">
        <w:r>
          <w:rPr>
            <w:rFonts w:hint="eastAsia"/>
            <w:color w:val="000000"/>
          </w:rPr>
          <w:t>7</w:t>
        </w:r>
      </w:ins>
      <w:del w:id="300" w:author="lp_ts" w:date="2026-10-30T11:14:00Z" w16du:dateUtc="2026-10-30T02:14:00Z">
        <w:r w:rsidDel="00E44F48">
          <w:rPr>
            <w:color w:val="000000"/>
          </w:rPr>
          <w:delText>９</w:delText>
        </w:r>
      </w:del>
      <w:r>
        <w:rPr>
          <w:color w:val="000000"/>
        </w:rPr>
        <w:t xml:space="preserve">　甲及び丙は、従業員への説明の内容・時期、主要スタッフへの対応及び顧客への段階的な承継の伝え方を協議する。</w:t>
      </w:r>
      <w:r w:rsidR="003E4589">
        <w:rPr>
          <w:rFonts w:hint="eastAsia"/>
          <w:color w:val="000000"/>
        </w:rPr>
        <w:t>所有</w:t>
      </w:r>
      <w:r>
        <w:rPr>
          <w:color w:val="000000"/>
        </w:rPr>
        <w:t>権の変更、代表者の変更及び料理長の交代の時期は、必ずしも同時とせず、品質、従業員の理解及び顧客との関係に配慮して検討する。</w:t>
      </w:r>
    </w:p>
    <w:p w14:paraId="26F8C082" w14:textId="4E5B2D37" w:rsidR="00DD1070" w:rsidRDefault="00E44F48">
      <w:pPr>
        <w:widowControl/>
        <w:snapToGrid w:val="0"/>
        <w:spacing w:line="320" w:lineRule="exact"/>
        <w:ind w:leftChars="200" w:left="630" w:hangingChars="100" w:hanging="210"/>
      </w:pPr>
      <w:ins w:id="301" w:author="lp_ts" w:date="2026-10-30T11:26:00Z" w16du:dateUtc="2026-10-30T02:26:00Z">
        <w:r>
          <w:rPr>
            <w:rFonts w:hint="eastAsia"/>
            <w:color w:val="000000"/>
          </w:rPr>
          <w:t>8</w:t>
        </w:r>
      </w:ins>
      <w:del w:id="302" w:author="lp_ts" w:date="2026-10-30T11:22:00Z" w16du:dateUtc="2026-10-30T02:22:00Z">
        <w:r w:rsidDel="00E44F48">
          <w:rPr>
            <w:color w:val="000000"/>
          </w:rPr>
          <w:delText>10</w:delText>
        </w:r>
      </w:del>
      <w:r>
        <w:rPr>
          <w:color w:val="000000"/>
        </w:rPr>
        <w:t xml:space="preserve">　</w:t>
      </w:r>
      <w:ins w:id="200029" w:author="株式会社WineBank" w:date="2026-10-30T09:00:00Z">
        <w:r>
          <w:rPr>
            <w:color w:val="000000"/>
          </w:rPr>
          <w:t xml:space="preserve">乙が現に行うガトー・オ・コンテの製造販売その他の既存事業は、本件提携の実行後も乙が継続するものとし、その運営方針（販売先及び販売方法を含む。）は、品質及び希少性の維持に配慮し、丙の意向を尊重して甲丙協議のうえ定める。また、丙が行っているガトー・オ・コンテに関するコンサルティング業務は、本合意書締結日までに甲に事前に相談している範囲内において継続できるものとし、その詳細は最終契約において定める。</w:t>
        </w:r>
      </w:ins>
      <w:r>
        <w:rPr>
          <w:color w:val="000000"/>
        </w:rPr>
        <w:t xml:space="preserve">スイーツ、ワイン関連事業、EC・物販その他の</w:t>
      </w:r>
      <w:ins w:id="303" w:author="lp_ss" w:date="2026-10-30T13:49:00Z" w16du:dateUtc="2026-10-30T04:49:00Z">
        <w:del w:id="200030" w:author="株式会社WineBank" w:date="2026-10-30T09:00:00Z">
          <w:r w:rsidR="008A0AF9">
            <w:rPr>
              <w:rFonts w:hint="eastAsia"/>
              <w:color w:val="000000"/>
            </w:rPr>
            <w:delText xml:space="preserve">既存事業及び</w:delText>
          </w:r>
        </w:del>
      </w:ins>
      <w:r>
        <w:rPr>
          <w:color w:val="000000"/>
        </w:rPr>
        <w:t>新規事業は、既存店舗の承継とは別に、丙の意向及び負担を踏まえて個別に協議する</w:t>
      </w:r>
      <w:ins w:id="304" w:author="lp_ss" w:date="2026-10-30T13:49:00Z">
        <w:r w:rsidR="008A0AF9" w:rsidRPr="008A0AF9">
          <w:rPr>
            <w:color w:val="000000"/>
            <w:highlight w:val="cyan"/>
          </w:rPr>
          <w:t>【</w:t>
        </w:r>
        <w:proofErr w:type="spellStart"/>
        <w:r w:rsidR="008A0AF9" w:rsidRPr="008A0AF9">
          <w:rPr>
            <w:color w:val="000000"/>
            <w:highlight w:val="cyan"/>
          </w:rPr>
          <w:t>toWB</w:t>
        </w:r>
        <w:proofErr w:type="spellEnd"/>
        <w:r w:rsidR="008A0AF9" w:rsidRPr="008A0AF9">
          <w:rPr>
            <w:color w:val="000000"/>
            <w:highlight w:val="cyan"/>
          </w:rPr>
          <w:t>様：</w:t>
        </w:r>
      </w:ins>
      <w:ins w:id="305" w:author="lp_ss" w:date="2026-10-30T13:50:00Z" w16du:dateUtc="2026-10-30T04:50:00Z">
        <w:r w:rsidR="008A0AF9">
          <w:rPr>
            <w:rFonts w:hint="eastAsia"/>
            <w:color w:val="000000"/>
            <w:highlight w:val="cyan"/>
          </w:rPr>
          <w:t>岸田代表としましては「ガトーオーコンテ」の継続のご希望がありますので、新規事業</w:t>
        </w:r>
      </w:ins>
      <w:ins w:id="306" w:author="lp_ss" w:date="2026-10-30T13:51:00Z" w16du:dateUtc="2026-10-30T04:51:00Z">
        <w:r w:rsidR="00675340">
          <w:rPr>
            <w:rFonts w:hint="eastAsia"/>
            <w:color w:val="000000"/>
            <w:highlight w:val="cyan"/>
          </w:rPr>
          <w:t>のみならず既存事業についても岸田代表のご意向が反映される形としていただければと思います。</w:t>
        </w:r>
      </w:ins>
      <w:ins w:id="307" w:author="lp_ss" w:date="2026-10-30T13:49:00Z">
        <w:r w:rsidR="008A0AF9" w:rsidRPr="008A0AF9">
          <w:rPr>
            <w:color w:val="000000"/>
            <w:highlight w:val="cyan"/>
          </w:rPr>
          <w:t>】</w:t>
        </w:r>
      </w:ins>
      <w:r>
        <w:rPr>
          <w:color w:val="000000"/>
        </w:rPr>
        <w:t>。丙の関与を当然の前提とせず、店舗業務の削減時間を新規事業又は監修業務に充当することを義務付けない。</w:t>
      </w:r>
    </w:p>
    <w:p w14:paraId="2FFDF539" w14:textId="77777777" w:rsidR="00DD1070" w:rsidRDefault="00DD1070">
      <w:pPr>
        <w:widowControl/>
        <w:snapToGrid w:val="0"/>
        <w:spacing w:line="320" w:lineRule="exact"/>
      </w:pPr>
    </w:p>
    <w:p w14:paraId="3CB555D0" w14:textId="77777777" w:rsidR="00DD1070" w:rsidRDefault="002E7021">
      <w:pPr>
        <w:widowControl/>
        <w:snapToGrid w:val="0"/>
        <w:spacing w:line="320" w:lineRule="exact"/>
      </w:pPr>
      <w:r>
        <w:rPr>
          <w:rFonts w:hint="eastAsia"/>
          <w:color w:val="000000"/>
        </w:rPr>
        <w:t>（乙の運営）</w:t>
      </w:r>
    </w:p>
    <w:p w14:paraId="13A9D8B1" w14:textId="77777777" w:rsidR="00DD1070" w:rsidRDefault="002E7021">
      <w:pPr>
        <w:widowControl/>
        <w:snapToGrid w:val="0"/>
        <w:spacing w:line="320" w:lineRule="exact"/>
        <w:ind w:left="630" w:hangingChars="300" w:hanging="630"/>
      </w:pPr>
      <w:r>
        <w:rPr>
          <w:rFonts w:hint="eastAsia"/>
          <w:color w:val="000000"/>
        </w:rPr>
        <w:t>第</w:t>
      </w:r>
      <w:r>
        <w:rPr>
          <w:rFonts w:hint="eastAsia"/>
          <w:color w:val="000000"/>
        </w:rPr>
        <w:t>9</w:t>
      </w:r>
      <w:r>
        <w:rPr>
          <w:rFonts w:hint="eastAsia"/>
          <w:color w:val="000000"/>
        </w:rPr>
        <w:t>条　丙は、乙をして、本合意書締結後本件提携の実行日までの間、善良なる管理者の注意義務をもって、従前どおりに乙を運営する。</w:t>
      </w:r>
    </w:p>
    <w:p w14:paraId="75EAC6C1" w14:textId="77777777" w:rsidR="00DD1070" w:rsidRDefault="002E7021">
      <w:pPr>
        <w:widowControl/>
        <w:snapToGrid w:val="0"/>
        <w:spacing w:line="320" w:lineRule="exact"/>
        <w:ind w:left="630" w:hangingChars="300" w:hanging="630"/>
      </w:pPr>
      <w:r>
        <w:rPr>
          <w:rFonts w:hint="eastAsia"/>
          <w:color w:val="000000"/>
        </w:rPr>
        <w:t xml:space="preserve">　　２　前項に関わらず、乙の事業又は業績に悪影響を与える事由又はそのおそれのある事由が発生した場合には、丙は、甲に対し、速やかに通知し、対応を協議する。</w:t>
      </w:r>
    </w:p>
    <w:p w14:paraId="4AD7CCC1" w14:textId="77777777" w:rsidR="00DD1070" w:rsidRDefault="002E7021">
      <w:pPr>
        <w:widowControl/>
        <w:snapToGrid w:val="0"/>
        <w:spacing w:line="320" w:lineRule="exact"/>
        <w:ind w:left="630" w:hangingChars="300" w:hanging="630"/>
      </w:pPr>
      <w:r>
        <w:rPr>
          <w:rFonts w:hint="eastAsia"/>
          <w:color w:val="000000"/>
        </w:rPr>
        <w:t xml:space="preserve">　　３　乙及び丙は、次の各号のいずれかに該当する行為</w:t>
      </w:r>
      <w:ins w:id="200031" w:author="株式会社WineBank" w:date="2026-10-30T09:00:00Z">
        <w:r>
          <w:rPr>
            <w:rFonts w:hint="eastAsia"/>
            <w:color w:val="000000"/>
          </w:rPr>
          <w:t xml:space="preserve">（乙の子会社において行われるものを含む。）</w:t>
        </w:r>
      </w:ins>
      <w:r>
        <w:rPr>
          <w:rFonts w:hint="eastAsia"/>
          <w:color w:val="000000"/>
        </w:rPr>
        <w:t xml:space="preserve">その他乙の経営内容に重大な変更を生じる可能性のある行為を行う場合には、事前に甲の同意を得る。</w:t>
      </w:r>
    </w:p>
    <w:p w14:paraId="53D6DE81" w14:textId="77777777" w:rsidR="00DD1070" w:rsidRDefault="002E7021">
      <w:pPr>
        <w:widowControl/>
        <w:snapToGrid w:val="0"/>
        <w:spacing w:line="320" w:lineRule="exact"/>
        <w:ind w:left="630" w:hangingChars="300" w:hanging="630"/>
      </w:pPr>
      <w:r>
        <w:rPr>
          <w:rFonts w:hint="eastAsia"/>
          <w:color w:val="000000"/>
        </w:rPr>
        <w:t xml:space="preserve">　　　　</w:t>
      </w:r>
      <w:r>
        <w:rPr>
          <w:rFonts w:hint="eastAsia"/>
          <w:color w:val="000000"/>
        </w:rPr>
        <w:t>(1)</w:t>
      </w:r>
      <w:r>
        <w:rPr>
          <w:color w:val="000000"/>
        </w:rPr>
        <w:t xml:space="preserve"> </w:t>
      </w:r>
      <w:r>
        <w:rPr>
          <w:rFonts w:hint="eastAsia"/>
          <w:color w:val="000000"/>
        </w:rPr>
        <w:t>重要な資産の譲渡、処分又は賃貸借</w:t>
      </w:r>
    </w:p>
    <w:p w14:paraId="7522E542"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(2)</w:t>
      </w:r>
      <w:r>
        <w:rPr>
          <w:color w:val="000000"/>
        </w:rPr>
        <w:t xml:space="preserve"> </w:t>
      </w:r>
      <w:r>
        <w:rPr>
          <w:rFonts w:hint="eastAsia"/>
          <w:color w:val="000000"/>
        </w:rPr>
        <w:t>非経常的な新規借入の実行その他債務を負担する行為（保証又は担保権設定等）</w:t>
      </w:r>
    </w:p>
    <w:p w14:paraId="56C2127B"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(3)</w:t>
      </w:r>
      <w:r>
        <w:rPr>
          <w:color w:val="000000"/>
        </w:rPr>
        <w:t xml:space="preserve"> </w:t>
      </w:r>
      <w:r>
        <w:rPr>
          <w:color w:val="000000"/>
        </w:rPr>
        <w:t>非経常的な新規設備投資</w:t>
      </w:r>
      <w:r>
        <w:rPr>
          <w:rFonts w:hint="eastAsia"/>
          <w:color w:val="000000"/>
        </w:rPr>
        <w:t>又は</w:t>
      </w:r>
      <w:r>
        <w:rPr>
          <w:color w:val="000000"/>
        </w:rPr>
        <w:t>仕入行為</w:t>
      </w:r>
    </w:p>
    <w:p w14:paraId="6E4BDC1C" w14:textId="77777777" w:rsidR="00DD1070" w:rsidRDefault="002E7021">
      <w:pPr>
        <w:widowControl/>
        <w:snapToGrid w:val="0"/>
        <w:spacing w:line="320" w:lineRule="exact"/>
        <w:ind w:leftChars="300" w:left="630" w:firstLineChars="100" w:firstLine="210"/>
      </w:pPr>
      <w:r>
        <w:rPr>
          <w:rFonts w:hint="eastAsia"/>
          <w:color w:val="000000"/>
        </w:rPr>
        <w:t>(4)</w:t>
      </w:r>
      <w:r>
        <w:rPr>
          <w:color w:val="000000"/>
        </w:rPr>
        <w:t xml:space="preserve"> </w:t>
      </w:r>
      <w:r>
        <w:rPr>
          <w:color w:val="000000"/>
        </w:rPr>
        <w:t>非経常的な契約の締結</w:t>
      </w:r>
      <w:r>
        <w:rPr>
          <w:rFonts w:hint="eastAsia"/>
          <w:color w:val="000000"/>
        </w:rPr>
        <w:t>、</w:t>
      </w:r>
      <w:r>
        <w:rPr>
          <w:color w:val="000000"/>
        </w:rPr>
        <w:t>解約</w:t>
      </w:r>
      <w:r>
        <w:rPr>
          <w:rFonts w:hint="eastAsia"/>
          <w:color w:val="000000"/>
        </w:rPr>
        <w:t>又は</w:t>
      </w:r>
      <w:r>
        <w:rPr>
          <w:color w:val="000000"/>
        </w:rPr>
        <w:t>解除</w:t>
      </w:r>
    </w:p>
    <w:p w14:paraId="6F481FCC" w14:textId="77777777" w:rsidR="00DD1070" w:rsidRDefault="002E7021">
      <w:pPr>
        <w:widowControl/>
        <w:snapToGrid w:val="0"/>
        <w:spacing w:line="320" w:lineRule="exact"/>
        <w:ind w:leftChars="300" w:left="630" w:firstLineChars="100" w:firstLine="210"/>
      </w:pPr>
      <w:r>
        <w:rPr>
          <w:rFonts w:hint="eastAsia"/>
          <w:color w:val="000000"/>
        </w:rPr>
        <w:t>(5)</w:t>
      </w:r>
      <w:r>
        <w:rPr>
          <w:color w:val="000000"/>
        </w:rPr>
        <w:t xml:space="preserve"> </w:t>
      </w:r>
      <w:r>
        <w:rPr>
          <w:rFonts w:hint="eastAsia"/>
          <w:color w:val="000000"/>
        </w:rPr>
        <w:t>得意先又は仕入先との新規取引、既存契約の解約又は解除</w:t>
      </w:r>
    </w:p>
    <w:p w14:paraId="3CF8B817" w14:textId="77777777" w:rsidR="00DD1070" w:rsidRDefault="002E7021">
      <w:pPr>
        <w:widowControl/>
        <w:snapToGrid w:val="0"/>
        <w:spacing w:line="320" w:lineRule="exact"/>
        <w:ind w:leftChars="300" w:left="630" w:firstLineChars="100" w:firstLine="210"/>
      </w:pPr>
      <w:r>
        <w:rPr>
          <w:rFonts w:hint="eastAsia"/>
          <w:color w:val="000000"/>
        </w:rPr>
        <w:t>(6)</w:t>
      </w:r>
      <w:r>
        <w:rPr>
          <w:color w:val="000000"/>
        </w:rPr>
        <w:t xml:space="preserve"> </w:t>
      </w:r>
      <w:r>
        <w:rPr>
          <w:rFonts w:hint="eastAsia"/>
          <w:color w:val="000000"/>
        </w:rPr>
        <w:t>従業員の解雇、又は、</w:t>
      </w:r>
      <w:r>
        <w:rPr>
          <w:color w:val="000000"/>
        </w:rPr>
        <w:t>大量の従業員の新規採用</w:t>
      </w:r>
    </w:p>
    <w:p w14:paraId="2CBB223F" w14:textId="77777777" w:rsidR="00DD1070" w:rsidRDefault="002E7021">
      <w:pPr>
        <w:widowControl/>
        <w:snapToGrid w:val="0"/>
        <w:spacing w:line="320" w:lineRule="exact"/>
        <w:ind w:leftChars="300" w:left="630" w:firstLineChars="100" w:firstLine="210"/>
      </w:pPr>
      <w:r>
        <w:rPr>
          <w:rFonts w:hint="eastAsia"/>
          <w:color w:val="000000"/>
        </w:rPr>
        <w:t>(7)</w:t>
      </w:r>
      <w:r>
        <w:rPr>
          <w:color w:val="000000"/>
        </w:rPr>
        <w:t xml:space="preserve"> </w:t>
      </w:r>
      <w:r>
        <w:rPr>
          <w:rFonts w:hint="eastAsia"/>
          <w:color w:val="000000"/>
        </w:rPr>
        <w:t>就業規則又は雇用契約等に定める従業員の定期昇給以外の雇用条件の改定</w:t>
      </w:r>
    </w:p>
    <w:p w14:paraId="221DA733" w14:textId="77777777" w:rsidR="00DD1070" w:rsidRDefault="002E7021">
      <w:pPr>
        <w:widowControl/>
        <w:snapToGrid w:val="0"/>
        <w:spacing w:line="320" w:lineRule="exact"/>
        <w:ind w:leftChars="300" w:left="630" w:firstLineChars="100" w:firstLine="210"/>
        <w:rPr>
          <w:lang w:eastAsia="zh-TW"/>
        </w:rPr>
      </w:pPr>
      <w:r>
        <w:rPr>
          <w:rFonts w:hint="eastAsia"/>
          <w:color w:val="000000"/>
          <w:lang w:eastAsia="zh-TW"/>
        </w:rPr>
        <w:t>(8)</w:t>
      </w:r>
      <w:r>
        <w:rPr>
          <w:color w:val="000000"/>
          <w:lang w:eastAsia="zh-TW"/>
        </w:rPr>
        <w:t xml:space="preserve"> </w:t>
      </w:r>
      <w:r>
        <w:rPr>
          <w:color w:val="000000"/>
          <w:lang w:eastAsia="zh-TW"/>
        </w:rPr>
        <w:t>増資、減資、株式分割</w:t>
      </w:r>
      <w:r>
        <w:rPr>
          <w:rFonts w:hint="eastAsia"/>
          <w:color w:val="000000"/>
          <w:lang w:eastAsia="zh-TW"/>
        </w:rPr>
        <w:t>、株式併合</w:t>
      </w:r>
    </w:p>
    <w:p w14:paraId="66A420F9" w14:textId="77777777" w:rsidR="00DD1070" w:rsidRDefault="002E7021">
      <w:pPr>
        <w:widowControl/>
        <w:snapToGrid w:val="0"/>
        <w:spacing w:line="320" w:lineRule="exact"/>
        <w:ind w:leftChars="300" w:left="630" w:firstLineChars="100" w:firstLine="210"/>
      </w:pPr>
      <w:r>
        <w:rPr>
          <w:rFonts w:hint="eastAsia"/>
          <w:color w:val="000000"/>
        </w:rPr>
        <w:t>(9)</w:t>
      </w:r>
      <w:r>
        <w:rPr>
          <w:color w:val="000000"/>
        </w:rPr>
        <w:t xml:space="preserve"> </w:t>
      </w:r>
      <w:r>
        <w:rPr>
          <w:color w:val="000000"/>
        </w:rPr>
        <w:t>取締役、代表取締役の変更等の決議</w:t>
      </w:r>
      <w:r>
        <w:rPr>
          <w:rFonts w:hint="eastAsia"/>
          <w:color w:val="000000"/>
        </w:rPr>
        <w:t>、</w:t>
      </w:r>
      <w:r>
        <w:rPr>
          <w:color w:val="000000"/>
        </w:rPr>
        <w:t>役員報酬の増加</w:t>
      </w:r>
      <w:ins w:id="200032" w:author="株式会社WineBank" w:date="2026-10-30T09:00:00Z">
        <w:r>
          <w:rPr>
            <w:color w:val="000000"/>
          </w:rPr>
          <w:t xml:space="preserve">、役員賞与又は退職慰労金の支給</w:t>
        </w:r>
      </w:ins>
    </w:p>
    <w:p>
      <w:pPr>
        <w:widowControl/>
        <w:snapToGrid w:val="0"/>
        <w:spacing w:line="320" w:lineRule="exact"/>
        <w:ind w:leftChars="300" w:left="630" w:firstLineChars="100" w:firstLine="210"/>
        <w:rPr>
          <w:ins w:id="200033" w:author="株式会社WineBank" w:date="2026-10-30T09:00:00Z"/>
        </w:rPr>
      </w:pPr>
      <w:ins w:id="200034" w:author="株式会社WineBank" w:date="2026-10-30T09:00:00Z">
        <w:r>
          <w:rPr>
            <w:rFonts w:hint="eastAsia"/>
            <w:color w:val="000000"/>
          </w:rPr>
          <w:t xml:space="preserve">(10) 剰余金の配当その他の株主又は役員に対する金銭等の支払（通常の役員報酬を除く。）</w:t>
        </w:r>
      </w:ins>
    </w:p>
    <w:p>
      <w:pPr>
        <w:widowControl/>
        <w:snapToGrid w:val="0"/>
        <w:spacing w:line="320" w:lineRule="exact"/>
        <w:ind w:leftChars="300" w:left="630" w:firstLineChars="100" w:firstLine="210"/>
        <w:rPr>
          <w:ins w:id="200035" w:author="株式会社WineBank" w:date="2026-10-30T09:00:00Z"/>
        </w:rPr>
      </w:pPr>
      <w:ins w:id="200036" w:author="株式会社WineBank" w:date="2026-10-30T09:00:00Z">
        <w:r>
          <w:rPr>
            <w:rFonts w:hint="eastAsia"/>
            <w:color w:val="000000"/>
          </w:rPr>
          <w:t xml:space="preserve">(11) 丙又は丙の関係会社（株式会社BIS及びカンテサンスプラス株式会社を含む。）との取引の新規開始又は条件の変更</w:t>
        </w:r>
      </w:ins>
    </w:p>
    <w:p w14:paraId="4191DB4E" w14:textId="77777777" w:rsidR="00DD1070" w:rsidRDefault="002E7021">
      <w:pPr>
        <w:widowControl/>
        <w:snapToGrid w:val="0"/>
        <w:spacing w:line="320" w:lineRule="exact"/>
        <w:ind w:leftChars="300" w:left="630" w:firstLineChars="100" w:firstLine="210"/>
      </w:pPr>
      <w:del w:id="200037" w:author="株式会社WineBank" w:date="2026-10-30T09:00:00Z">
        <w:r>
          <w:rPr>
            <w:rFonts w:hint="eastAsia"/>
            <w:color w:val="000000"/>
          </w:rPr>
          <w:delText xml:space="preserve">(10)</w:delText>
        </w:r>
      </w:del>
      <w:ins w:id="200038" w:author="株式会社WineBank" w:date="2026-10-30T09:00:00Z">
        <w:r>
          <w:rPr>
            <w:rFonts w:hint="eastAsia"/>
            <w:color w:val="000000"/>
          </w:rPr>
          <w:t xml:space="preserve">(12)</w:t>
        </w:r>
      </w:ins>
      <w:r>
        <w:rPr>
          <w:color w:val="000000"/>
        </w:rPr>
        <w:t>前各号の</w:t>
      </w:r>
      <w:r>
        <w:rPr>
          <w:rFonts w:hint="eastAsia"/>
          <w:color w:val="000000"/>
        </w:rPr>
        <w:t>他</w:t>
      </w:r>
      <w:r>
        <w:rPr>
          <w:color w:val="000000"/>
        </w:rPr>
        <w:t>、日常業務に属さない事項</w:t>
      </w:r>
    </w:p>
    <w:p w14:paraId="139719ED" w14:textId="77777777" w:rsidR="00DD1070" w:rsidRDefault="00DD1070">
      <w:pPr>
        <w:widowControl/>
        <w:snapToGrid w:val="0"/>
        <w:spacing w:line="320" w:lineRule="exact"/>
        <w:ind w:left="630" w:hangingChars="300" w:hanging="630"/>
      </w:pPr>
    </w:p>
    <w:p w14:paraId="26CA63BA" w14:textId="77777777" w:rsidR="00DD1070" w:rsidRDefault="002E7021">
      <w:pPr>
        <w:widowControl/>
        <w:snapToGrid w:val="0"/>
        <w:spacing w:line="320" w:lineRule="exact"/>
      </w:pPr>
      <w:r>
        <w:rPr>
          <w:rFonts w:hint="eastAsia"/>
          <w:color w:val="000000"/>
        </w:rPr>
        <w:t>（秘密保持）</w:t>
      </w:r>
    </w:p>
    <w:p w14:paraId="3D60AD1D" w14:textId="491360B0" w:rsidR="00DD1070" w:rsidDel="00B43C20" w:rsidRDefault="002E7021">
      <w:pPr>
        <w:widowControl/>
        <w:snapToGrid w:val="0"/>
        <w:spacing w:line="320" w:lineRule="exact"/>
        <w:ind w:left="630" w:hangingChars="300" w:hanging="630"/>
        <w:rPr>
          <w:del w:id="308" w:author="lp_ts" w:date="2026-10-30T10:57:00Z" w16du:dateUtc="2026-10-30T01:57:00Z"/>
        </w:rPr>
      </w:pPr>
      <w:r>
        <w:rPr>
          <w:rFonts w:hint="eastAsia"/>
          <w:color w:val="000000"/>
        </w:rPr>
        <w:t>第</w:t>
      </w:r>
      <w:r>
        <w:rPr>
          <w:rFonts w:hint="eastAsia"/>
          <w:color w:val="000000"/>
        </w:rPr>
        <w:t>10</w:t>
      </w:r>
      <w:r>
        <w:rPr>
          <w:rFonts w:hint="eastAsia"/>
          <w:color w:val="000000"/>
        </w:rPr>
        <w:t>条　甲、乙及び丙は、本合意書締結の事実及びその内容、本件提携</w:t>
      </w:r>
      <w:r>
        <w:rPr>
          <w:color w:val="000000"/>
        </w:rPr>
        <w:t>を検討している事実</w:t>
      </w:r>
      <w:r>
        <w:rPr>
          <w:rFonts w:hint="eastAsia"/>
          <w:color w:val="000000"/>
        </w:rPr>
        <w:t>並びに</w:t>
      </w:r>
      <w:r>
        <w:rPr>
          <w:color w:val="000000"/>
        </w:rPr>
        <w:t>相手方</w:t>
      </w:r>
      <w:r>
        <w:rPr>
          <w:rFonts w:hint="eastAsia"/>
          <w:color w:val="000000"/>
        </w:rPr>
        <w:t>に関する一切</w:t>
      </w:r>
      <w:r>
        <w:rPr>
          <w:color w:val="000000"/>
        </w:rPr>
        <w:t>の情報</w:t>
      </w:r>
      <w:r>
        <w:rPr>
          <w:rFonts w:hint="eastAsia"/>
          <w:color w:val="000000"/>
        </w:rPr>
        <w:t>（以下「秘密情報」という。）</w:t>
      </w:r>
      <w:r>
        <w:rPr>
          <w:color w:val="000000"/>
        </w:rPr>
        <w:t>を</w:t>
      </w:r>
      <w:r>
        <w:rPr>
          <w:rFonts w:hint="eastAsia"/>
          <w:color w:val="000000"/>
        </w:rPr>
        <w:t>、本件提携推進の目的に限り使用するものとし、相手方の書面</w:t>
      </w:r>
      <w:ins w:id="309" w:author="lp_ts" w:date="2026-10-30T11:52:00Z" w16du:dateUtc="2026-10-30T02:52:00Z">
        <w:r w:rsidR="006E32DA">
          <w:rPr>
            <w:rFonts w:hint="eastAsia"/>
            <w:color w:val="000000"/>
          </w:rPr>
          <w:t>又は電磁的方法（以下「書面等」という。）</w:t>
        </w:r>
      </w:ins>
      <w:r>
        <w:rPr>
          <w:rFonts w:hint="eastAsia"/>
          <w:color w:val="000000"/>
        </w:rPr>
        <w:t>による事前の承諾を得ることなく、</w:t>
      </w:r>
      <w:r>
        <w:rPr>
          <w:color w:val="000000"/>
        </w:rPr>
        <w:t>第三者に開示又は漏洩しないものとする。</w:t>
      </w:r>
      <w:ins w:id="310" w:author="lp_ts" w:date="2026-10-30T10:56:00Z" w16du:dateUtc="2026-10-30T01:56:00Z">
        <w:r w:rsidR="00B43C20">
          <w:rPr>
            <w:rFonts w:hint="eastAsia"/>
            <w:color w:val="000000"/>
          </w:rPr>
          <w:t>但</w:t>
        </w:r>
      </w:ins>
      <w:del w:id="311" w:author="lp_ts" w:date="2026-10-30T10:56:00Z" w16du:dateUtc="2026-10-30T01:56:00Z">
        <w:r w:rsidDel="00B43C20">
          <w:rPr>
            <w:color w:val="000000"/>
          </w:rPr>
          <w:delText>ただ</w:delText>
        </w:r>
      </w:del>
      <w:r>
        <w:rPr>
          <w:color w:val="000000"/>
        </w:rPr>
        <w:t>し、法令</w:t>
      </w:r>
      <w:r>
        <w:rPr>
          <w:rFonts w:hint="eastAsia"/>
          <w:color w:val="000000"/>
        </w:rPr>
        <w:t>、</w:t>
      </w:r>
      <w:r>
        <w:rPr>
          <w:color w:val="000000"/>
        </w:rPr>
        <w:t>行政当局、裁判所、自主規制機関</w:t>
      </w:r>
      <w:r>
        <w:rPr>
          <w:rFonts w:hint="eastAsia"/>
          <w:color w:val="000000"/>
        </w:rPr>
        <w:t>又は</w:t>
      </w:r>
      <w:r>
        <w:rPr>
          <w:color w:val="000000"/>
        </w:rPr>
        <w:t>金融商品取引所等からの要請に基づき必要な限度で開示する場合はこの限りでない。</w:t>
      </w:r>
    </w:p>
    <w:p w14:paraId="40DE0382" w14:textId="2BF16B3D" w:rsidR="00DD1070" w:rsidRDefault="002E7021" w:rsidP="00B43C20">
      <w:pPr>
        <w:widowControl/>
        <w:snapToGrid w:val="0"/>
        <w:spacing w:line="320" w:lineRule="exact"/>
        <w:ind w:left="630" w:hangingChars="300" w:hanging="630"/>
      </w:pPr>
      <w:del w:id="312" w:author="lp_ts" w:date="2026-10-30T10:57:00Z" w16du:dateUtc="2026-10-30T01:57:00Z">
        <w:r w:rsidDel="00B43C20">
          <w:rPr>
            <w:rFonts w:hint="eastAsia"/>
            <w:color w:val="000000"/>
          </w:rPr>
          <w:delText xml:space="preserve">　　　　</w:delText>
        </w:r>
      </w:del>
      <w:moveFromRangeStart w:id="313" w:author="lp_ts" w:date="2026-10-30T10:58:00Z" w:name="move244250346"/>
      <w:moveFrom w:id="314" w:author="lp_ts" w:date="2026-10-30T10:58:00Z" w16du:dateUtc="2026-10-30T01:58:00Z">
        <w:r w:rsidDel="00B43C20">
          <w:rPr>
            <w:rFonts w:hint="eastAsia"/>
            <w:color w:val="000000"/>
          </w:rPr>
          <w:t>なお、相手方とは、甲においては乙及び丙をいい、乙又は丙においては甲をいうものとし、本合意書における「相手方」はこれらと同様の意味とする。</w:t>
        </w:r>
      </w:moveFrom>
      <w:moveFromRangeEnd w:id="313"/>
    </w:p>
    <w:p w14:paraId="20396121" w14:textId="77777777" w:rsidR="00DD1070" w:rsidRDefault="002E7021">
      <w:pPr>
        <w:widowControl/>
        <w:snapToGrid w:val="0"/>
        <w:spacing w:line="320" w:lineRule="exact"/>
        <w:ind w:left="630" w:hangingChars="300" w:hanging="630"/>
      </w:pPr>
      <w:r>
        <w:rPr>
          <w:rFonts w:hint="eastAsia"/>
          <w:color w:val="000000"/>
        </w:rPr>
        <w:t xml:space="preserve">　　２　前項に関わらず</w:t>
      </w:r>
      <w:r>
        <w:rPr>
          <w:color w:val="000000"/>
        </w:rPr>
        <w:t>、次の各号のいずれかに該当する情報については、</w:t>
      </w:r>
      <w:r>
        <w:rPr>
          <w:rFonts w:hint="eastAsia"/>
          <w:color w:val="000000"/>
        </w:rPr>
        <w:t>本合意書</w:t>
      </w:r>
      <w:r>
        <w:rPr>
          <w:color w:val="000000"/>
        </w:rPr>
        <w:t>における秘密情報</w:t>
      </w:r>
      <w:r>
        <w:rPr>
          <w:rFonts w:hint="eastAsia"/>
          <w:color w:val="000000"/>
        </w:rPr>
        <w:t>に含まれないものとする</w:t>
      </w:r>
      <w:r>
        <w:rPr>
          <w:color w:val="000000"/>
        </w:rPr>
        <w:t>。</w:t>
      </w:r>
    </w:p>
    <w:p w14:paraId="544FECBA" w14:textId="77777777" w:rsidR="00DD1070" w:rsidRDefault="002E7021">
      <w:pPr>
        <w:widowControl/>
        <w:snapToGrid w:val="0"/>
        <w:spacing w:line="320" w:lineRule="exact"/>
        <w:ind w:left="1050" w:hangingChars="500" w:hanging="1050"/>
      </w:pPr>
      <w:r>
        <w:rPr>
          <w:rFonts w:hint="eastAsia"/>
          <w:color w:val="000000"/>
        </w:rPr>
        <w:t xml:space="preserve">　　　　⑴　</w:t>
      </w:r>
      <w:r>
        <w:rPr>
          <w:color w:val="000000"/>
        </w:rPr>
        <w:t>開示の時に、既に公知であった情報又は既に</w:t>
      </w:r>
      <w:r>
        <w:rPr>
          <w:rFonts w:hint="eastAsia"/>
          <w:color w:val="000000"/>
        </w:rPr>
        <w:t>秘密情報受領者</w:t>
      </w:r>
      <w:r>
        <w:rPr>
          <w:color w:val="000000"/>
        </w:rPr>
        <w:t>が保有していた情報</w:t>
      </w:r>
    </w:p>
    <w:p w14:paraId="19398F30" w14:textId="77777777" w:rsidR="00DD1070" w:rsidRDefault="002E7021">
      <w:pPr>
        <w:widowControl/>
        <w:snapToGrid w:val="0"/>
        <w:spacing w:line="320" w:lineRule="exact"/>
        <w:ind w:left="630" w:hangingChars="300" w:hanging="630"/>
      </w:pPr>
      <w:r>
        <w:rPr>
          <w:rFonts w:hint="eastAsia"/>
          <w:color w:val="000000"/>
        </w:rPr>
        <w:t xml:space="preserve">　　　　⑵　</w:t>
      </w:r>
      <w:r>
        <w:rPr>
          <w:color w:val="000000"/>
        </w:rPr>
        <w:t>開示後、</w:t>
      </w:r>
      <w:r>
        <w:rPr>
          <w:rFonts w:hint="eastAsia"/>
          <w:color w:val="000000"/>
        </w:rPr>
        <w:t>秘密情報受領者</w:t>
      </w:r>
      <w:r>
        <w:rPr>
          <w:color w:val="000000"/>
        </w:rPr>
        <w:t>の責めによらず公知となった情報</w:t>
      </w:r>
    </w:p>
    <w:p w14:paraId="5036E254" w14:textId="77777777" w:rsidR="00DD1070" w:rsidRDefault="002E7021">
      <w:pPr>
        <w:widowControl/>
        <w:snapToGrid w:val="0"/>
        <w:spacing w:line="320" w:lineRule="exact"/>
        <w:ind w:left="1050" w:hangingChars="500" w:hanging="1050"/>
      </w:pPr>
      <w:r>
        <w:rPr>
          <w:rFonts w:hint="eastAsia"/>
          <w:color w:val="000000"/>
        </w:rPr>
        <w:t xml:space="preserve">　　　　⑶　秘密情報受領者</w:t>
      </w:r>
      <w:r>
        <w:rPr>
          <w:color w:val="000000"/>
        </w:rPr>
        <w:t>が、秘密保持義務を負うことなく、第三者から適法に入手した情報</w:t>
      </w:r>
    </w:p>
    <w:p w14:paraId="64958BB4" w14:textId="77777777" w:rsidR="00DD1070" w:rsidRDefault="002E7021">
      <w:pPr>
        <w:widowControl/>
        <w:snapToGrid w:val="0"/>
        <w:spacing w:line="320" w:lineRule="exact"/>
        <w:ind w:left="630" w:hangingChars="300" w:hanging="630"/>
      </w:pPr>
      <w:r>
        <w:rPr>
          <w:rFonts w:hint="eastAsia"/>
          <w:color w:val="000000"/>
        </w:rPr>
        <w:t xml:space="preserve">　　　　⑷　秘密情報受領者</w:t>
      </w:r>
      <w:r>
        <w:rPr>
          <w:color w:val="000000"/>
        </w:rPr>
        <w:t>が</w:t>
      </w:r>
      <w:r>
        <w:rPr>
          <w:rFonts w:hint="eastAsia"/>
          <w:color w:val="000000"/>
        </w:rPr>
        <w:t>開示前に</w:t>
      </w:r>
      <w:r>
        <w:rPr>
          <w:color w:val="000000"/>
        </w:rPr>
        <w:t>独自に取得した情報</w:t>
      </w:r>
    </w:p>
    <w:p w14:paraId="581D5467" w14:textId="77777777" w:rsidR="00DD1070" w:rsidRDefault="002E7021">
      <w:pPr>
        <w:widowControl/>
        <w:snapToGrid w:val="0"/>
        <w:spacing w:line="320" w:lineRule="exact"/>
        <w:ind w:left="630" w:hangingChars="300" w:hanging="630"/>
      </w:pPr>
      <w:r>
        <w:rPr>
          <w:rFonts w:hint="eastAsia"/>
          <w:color w:val="000000"/>
        </w:rPr>
        <w:t xml:space="preserve">　　３　</w:t>
      </w:r>
      <w:r>
        <w:rPr>
          <w:color w:val="000000"/>
        </w:rPr>
        <w:t>甲</w:t>
      </w:r>
      <w:r>
        <w:rPr>
          <w:rFonts w:hint="eastAsia"/>
          <w:color w:val="000000"/>
        </w:rPr>
        <w:t>、</w:t>
      </w:r>
      <w:r>
        <w:rPr>
          <w:color w:val="000000"/>
        </w:rPr>
        <w:t>乙</w:t>
      </w:r>
      <w:r>
        <w:rPr>
          <w:rFonts w:hint="eastAsia"/>
          <w:color w:val="000000"/>
        </w:rPr>
        <w:t>及び丙</w:t>
      </w:r>
      <w:r>
        <w:rPr>
          <w:color w:val="000000"/>
        </w:rPr>
        <w:t>は、</w:t>
      </w:r>
      <w:r>
        <w:rPr>
          <w:rFonts w:hint="eastAsia"/>
          <w:color w:val="000000"/>
        </w:rPr>
        <w:t>本合意書</w:t>
      </w:r>
      <w:r>
        <w:rPr>
          <w:color w:val="000000"/>
        </w:rPr>
        <w:t>に定める秘密保持義務を遵守するため、善良なる管理者の注意をもって秘密情報を管理するものとする。</w:t>
      </w:r>
    </w:p>
    <w:p w14:paraId="783BCF5A" w14:textId="77777777" w:rsidR="00DD1070" w:rsidRDefault="002E7021">
      <w:pPr>
        <w:widowControl/>
        <w:snapToGrid w:val="0"/>
        <w:spacing w:line="320" w:lineRule="exact"/>
        <w:ind w:left="630" w:hangingChars="300" w:hanging="630"/>
      </w:pPr>
      <w:r>
        <w:rPr>
          <w:rFonts w:hint="eastAsia"/>
          <w:color w:val="000000"/>
        </w:rPr>
        <w:t xml:space="preserve">　　４　</w:t>
      </w:r>
      <w:r>
        <w:rPr>
          <w:color w:val="000000"/>
        </w:rPr>
        <w:t>第</w:t>
      </w:r>
      <w:r>
        <w:rPr>
          <w:rFonts w:hint="eastAsia"/>
          <w:color w:val="000000"/>
        </w:rPr>
        <w:t>１</w:t>
      </w:r>
      <w:r>
        <w:rPr>
          <w:color w:val="000000"/>
        </w:rPr>
        <w:t>項</w:t>
      </w:r>
      <w:r>
        <w:rPr>
          <w:rFonts w:hint="eastAsia"/>
          <w:color w:val="000000"/>
        </w:rPr>
        <w:t>に関わらず</w:t>
      </w:r>
      <w:r>
        <w:rPr>
          <w:color w:val="000000"/>
        </w:rPr>
        <w:t>、甲</w:t>
      </w:r>
      <w:r>
        <w:rPr>
          <w:rFonts w:hint="eastAsia"/>
          <w:color w:val="000000"/>
        </w:rPr>
        <w:t>、乙及び丙</w:t>
      </w:r>
      <w:r>
        <w:rPr>
          <w:color w:val="000000"/>
        </w:rPr>
        <w:t>は、秘密情報を知る必要のある</w:t>
      </w:r>
      <w:r>
        <w:rPr>
          <w:rFonts w:hint="eastAsia"/>
          <w:color w:val="000000"/>
        </w:rPr>
        <w:t>丙以外の乙の株主、</w:t>
      </w:r>
      <w:r>
        <w:rPr>
          <w:color w:val="000000"/>
        </w:rPr>
        <w:t>自己</w:t>
      </w:r>
      <w:r>
        <w:rPr>
          <w:rFonts w:hint="eastAsia"/>
          <w:color w:val="000000"/>
        </w:rPr>
        <w:t>又は自己の関係会社</w:t>
      </w:r>
      <w:r>
        <w:rPr>
          <w:color w:val="000000"/>
        </w:rPr>
        <w:t xml:space="preserve">の役職員、</w:t>
      </w:r>
      <w:ins w:id="200039" w:author="株式会社WineBank" w:date="2026-10-30T09:00:00Z">
        <w:r>
          <w:rPr>
            <w:color w:val="000000"/>
          </w:rPr>
          <w:t xml:space="preserve">甲の資金調達先となる金融機関及び投資家（それらの役職員を含む。）、</w:t>
        </w:r>
      </w:ins>
      <w:r>
        <w:rPr>
          <w:color w:val="000000"/>
        </w:rPr>
        <w:t xml:space="preserve">弁護士、公認会計士、税理士その他のアドバイザー</w:t>
      </w:r>
      <w:r>
        <w:rPr>
          <w:rFonts w:hint="eastAsia"/>
          <w:color w:val="000000"/>
        </w:rPr>
        <w:t>（以下「開示先」という。）</w:t>
      </w:r>
      <w:r>
        <w:rPr>
          <w:color w:val="000000"/>
        </w:rPr>
        <w:t>に対しては、</w:t>
      </w:r>
      <w:r>
        <w:rPr>
          <w:rFonts w:hint="eastAsia"/>
          <w:color w:val="000000"/>
        </w:rPr>
        <w:t>開示先が法令又は契約により</w:t>
      </w:r>
      <w:r>
        <w:rPr>
          <w:color w:val="000000"/>
        </w:rPr>
        <w:t>秘密保持義務を</w:t>
      </w:r>
      <w:r>
        <w:rPr>
          <w:rFonts w:hint="eastAsia"/>
          <w:color w:val="000000"/>
        </w:rPr>
        <w:t>負う</w:t>
      </w:r>
      <w:r>
        <w:rPr>
          <w:color w:val="000000"/>
        </w:rPr>
        <w:t>ことを条件として、秘密情報を開示することができる。この場合、</w:t>
      </w:r>
      <w:r>
        <w:rPr>
          <w:rFonts w:hint="eastAsia"/>
          <w:color w:val="000000"/>
        </w:rPr>
        <w:t>秘密情報受領者は、開示先に対し、</w:t>
      </w:r>
      <w:r>
        <w:rPr>
          <w:color w:val="000000"/>
        </w:rPr>
        <w:t>本合意書に基づき自己に課された秘密保持義務と同等</w:t>
      </w:r>
      <w:r>
        <w:rPr>
          <w:rFonts w:hint="eastAsia"/>
          <w:color w:val="000000"/>
        </w:rPr>
        <w:t>以上</w:t>
      </w:r>
      <w:r>
        <w:rPr>
          <w:color w:val="000000"/>
        </w:rPr>
        <w:t>の義務を課すものとし、</w:t>
      </w:r>
      <w:r>
        <w:rPr>
          <w:rFonts w:hint="eastAsia"/>
          <w:color w:val="000000"/>
        </w:rPr>
        <w:t>開示先による</w:t>
      </w:r>
      <w:r>
        <w:rPr>
          <w:color w:val="000000"/>
        </w:rPr>
        <w:t>義務違反につき</w:t>
      </w:r>
      <w:r>
        <w:rPr>
          <w:rFonts w:hint="eastAsia"/>
          <w:color w:val="000000"/>
        </w:rPr>
        <w:t>、秘密情報開示者に対し</w:t>
      </w:r>
      <w:r>
        <w:rPr>
          <w:color w:val="000000"/>
        </w:rPr>
        <w:t>責任を負う。</w:t>
      </w:r>
    </w:p>
    <w:p w14:paraId="298EAB07" w14:textId="77777777" w:rsidR="00DD1070" w:rsidRDefault="002E7021">
      <w:pPr>
        <w:widowControl/>
        <w:snapToGrid w:val="0"/>
        <w:spacing w:line="320" w:lineRule="exact"/>
        <w:ind w:leftChars="200" w:left="630" w:hangingChars="100" w:hanging="210"/>
      </w:pPr>
      <w:r>
        <w:rPr>
          <w:rFonts w:hint="eastAsia"/>
          <w:color w:val="000000"/>
        </w:rPr>
        <w:t>５　第１項に関わらず、甲、乙及び丙は、丙又は丙若しくは乙の関係者が乙の債務等に関して負う人的・物的保証等について、当該保証等の提供先となる金融機関等に対し、当該保証等の扱いについて相談する目的のために、合理的に必要とされる範囲内で秘密情報を開示することができる。</w:t>
      </w:r>
    </w:p>
    <w:p w14:paraId="614404A2" w14:textId="77777777" w:rsidR="00DD1070" w:rsidRDefault="002E7021">
      <w:pPr>
        <w:widowControl/>
        <w:snapToGrid w:val="0"/>
        <w:spacing w:line="320" w:lineRule="exact"/>
        <w:ind w:leftChars="200" w:left="630" w:hangingChars="100" w:hanging="210"/>
      </w:pPr>
      <w:r>
        <w:rPr>
          <w:rFonts w:hint="eastAsia"/>
          <w:color w:val="000000"/>
        </w:rPr>
        <w:t>６　甲、乙及び丙は、本合意書締結の事実及び本件提携に向けた交渉を開始した旨の公表を行う場合には、公表の内容、方法及び時期について協議し決定する。</w:t>
      </w:r>
    </w:p>
    <w:p w14:paraId="09729392" w14:textId="77777777" w:rsidR="00DD1070" w:rsidRDefault="002E7021">
      <w:pPr>
        <w:widowControl/>
        <w:snapToGrid w:val="0"/>
        <w:spacing w:line="320" w:lineRule="exact"/>
        <w:ind w:leftChars="200" w:left="630" w:hangingChars="100" w:hanging="210"/>
      </w:pPr>
      <w:r>
        <w:rPr>
          <w:rFonts w:hint="eastAsia"/>
          <w:color w:val="000000"/>
        </w:rPr>
        <w:t>７　事由の如何に関わらず本合意書が終了した場合であっても、本合意書に定める秘密保持義務は効力を有する。また、甲、乙及び丙は、相手方から受領した秘密情報を、速やかに、返還又は破棄するものとし、相手方の要請がある場合には破棄の事実を証する書面等を交付する。</w:t>
      </w:r>
    </w:p>
    <w:p w14:paraId="0B93FDEB" w14:textId="77777777" w:rsidR="00DD1070" w:rsidRDefault="00DD1070">
      <w:pPr>
        <w:widowControl/>
        <w:snapToGrid w:val="0"/>
        <w:spacing w:line="320" w:lineRule="exact"/>
        <w:ind w:leftChars="200" w:left="630" w:hangingChars="100" w:hanging="210"/>
      </w:pPr>
    </w:p>
    <w:p w14:paraId="4780C47D" w14:textId="77777777" w:rsidR="00DD1070" w:rsidRDefault="002E7021">
      <w:pPr>
        <w:widowControl/>
        <w:snapToGrid w:val="0"/>
        <w:spacing w:line="320" w:lineRule="exact"/>
      </w:pPr>
      <w:r>
        <w:rPr>
          <w:rFonts w:hint="eastAsia"/>
          <w:color w:val="000000"/>
        </w:rPr>
        <w:t>（有効期間）</w:t>
      </w:r>
    </w:p>
    <w:p w14:paraId="31FEB804" w14:textId="0EBC5EFD" w:rsidR="00DD1070" w:rsidRDefault="002E7021">
      <w:pPr>
        <w:widowControl/>
        <w:snapToGrid w:val="0"/>
        <w:spacing w:line="320" w:lineRule="exact"/>
        <w:ind w:left="630" w:hangingChars="300" w:hanging="630"/>
      </w:pPr>
      <w:r>
        <w:rPr>
          <w:rFonts w:hint="eastAsia"/>
          <w:color w:val="000000"/>
        </w:rPr>
        <w:t>第</w:t>
      </w:r>
      <w:r>
        <w:rPr>
          <w:rFonts w:hint="eastAsia"/>
          <w:color w:val="000000"/>
        </w:rPr>
        <w:t>11</w:t>
      </w:r>
      <w:r>
        <w:rPr>
          <w:rFonts w:hint="eastAsia"/>
          <w:color w:val="000000"/>
        </w:rPr>
        <w:t>条</w:t>
      </w:r>
      <w:ins w:id="315" w:author="lp_ts" w:date="2026-10-30T11:29:00Z" w16du:dateUtc="2026-10-30T02:29:00Z">
        <w:r w:rsidR="004332E8">
          <w:rPr>
            <w:rFonts w:hint="eastAsia"/>
            <w:color w:val="000000"/>
          </w:rPr>
          <w:t xml:space="preserve">　</w:t>
        </w:r>
      </w:ins>
      <w:r>
        <w:rPr>
          <w:rFonts w:hint="eastAsia"/>
          <w:color w:val="000000"/>
        </w:rPr>
        <w:t>本合意書の有効期間は、本合意書締結日から最終契約締結日又は</w:t>
      </w:r>
      <w:r>
        <w:rPr>
          <w:rFonts w:hint="eastAsia"/>
          <w:color w:val="000000"/>
        </w:rPr>
        <w:t>2026</w:t>
      </w:r>
      <w:r>
        <w:rPr>
          <w:rFonts w:hint="eastAsia"/>
          <w:color w:val="000000"/>
        </w:rPr>
        <w:t>年</w:t>
      </w:r>
      <w:r>
        <w:rPr>
          <w:rFonts w:hint="eastAsia"/>
          <w:color w:val="000000"/>
        </w:rPr>
        <w:t>12</w:t>
      </w:r>
      <w:r>
        <w:rPr>
          <w:rFonts w:hint="eastAsia"/>
          <w:color w:val="000000"/>
        </w:rPr>
        <w:t>月</w:t>
      </w:r>
      <w:r>
        <w:rPr>
          <w:rFonts w:hint="eastAsia"/>
          <w:color w:val="000000"/>
        </w:rPr>
        <w:t>31</w:t>
      </w:r>
      <w:r>
        <w:rPr>
          <w:rFonts w:hint="eastAsia"/>
          <w:color w:val="000000"/>
        </w:rPr>
        <w:t>日のいずれか早い日までとする。</w:t>
      </w:r>
    </w:p>
    <w:p w14:paraId="13E64BAB" w14:textId="77777777" w:rsidR="00DD1070" w:rsidRDefault="002E7021">
      <w:pPr>
        <w:widowControl/>
        <w:snapToGrid w:val="0"/>
        <w:spacing w:line="320" w:lineRule="exact"/>
        <w:ind w:left="630" w:hangingChars="300" w:hanging="630"/>
      </w:pPr>
      <w:r>
        <w:rPr>
          <w:rFonts w:hint="eastAsia"/>
          <w:color w:val="000000"/>
        </w:rPr>
        <w:lastRenderedPageBreak/>
        <w:t xml:space="preserve">　　２</w:t>
      </w:r>
      <w:r>
        <w:rPr>
          <w:color w:val="000000"/>
        </w:rPr>
        <w:tab/>
      </w:r>
      <w:r>
        <w:rPr>
          <w:rFonts w:hint="eastAsia"/>
          <w:color w:val="000000"/>
        </w:rPr>
        <w:t>前項に関わらず、有効期間満了時に本件提携の交渉が継続している場合には、甲乙丙の合意により前項の有効期間を更新することができる。更新期間は、交渉の進捗状況を勘案し、甲乙丙の合意により決定する。</w:t>
      </w:r>
    </w:p>
    <w:p w14:paraId="04F1AD46" w14:textId="77777777" w:rsidR="00DD1070" w:rsidRDefault="00DD1070">
      <w:pPr>
        <w:widowControl/>
        <w:snapToGrid w:val="0"/>
        <w:spacing w:line="320" w:lineRule="exact"/>
        <w:ind w:left="630" w:hangingChars="300" w:hanging="630"/>
      </w:pPr>
    </w:p>
    <w:p w14:paraId="46911B37" w14:textId="77777777" w:rsidR="00DD1070" w:rsidRDefault="002E7021">
      <w:pPr>
        <w:widowControl/>
        <w:snapToGrid w:val="0"/>
        <w:spacing w:line="320" w:lineRule="exact"/>
        <w:ind w:left="630" w:hangingChars="300" w:hanging="630"/>
      </w:pPr>
      <w:r>
        <w:rPr>
          <w:rFonts w:hint="eastAsia"/>
          <w:color w:val="000000"/>
        </w:rPr>
        <w:t>（解除）</w:t>
      </w:r>
    </w:p>
    <w:p w14:paraId="47CDDD14" w14:textId="77777777" w:rsidR="00DD1070" w:rsidRDefault="002E7021">
      <w:pPr>
        <w:widowControl/>
        <w:snapToGrid w:val="0"/>
        <w:spacing w:line="320" w:lineRule="exact"/>
        <w:ind w:left="630" w:hangingChars="300" w:hanging="630"/>
      </w:pPr>
      <w:r>
        <w:rPr>
          <w:rFonts w:hint="eastAsia"/>
          <w:color w:val="000000"/>
        </w:rPr>
        <w:t>第</w:t>
      </w:r>
      <w:r>
        <w:rPr>
          <w:rFonts w:hint="eastAsia"/>
          <w:color w:val="000000"/>
        </w:rPr>
        <w:t>12</w:t>
      </w:r>
      <w:r>
        <w:rPr>
          <w:rFonts w:hint="eastAsia"/>
          <w:color w:val="000000"/>
        </w:rPr>
        <w:t>条</w:t>
      </w:r>
      <w:r>
        <w:rPr>
          <w:color w:val="000000"/>
        </w:rPr>
        <w:tab/>
      </w:r>
      <w:r>
        <w:rPr>
          <w:rFonts w:hint="eastAsia"/>
          <w:color w:val="000000"/>
        </w:rPr>
        <w:t xml:space="preserve"> </w:t>
      </w:r>
      <w:r>
        <w:rPr>
          <w:rFonts w:hint="eastAsia"/>
          <w:color w:val="000000"/>
        </w:rPr>
        <w:t>甲、乙及び丙は、相手方に次の各号のいずれかに該当する事由が生じた場合において、相手方に対して相当期間を定めて催告したにもかかわらず、当該期間内に是正されなかった場合には、本合意書を解除することができる。</w:t>
      </w:r>
    </w:p>
    <w:p w14:paraId="3FA728C6" w14:textId="77777777" w:rsidR="00DD1070" w:rsidRDefault="002E7021">
      <w:pPr>
        <w:widowControl/>
        <w:snapToGrid w:val="0"/>
        <w:spacing w:line="320" w:lineRule="exact"/>
        <w:ind w:left="630" w:hangingChars="300" w:hanging="630"/>
      </w:pPr>
      <w:r>
        <w:rPr>
          <w:rFonts w:hint="eastAsia"/>
          <w:color w:val="000000"/>
        </w:rPr>
        <w:t xml:space="preserve">　　　　</w:t>
      </w:r>
      <w:r>
        <w:rPr>
          <w:rFonts w:hint="eastAsia"/>
          <w:color w:val="000000"/>
        </w:rPr>
        <w:t>(1)</w:t>
      </w:r>
      <w:r>
        <w:rPr>
          <w:color w:val="000000"/>
        </w:rPr>
        <w:t xml:space="preserve"> </w:t>
      </w:r>
      <w:r>
        <w:rPr>
          <w:rFonts w:hint="eastAsia"/>
          <w:color w:val="000000"/>
        </w:rPr>
        <w:t>相手方が本合意書の各条項のいずれかに違反した場合</w:t>
      </w:r>
    </w:p>
    <w:p w14:paraId="0AD40BF9" w14:textId="37BEE711"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(2)</w:t>
      </w:r>
      <w:r>
        <w:rPr>
          <w:color w:val="000000"/>
        </w:rPr>
        <w:t xml:space="preserve"> </w:t>
      </w:r>
      <w:r>
        <w:rPr>
          <w:rFonts w:hint="eastAsia"/>
          <w:color w:val="000000"/>
        </w:rPr>
        <w:t>本件提携の交渉過程において、</w:t>
      </w:r>
      <w:ins w:id="316" w:author="lp_ts" w:date="2026-10-30T11:32:00Z" w16du:dateUtc="2026-10-30T02:32:00Z">
        <w:r w:rsidR="004332E8" w:rsidRPr="004332E8">
          <w:rPr>
            <w:color w:val="000000"/>
          </w:rPr>
          <w:t>2026年12月31日</w:t>
        </w:r>
        <w:r w:rsidR="004332E8">
          <w:rPr>
            <w:rFonts w:hint="eastAsia"/>
            <w:color w:val="000000"/>
          </w:rPr>
          <w:t>迄に</w:t>
        </w:r>
      </w:ins>
      <w:r>
        <w:rPr>
          <w:rFonts w:hint="eastAsia"/>
          <w:color w:val="000000"/>
        </w:rPr>
        <w:t>最終契約の締結に至らないこと</w:t>
      </w:r>
      <w:ins w:id="317" w:author="lp_ts" w:date="2026-10-30T11:32:00Z" w16du:dateUtc="2026-10-30T02:32:00Z">
        <w:r w:rsidR="00924682">
          <w:rPr>
            <w:rFonts w:hint="eastAsia"/>
            <w:color w:val="000000"/>
          </w:rPr>
          <w:t>（</w:t>
        </w:r>
      </w:ins>
      <w:ins w:id="318" w:author="lp_ts" w:date="2026-10-30T11:33:00Z" w16du:dateUtc="2026-10-30T02:33:00Z">
        <w:r w:rsidR="00924682">
          <w:rPr>
            <w:rFonts w:hint="eastAsia"/>
            <w:color w:val="000000"/>
          </w:rPr>
          <w:t>甲による本件提携に関する資金調達ができないおそれが生じた場合を含む。</w:t>
        </w:r>
      </w:ins>
      <w:ins w:id="319" w:author="lp_ts" w:date="2026-10-30T11:32:00Z" w16du:dateUtc="2026-10-30T02:32:00Z">
        <w:r w:rsidR="00924682">
          <w:rPr>
            <w:rFonts w:hint="eastAsia"/>
            <w:color w:val="000000"/>
          </w:rPr>
          <w:t>）</w:t>
        </w:r>
      </w:ins>
      <w:r>
        <w:rPr>
          <w:rFonts w:hint="eastAsia"/>
          <w:color w:val="000000"/>
        </w:rPr>
        <w:t>が合理的な根拠に基づき明らかとなった場合</w:t>
      </w:r>
    </w:p>
    <w:p w14:paraId="03DC1359"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(3)</w:t>
      </w:r>
      <w:r>
        <w:rPr>
          <w:color w:val="000000"/>
        </w:rPr>
        <w:t xml:space="preserve"> </w:t>
      </w:r>
      <w:r>
        <w:rPr>
          <w:rFonts w:hint="eastAsia"/>
          <w:color w:val="000000"/>
        </w:rPr>
        <w:t>相手方の経営状態、資産又は信用状態に重大な変化が生じた場合</w:t>
      </w:r>
    </w:p>
    <w:p w14:paraId="2CDEE02D"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(4)</w:t>
      </w:r>
      <w:r>
        <w:rPr>
          <w:color w:val="000000"/>
        </w:rPr>
        <w:t xml:space="preserve"> </w:t>
      </w:r>
      <w:r>
        <w:rPr>
          <w:rFonts w:hint="eastAsia"/>
          <w:color w:val="000000"/>
        </w:rPr>
        <w:t>第三者からの差押え、仮差押え、仮処分、競売手続きの申立て、又は、公租公課の滞納処分を受けた場合。</w:t>
      </w:r>
    </w:p>
    <w:p w14:paraId="7D4AE394"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(5)</w:t>
      </w:r>
      <w:r>
        <w:rPr>
          <w:color w:val="000000"/>
        </w:rPr>
        <w:t xml:space="preserve"> </w:t>
      </w:r>
      <w:r>
        <w:rPr>
          <w:rFonts w:hint="eastAsia"/>
          <w:color w:val="000000"/>
        </w:rPr>
        <w:t>その他、前各号に準じる事由が生じた場合</w:t>
      </w:r>
    </w:p>
    <w:p w14:paraId="3D099EAD" w14:textId="77777777" w:rsidR="00DD1070" w:rsidRDefault="00DD1070">
      <w:pPr>
        <w:widowControl/>
        <w:snapToGrid w:val="0"/>
        <w:spacing w:line="320" w:lineRule="exact"/>
        <w:ind w:left="630" w:hangingChars="300" w:hanging="630"/>
      </w:pPr>
    </w:p>
    <w:p w14:paraId="35191AB4" w14:textId="77777777" w:rsidR="00DD1070" w:rsidRDefault="002E7021">
      <w:pPr>
        <w:widowControl/>
        <w:snapToGrid w:val="0"/>
        <w:spacing w:line="320" w:lineRule="exact"/>
        <w:ind w:left="630" w:hangingChars="300" w:hanging="630"/>
      </w:pPr>
      <w:r>
        <w:rPr>
          <w:rFonts w:hint="eastAsia"/>
          <w:color w:val="000000"/>
        </w:rPr>
        <w:t>（反社会的勢力の排除）</w:t>
      </w:r>
    </w:p>
    <w:p w14:paraId="1F224CA6" w14:textId="41F19E3A" w:rsidR="00DD1070" w:rsidDel="005E6BA7" w:rsidRDefault="002E7021">
      <w:pPr>
        <w:widowControl/>
        <w:snapToGrid w:val="0"/>
        <w:spacing w:line="320" w:lineRule="exact"/>
        <w:ind w:left="630" w:hangingChars="300" w:hanging="630"/>
        <w:rPr>
          <w:del w:id="320" w:author="lp_ts" w:date="2026-10-30T11:33:00Z" w16du:dateUtc="2026-10-30T02:33:00Z"/>
        </w:rPr>
      </w:pPr>
      <w:r>
        <w:rPr>
          <w:rFonts w:hint="eastAsia"/>
          <w:color w:val="000000"/>
        </w:rPr>
        <w:t>第</w:t>
      </w:r>
      <w:r>
        <w:rPr>
          <w:rFonts w:hint="eastAsia"/>
          <w:color w:val="000000"/>
        </w:rPr>
        <w:t>13</w:t>
      </w:r>
      <w:r>
        <w:rPr>
          <w:rFonts w:hint="eastAsia"/>
          <w:color w:val="000000"/>
        </w:rPr>
        <w:t>条</w:t>
      </w:r>
      <w:r>
        <w:rPr>
          <w:color w:val="000000"/>
        </w:rPr>
        <w:tab/>
      </w:r>
      <w:r>
        <w:rPr>
          <w:rFonts w:hint="eastAsia"/>
          <w:color w:val="000000"/>
        </w:rPr>
        <w:t xml:space="preserve"> </w:t>
      </w:r>
      <w:r>
        <w:rPr>
          <w:color w:val="000000"/>
        </w:rPr>
        <w:t>甲</w:t>
      </w:r>
      <w:r>
        <w:rPr>
          <w:rFonts w:hint="eastAsia"/>
          <w:color w:val="000000"/>
        </w:rPr>
        <w:t>、乙及び丙</w:t>
      </w:r>
      <w:r>
        <w:rPr>
          <w:color w:val="000000"/>
        </w:rPr>
        <w:t>は、自己及び自己の役員（これに準ずる者を含む</w:t>
      </w:r>
      <w:r>
        <w:rPr>
          <w:rFonts w:hint="eastAsia"/>
          <w:color w:val="000000"/>
        </w:rPr>
        <w:t>。</w:t>
      </w:r>
      <w:r>
        <w:rPr>
          <w:color w:val="000000"/>
        </w:rPr>
        <w:t>）が、反社会的勢力に該当せず、かつ次のいずれにも該当しないことを表明し、保証する。</w:t>
      </w:r>
    </w:p>
    <w:p w14:paraId="01E34D4E" w14:textId="77777777" w:rsidR="00DD1070" w:rsidRDefault="002E7021">
      <w:pPr>
        <w:widowControl/>
        <w:snapToGrid w:val="0"/>
        <w:spacing w:line="320" w:lineRule="exact"/>
        <w:ind w:left="630" w:hangingChars="300" w:hanging="630"/>
        <w:pPrChange w:id="321" w:author="lp_ts" w:date="2026-10-30T11:33:00Z" w16du:dateUtc="2026-10-30T02:33:00Z">
          <w:pPr>
            <w:widowControl/>
            <w:snapToGrid w:val="0"/>
            <w:spacing w:line="320" w:lineRule="exact"/>
            <w:ind w:leftChars="300" w:left="630" w:firstLineChars="100" w:firstLine="210"/>
          </w:pPr>
        </w:pPrChange>
      </w:pPr>
      <w:r>
        <w:rPr>
          <w:rFonts w:hint="eastAsia"/>
          <w:color w:val="000000"/>
        </w:rPr>
        <w:t>なお、反社会的勢力とは、</w:t>
      </w:r>
      <w:r>
        <w:rPr>
          <w:color w:val="000000"/>
        </w:rPr>
        <w:t>暴力団、暴力団員、暴力団員でなくなった時から</w:t>
      </w:r>
      <w:r>
        <w:rPr>
          <w:color w:val="000000"/>
        </w:rPr>
        <w:t>5</w:t>
      </w:r>
      <w:r>
        <w:rPr>
          <w:color w:val="000000"/>
        </w:rPr>
        <w:t>年を経過しない者、暴力団準構成員、暴力団関係企業、総会屋等、社会運動等標ぼうゴロ又は特殊知能暴力集団、その他これらに準ずる者をいう。</w:t>
      </w:r>
    </w:p>
    <w:p w14:paraId="08196A61" w14:textId="77777777" w:rsidR="00DD1070" w:rsidRDefault="002E7021">
      <w:pPr>
        <w:widowControl/>
        <w:snapToGrid w:val="0"/>
        <w:spacing w:line="320" w:lineRule="exact"/>
      </w:pPr>
      <w:r>
        <w:rPr>
          <w:rFonts w:hint="eastAsia"/>
          <w:color w:val="000000"/>
        </w:rPr>
        <w:t xml:space="preserve">　　　　</w:t>
      </w:r>
      <w:r>
        <w:rPr>
          <w:rFonts w:hint="eastAsia"/>
          <w:color w:val="000000"/>
        </w:rPr>
        <w:t>(1)</w:t>
      </w:r>
      <w:r>
        <w:rPr>
          <w:color w:val="000000"/>
        </w:rPr>
        <w:t xml:space="preserve"> </w:t>
      </w:r>
      <w:r>
        <w:rPr>
          <w:color w:val="000000"/>
        </w:rPr>
        <w:t>反社会的勢力が経営を支配していると認められる関係を有すること</w:t>
      </w:r>
    </w:p>
    <w:p w14:paraId="5212B1D4" w14:textId="77777777" w:rsidR="00DD1070" w:rsidRDefault="002E7021">
      <w:pPr>
        <w:widowControl/>
        <w:snapToGrid w:val="0"/>
        <w:spacing w:line="320" w:lineRule="exact"/>
      </w:pPr>
      <w:r>
        <w:rPr>
          <w:rFonts w:hint="eastAsia"/>
          <w:color w:val="000000"/>
        </w:rPr>
        <w:t xml:space="preserve">　　　　</w:t>
      </w:r>
      <w:r>
        <w:rPr>
          <w:rFonts w:hint="eastAsia"/>
          <w:color w:val="000000"/>
        </w:rPr>
        <w:t>(2)</w:t>
      </w:r>
      <w:r>
        <w:rPr>
          <w:color w:val="000000"/>
        </w:rPr>
        <w:t xml:space="preserve"> </w:t>
      </w:r>
      <w:r>
        <w:rPr>
          <w:color w:val="000000"/>
        </w:rPr>
        <w:t>反社会的勢力が経営に実質的に関与していると認められる関係を有すること</w:t>
      </w:r>
    </w:p>
    <w:p w14:paraId="323CF164"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w:t>
      </w:r>
      <w:r>
        <w:rPr>
          <w:color w:val="000000"/>
        </w:rPr>
        <w:t xml:space="preserve">3) </w:t>
      </w:r>
      <w:r>
        <w:rPr>
          <w:color w:val="000000"/>
        </w:rPr>
        <w:t>自己若しくは第三者の不正の利益を図る目的又は第三者に損害を加える目的</w:t>
      </w:r>
      <w:r>
        <w:rPr>
          <w:rFonts w:hint="eastAsia"/>
          <w:color w:val="000000"/>
        </w:rPr>
        <w:t>等を</w:t>
      </w:r>
      <w:r>
        <w:rPr>
          <w:color w:val="000000"/>
        </w:rPr>
        <w:t>もって、不当に反社会的勢力を利用していると認められる関係を有すること</w:t>
      </w:r>
    </w:p>
    <w:p w14:paraId="67055CA5"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(4)</w:t>
      </w:r>
      <w:r>
        <w:rPr>
          <w:color w:val="000000"/>
        </w:rPr>
        <w:t xml:space="preserve"> </w:t>
      </w:r>
      <w:r>
        <w:rPr>
          <w:color w:val="000000"/>
        </w:rPr>
        <w:t>反社会的勢力に対して資金等を提供し、又は便宜を供与するなどの関与をしていると認められる関係を有すること</w:t>
      </w:r>
    </w:p>
    <w:p w14:paraId="53C0258B"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(5)</w:t>
      </w:r>
      <w:r>
        <w:rPr>
          <w:color w:val="000000"/>
        </w:rPr>
        <w:t xml:space="preserve"> </w:t>
      </w:r>
      <w:r>
        <w:rPr>
          <w:color w:val="000000"/>
        </w:rPr>
        <w:t>役員又は経営に実質的に関与している者が、反社会的勢力と社会的に非難されるべき関係を有すること。</w:t>
      </w:r>
    </w:p>
    <w:p w14:paraId="0D6D2C27" w14:textId="77777777" w:rsidR="00DD1070" w:rsidRDefault="002E7021">
      <w:pPr>
        <w:widowControl/>
        <w:snapToGrid w:val="0"/>
        <w:spacing w:line="320" w:lineRule="exact"/>
        <w:ind w:left="630" w:hangingChars="300" w:hanging="630"/>
      </w:pPr>
      <w:r>
        <w:rPr>
          <w:rFonts w:hint="eastAsia"/>
          <w:color w:val="000000"/>
        </w:rPr>
        <w:t xml:space="preserve">　　２　</w:t>
      </w:r>
      <w:r>
        <w:rPr>
          <w:color w:val="000000"/>
        </w:rPr>
        <w:t>甲</w:t>
      </w:r>
      <w:r>
        <w:rPr>
          <w:rFonts w:hint="eastAsia"/>
          <w:color w:val="000000"/>
        </w:rPr>
        <w:t>、乙及び丙</w:t>
      </w:r>
      <w:r>
        <w:rPr>
          <w:color w:val="000000"/>
        </w:rPr>
        <w:t>は、相手方が前項の表明及び保証に違反し、又は</w:t>
      </w:r>
      <w:del w:id="322" w:author="lp_ts" w:date="2026-10-30T11:36:00Z" w16du:dateUtc="2026-10-30T02:36:00Z">
        <w:r w:rsidDel="00034FDD">
          <w:rPr>
            <w:rFonts w:hint="eastAsia"/>
            <w:color w:val="000000"/>
          </w:rPr>
          <w:delText>、</w:delText>
        </w:r>
      </w:del>
      <w:r>
        <w:rPr>
          <w:color w:val="000000"/>
        </w:rPr>
        <w:t>相手方</w:t>
      </w:r>
      <w:r>
        <w:rPr>
          <w:rFonts w:hint="eastAsia"/>
          <w:color w:val="000000"/>
        </w:rPr>
        <w:t>が</w:t>
      </w:r>
      <w:r>
        <w:rPr>
          <w:color w:val="000000"/>
        </w:rPr>
        <w:t>次の各号のいずれかに該当する行為を行った場合には、何らの催告を要せず、</w:t>
      </w:r>
      <w:r>
        <w:rPr>
          <w:rFonts w:hint="eastAsia"/>
          <w:color w:val="000000"/>
        </w:rPr>
        <w:t>本合意書</w:t>
      </w:r>
      <w:r>
        <w:rPr>
          <w:color w:val="000000"/>
        </w:rPr>
        <w:t>を直ちに解除することができる。</w:t>
      </w:r>
      <w:r>
        <w:rPr>
          <w:rFonts w:hint="eastAsia"/>
          <w:color w:val="000000"/>
        </w:rPr>
        <w:t>なお、解除した当事者は、相手方に対して何ら賠償義務を負うことはなく、また、相手方に対する損害賠償請求権の行使を妨げられない。</w:t>
      </w:r>
    </w:p>
    <w:p w14:paraId="304381CD" w14:textId="77777777" w:rsidR="00DD1070" w:rsidRDefault="002E7021">
      <w:pPr>
        <w:widowControl/>
        <w:snapToGrid w:val="0"/>
        <w:spacing w:line="320" w:lineRule="exact"/>
        <w:ind w:left="630" w:hangingChars="300" w:hanging="630"/>
      </w:pPr>
      <w:r>
        <w:rPr>
          <w:rFonts w:hint="eastAsia"/>
          <w:color w:val="000000"/>
        </w:rPr>
        <w:t xml:space="preserve">　　　　</w:t>
      </w:r>
      <w:r>
        <w:rPr>
          <w:rFonts w:hint="eastAsia"/>
          <w:color w:val="000000"/>
        </w:rPr>
        <w:t>(1)</w:t>
      </w:r>
      <w:r>
        <w:rPr>
          <w:color w:val="000000"/>
        </w:rPr>
        <w:t xml:space="preserve"> </w:t>
      </w:r>
      <w:r>
        <w:rPr>
          <w:rFonts w:hint="eastAsia"/>
          <w:color w:val="000000"/>
        </w:rPr>
        <w:t>暴力的な要求行為</w:t>
      </w:r>
    </w:p>
    <w:p w14:paraId="28D760B4" w14:textId="77777777" w:rsidR="00DD1070" w:rsidRDefault="002E7021">
      <w:pPr>
        <w:widowControl/>
        <w:snapToGrid w:val="0"/>
        <w:spacing w:line="320" w:lineRule="exact"/>
        <w:ind w:left="630" w:hangingChars="300" w:hanging="630"/>
      </w:pPr>
      <w:r>
        <w:rPr>
          <w:rFonts w:hint="eastAsia"/>
          <w:color w:val="000000"/>
        </w:rPr>
        <w:t xml:space="preserve">　　　　</w:t>
      </w:r>
      <w:r>
        <w:rPr>
          <w:rFonts w:hint="eastAsia"/>
          <w:color w:val="000000"/>
        </w:rPr>
        <w:t>(2)</w:t>
      </w:r>
      <w:r>
        <w:rPr>
          <w:color w:val="000000"/>
        </w:rPr>
        <w:t xml:space="preserve"> </w:t>
      </w:r>
      <w:r>
        <w:rPr>
          <w:rFonts w:hint="eastAsia"/>
          <w:color w:val="000000"/>
        </w:rPr>
        <w:t>法的な責任を超えた不当な要求行為</w:t>
      </w:r>
    </w:p>
    <w:p w14:paraId="69A59AF3" w14:textId="77777777" w:rsidR="00DD1070" w:rsidRDefault="002E7021">
      <w:pPr>
        <w:widowControl/>
        <w:snapToGrid w:val="0"/>
        <w:spacing w:line="320" w:lineRule="exact"/>
        <w:ind w:left="630" w:hangingChars="300" w:hanging="630"/>
      </w:pPr>
      <w:r>
        <w:rPr>
          <w:rFonts w:hint="eastAsia"/>
          <w:color w:val="000000"/>
        </w:rPr>
        <w:t xml:space="preserve">　　　　</w:t>
      </w:r>
      <w:r>
        <w:rPr>
          <w:rFonts w:hint="eastAsia"/>
          <w:color w:val="000000"/>
        </w:rPr>
        <w:t>(3)</w:t>
      </w:r>
      <w:r>
        <w:rPr>
          <w:color w:val="000000"/>
        </w:rPr>
        <w:t xml:space="preserve"> </w:t>
      </w:r>
      <w:r>
        <w:rPr>
          <w:rFonts w:hint="eastAsia"/>
          <w:color w:val="000000"/>
        </w:rPr>
        <w:t>取引に関して脅迫的な言動をし、又は暴力を用いる行為</w:t>
      </w:r>
    </w:p>
    <w:p w14:paraId="11365A03"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(4)</w:t>
      </w:r>
      <w:r>
        <w:rPr>
          <w:color w:val="000000"/>
        </w:rPr>
        <w:t xml:space="preserve"> </w:t>
      </w:r>
      <w:r>
        <w:rPr>
          <w:rFonts w:hint="eastAsia"/>
          <w:color w:val="000000"/>
        </w:rPr>
        <w:t>風説を流布し、偽計を用い又は威力を用いて相手方の信用を毀損し、又は相手方の業務を妨害する行為</w:t>
      </w:r>
    </w:p>
    <w:p w14:paraId="6D27D09F" w14:textId="77777777" w:rsidR="00DD1070" w:rsidRDefault="002E7021">
      <w:pPr>
        <w:widowControl/>
        <w:snapToGrid w:val="0"/>
        <w:spacing w:line="320" w:lineRule="exact"/>
        <w:ind w:left="1050" w:hangingChars="500" w:hanging="1050"/>
      </w:pPr>
      <w:r>
        <w:rPr>
          <w:rFonts w:hint="eastAsia"/>
          <w:color w:val="000000"/>
        </w:rPr>
        <w:lastRenderedPageBreak/>
        <w:t xml:space="preserve">　　　　</w:t>
      </w:r>
      <w:r>
        <w:rPr>
          <w:rFonts w:hint="eastAsia"/>
          <w:color w:val="000000"/>
        </w:rPr>
        <w:t>(5)</w:t>
      </w:r>
      <w:r>
        <w:rPr>
          <w:color w:val="000000"/>
        </w:rPr>
        <w:t xml:space="preserve"> </w:t>
      </w:r>
      <w:r>
        <w:rPr>
          <w:rFonts w:hint="eastAsia"/>
          <w:color w:val="000000"/>
        </w:rPr>
        <w:t>その他上記に準ずる行為</w:t>
      </w:r>
    </w:p>
    <w:p w14:paraId="2B7B520F" w14:textId="77777777" w:rsidR="00DD1070" w:rsidRDefault="00DD1070">
      <w:pPr>
        <w:widowControl/>
        <w:snapToGrid w:val="0"/>
        <w:spacing w:line="320" w:lineRule="exact"/>
      </w:pPr>
    </w:p>
    <w:p w14:paraId="3507CB50" w14:textId="77777777" w:rsidR="00DD1070" w:rsidRDefault="002E7021">
      <w:pPr>
        <w:widowControl/>
        <w:snapToGrid w:val="0"/>
        <w:spacing w:line="320" w:lineRule="exact"/>
      </w:pPr>
      <w:r>
        <w:rPr>
          <w:rFonts w:hint="eastAsia"/>
          <w:color w:val="000000"/>
        </w:rPr>
        <w:t>（費用負担）</w:t>
      </w:r>
    </w:p>
    <w:p w14:paraId="070F88F1" w14:textId="77777777" w:rsidR="00DD1070" w:rsidRDefault="002E7021">
      <w:pPr>
        <w:widowControl/>
        <w:snapToGrid w:val="0"/>
        <w:spacing w:line="320" w:lineRule="exact"/>
        <w:ind w:left="630" w:hangingChars="300" w:hanging="630"/>
      </w:pPr>
      <w:r>
        <w:rPr>
          <w:rFonts w:hint="eastAsia"/>
          <w:color w:val="000000"/>
        </w:rPr>
        <w:t>第</w:t>
      </w:r>
      <w:r>
        <w:rPr>
          <w:rFonts w:hint="eastAsia"/>
          <w:color w:val="000000"/>
        </w:rPr>
        <w:t>14</w:t>
      </w:r>
      <w:r>
        <w:rPr>
          <w:rFonts w:hint="eastAsia"/>
          <w:color w:val="000000"/>
        </w:rPr>
        <w:t>条</w:t>
      </w:r>
      <w:r>
        <w:rPr>
          <w:color w:val="000000"/>
        </w:rPr>
        <w:t xml:space="preserve"> </w:t>
      </w:r>
      <w:r>
        <w:rPr>
          <w:rFonts w:hint="eastAsia"/>
          <w:color w:val="000000"/>
        </w:rPr>
        <w:t>本件提携の実行の可能性の検討、本合意書の締結及び実行、買収監査の実施及び対応、最終契約の締結及び実行、その他本合意書に関連する費用は各自の負担とする。</w:t>
      </w:r>
    </w:p>
    <w:p w14:paraId="7A0546F6" w14:textId="77777777" w:rsidR="00DD1070" w:rsidRDefault="00DD1070">
      <w:pPr>
        <w:widowControl/>
        <w:snapToGrid w:val="0"/>
        <w:spacing w:line="320" w:lineRule="exact"/>
      </w:pPr>
    </w:p>
    <w:p w14:paraId="37803B29" w14:textId="77777777" w:rsidR="00DD1070" w:rsidRDefault="002E7021">
      <w:pPr>
        <w:widowControl/>
        <w:snapToGrid w:val="0"/>
        <w:spacing w:line="320" w:lineRule="exact"/>
      </w:pPr>
      <w:r>
        <w:rPr>
          <w:rFonts w:hint="eastAsia"/>
          <w:color w:val="000000"/>
        </w:rPr>
        <w:t>（譲渡禁止）</w:t>
      </w:r>
    </w:p>
    <w:p w14:paraId="4D6A6E08" w14:textId="3F31BEEB" w:rsidR="00DD1070" w:rsidRDefault="002E7021">
      <w:pPr>
        <w:widowControl/>
        <w:snapToGrid w:val="0"/>
        <w:spacing w:line="320" w:lineRule="exact"/>
        <w:ind w:left="630" w:hangingChars="300" w:hanging="630"/>
      </w:pPr>
      <w:r>
        <w:rPr>
          <w:rFonts w:hint="eastAsia"/>
          <w:color w:val="000000"/>
        </w:rPr>
        <w:t>第</w:t>
      </w:r>
      <w:r>
        <w:rPr>
          <w:rFonts w:hint="eastAsia"/>
          <w:color w:val="000000"/>
        </w:rPr>
        <w:t>15</w:t>
      </w:r>
      <w:r>
        <w:rPr>
          <w:rFonts w:hint="eastAsia"/>
          <w:color w:val="000000"/>
        </w:rPr>
        <w:t>条</w:t>
      </w:r>
      <w:r>
        <w:rPr>
          <w:color w:val="000000"/>
        </w:rPr>
        <w:t xml:space="preserve"> </w:t>
      </w:r>
      <w:r>
        <w:rPr>
          <w:rFonts w:hint="eastAsia"/>
          <w:color w:val="000000"/>
        </w:rPr>
        <w:t>甲、乙及び丙は、相手方の書面</w:t>
      </w:r>
      <w:ins w:id="323" w:author="lp_ts" w:date="2026-10-30T11:52:00Z" w16du:dateUtc="2026-10-30T02:52:00Z">
        <w:r w:rsidR="006E32DA">
          <w:rPr>
            <w:rFonts w:hint="eastAsia"/>
            <w:color w:val="000000"/>
          </w:rPr>
          <w:t>等</w:t>
        </w:r>
      </w:ins>
      <w:r>
        <w:rPr>
          <w:rFonts w:hint="eastAsia"/>
          <w:color w:val="000000"/>
        </w:rPr>
        <w:t>による事前の同意を得ることなく、本合意書における当事者としての地位又は本合意書に基づく権利若しくは義務の全部若しくは一部について、第三者に対して譲渡、移転又は承継させてはならず、また、担保権の設定その他の処分をすることはできないものとする。</w:t>
      </w:r>
    </w:p>
    <w:p w14:paraId="070C1675" w14:textId="77777777" w:rsidR="00DD1070" w:rsidRDefault="00DD1070">
      <w:pPr>
        <w:widowControl/>
        <w:snapToGrid w:val="0"/>
        <w:spacing w:line="320" w:lineRule="exact"/>
      </w:pPr>
    </w:p>
    <w:p w14:paraId="75C6290B" w14:textId="77777777" w:rsidR="00DD1070" w:rsidRDefault="002E7021">
      <w:pPr>
        <w:widowControl/>
        <w:snapToGrid w:val="0"/>
        <w:spacing w:line="320" w:lineRule="exact"/>
        <w:ind w:left="630" w:hangingChars="300" w:hanging="630"/>
      </w:pPr>
      <w:r>
        <w:rPr>
          <w:rFonts w:hint="eastAsia"/>
          <w:color w:val="000000"/>
        </w:rPr>
        <w:t>（誠実協議）</w:t>
      </w:r>
    </w:p>
    <w:p w14:paraId="4E218115" w14:textId="77777777" w:rsidR="00DD1070" w:rsidRDefault="002E7021">
      <w:pPr>
        <w:widowControl/>
        <w:snapToGrid w:val="0"/>
        <w:spacing w:line="320" w:lineRule="exact"/>
        <w:ind w:left="630" w:hangingChars="300" w:hanging="630"/>
      </w:pPr>
      <w:r>
        <w:rPr>
          <w:rFonts w:hint="eastAsia"/>
          <w:color w:val="000000"/>
        </w:rPr>
        <w:t>第</w:t>
      </w:r>
      <w:r>
        <w:rPr>
          <w:rFonts w:hint="eastAsia"/>
          <w:color w:val="000000"/>
        </w:rPr>
        <w:t>16</w:t>
      </w:r>
      <w:r>
        <w:rPr>
          <w:rFonts w:hint="eastAsia"/>
          <w:color w:val="000000"/>
        </w:rPr>
        <w:t>条</w:t>
      </w:r>
      <w:r>
        <w:rPr>
          <w:color w:val="000000"/>
        </w:rPr>
        <w:t xml:space="preserve"> </w:t>
      </w:r>
      <w:r>
        <w:rPr>
          <w:rFonts w:hint="eastAsia"/>
          <w:color w:val="000000"/>
        </w:rPr>
        <w:t>甲、乙及び丙は、本合意書の内容に疑義がある場合又は本合意書に定めのない事項については、誠意をもって協議し解決する。</w:t>
      </w:r>
    </w:p>
    <w:p w14:paraId="7661E6A8" w14:textId="77777777" w:rsidR="00DD1070" w:rsidRDefault="00DD1070">
      <w:pPr>
        <w:widowControl/>
        <w:snapToGrid w:val="0"/>
        <w:spacing w:line="320" w:lineRule="exact"/>
        <w:ind w:left="630" w:hangingChars="300" w:hanging="630"/>
      </w:pPr>
    </w:p>
    <w:p w14:paraId="24DAA7AE" w14:textId="77777777" w:rsidR="00DD1070" w:rsidRDefault="002E7021">
      <w:pPr>
        <w:widowControl/>
        <w:snapToGrid w:val="0"/>
        <w:spacing w:line="320" w:lineRule="exact"/>
        <w:ind w:left="630" w:hangingChars="300" w:hanging="630"/>
      </w:pPr>
      <w:r>
        <w:rPr>
          <w:rFonts w:hint="eastAsia"/>
          <w:color w:val="000000"/>
        </w:rPr>
        <w:t>（合意管轄）</w:t>
      </w:r>
    </w:p>
    <w:p w14:paraId="735F8038" w14:textId="7D16C55E" w:rsidR="00DD1070" w:rsidRDefault="002E7021">
      <w:pPr>
        <w:widowControl/>
        <w:snapToGrid w:val="0"/>
        <w:spacing w:line="320" w:lineRule="exact"/>
        <w:ind w:left="630" w:hangingChars="300" w:hanging="630"/>
      </w:pPr>
      <w:r>
        <w:rPr>
          <w:rFonts w:hint="eastAsia"/>
          <w:color w:val="000000"/>
        </w:rPr>
        <w:t>第</w:t>
      </w:r>
      <w:r>
        <w:rPr>
          <w:rFonts w:hint="eastAsia"/>
          <w:color w:val="000000"/>
        </w:rPr>
        <w:t>17</w:t>
      </w:r>
      <w:r>
        <w:rPr>
          <w:rFonts w:hint="eastAsia"/>
          <w:color w:val="000000"/>
        </w:rPr>
        <w:t>条</w:t>
      </w:r>
      <w:r>
        <w:rPr>
          <w:rFonts w:hint="eastAsia"/>
          <w:color w:val="000000"/>
        </w:rPr>
        <w:t xml:space="preserve"> </w:t>
      </w:r>
      <w:r>
        <w:rPr>
          <w:rFonts w:hint="eastAsia"/>
          <w:color w:val="000000"/>
        </w:rPr>
        <w:t>本合意書に関する紛争が生じ、それを裁判手続きによって解決する場合には、</w:t>
      </w:r>
      <w:del w:id="324" w:author="lp_ts" w:date="2026-10-30T11:54:00Z" w16du:dateUtc="2026-10-30T02:54:00Z">
        <w:r w:rsidDel="006E32DA">
          <w:rPr>
            <w:rFonts w:hint="eastAsia"/>
            <w:color w:val="000000"/>
          </w:rPr>
          <w:delText>被告の住所地又は本店所在地を管轄する</w:delText>
        </w:r>
      </w:del>
      <w:ins w:id="325" w:author="lp_ts" w:date="2026-10-30T11:54:00Z" w16du:dateUtc="2026-10-30T02:54:00Z">
        <w:r w:rsidR="006E32DA">
          <w:rPr>
            <w:rFonts w:hint="eastAsia"/>
            <w:color w:val="000000"/>
          </w:rPr>
          <w:t>東京</w:t>
        </w:r>
      </w:ins>
      <w:r>
        <w:rPr>
          <w:rFonts w:hint="eastAsia"/>
          <w:color w:val="000000"/>
        </w:rPr>
        <w:t>地方裁判所を第一審の専属的合意管轄裁判所とする。</w:t>
      </w:r>
    </w:p>
    <w:p w14:paraId="31C6E585" w14:textId="77777777" w:rsidR="00DD1070" w:rsidRDefault="00DD1070">
      <w:pPr>
        <w:widowControl/>
        <w:snapToGrid w:val="0"/>
        <w:spacing w:line="320" w:lineRule="exact"/>
        <w:ind w:left="630" w:hangingChars="300" w:hanging="630"/>
      </w:pPr>
    </w:p>
    <w:p w14:paraId="365FFEDA" w14:textId="77777777" w:rsidR="00DD1070" w:rsidRDefault="002E7021">
      <w:pPr>
        <w:widowControl/>
        <w:snapToGrid w:val="0"/>
        <w:spacing w:line="320" w:lineRule="exact"/>
        <w:jc w:val="center"/>
      </w:pPr>
      <w:r>
        <w:rPr>
          <w:rFonts w:hint="eastAsia"/>
          <w:color w:val="000000"/>
        </w:rPr>
        <w:t>（以下余白）</w:t>
      </w:r>
    </w:p>
    <w:p w14:paraId="1BC0BB60" w14:textId="77777777" w:rsidR="00DD1070" w:rsidRDefault="002E7021">
      <w:pPr>
        <w:widowControl/>
        <w:snapToGrid w:val="0"/>
        <w:spacing w:line="320" w:lineRule="exact"/>
        <w:jc w:val="left"/>
      </w:pPr>
      <w:r>
        <w:rPr>
          <w:color w:val="000000"/>
        </w:rPr>
        <w:br w:type="page"/>
      </w:r>
    </w:p>
    <w:p w14:paraId="4BE124F8" w14:textId="765FC2B7" w:rsidR="00DD1070" w:rsidRDefault="002E7021">
      <w:pPr>
        <w:widowControl/>
        <w:snapToGrid w:val="0"/>
        <w:spacing w:line="320" w:lineRule="exact"/>
      </w:pPr>
      <w:r>
        <w:rPr>
          <w:rFonts w:hint="eastAsia"/>
          <w:color w:val="000000"/>
        </w:rPr>
        <w:lastRenderedPageBreak/>
        <w:t xml:space="preserve">　本合意書締結の証として、本書を</w:t>
      </w:r>
      <w:r>
        <w:rPr>
          <w:rFonts w:hint="eastAsia"/>
          <w:color w:val="000000"/>
        </w:rPr>
        <w:t>3</w:t>
      </w:r>
      <w:r>
        <w:rPr>
          <w:rFonts w:hint="eastAsia"/>
          <w:color w:val="000000"/>
        </w:rPr>
        <w:t>通作成し、甲、乙及び丙が記名押印の上、各</w:t>
      </w:r>
      <w:r>
        <w:rPr>
          <w:rFonts w:hint="eastAsia"/>
          <w:color w:val="000000"/>
        </w:rPr>
        <w:t>1</w:t>
      </w:r>
      <w:r>
        <w:rPr>
          <w:rFonts w:hint="eastAsia"/>
          <w:color w:val="000000"/>
        </w:rPr>
        <w:t>通を保有する。</w:t>
      </w:r>
      <w:ins w:id="326" w:author="lp_ts" w:date="2026-10-30T11:39:00Z" w16du:dateUtc="2026-10-30T02:39:00Z">
        <w:r w:rsidR="001F7964">
          <w:rPr>
            <w:rFonts w:hint="eastAsia"/>
            <w:color w:val="000000"/>
          </w:rPr>
          <w:t>なお</w:t>
        </w:r>
        <w:r w:rsidR="001F7964" w:rsidRPr="001F7964">
          <w:rPr>
            <w:color w:val="000000"/>
          </w:rPr>
          <w:t>、本</w:t>
        </w:r>
        <w:r w:rsidR="001F7964">
          <w:rPr>
            <w:rFonts w:hint="eastAsia"/>
            <w:color w:val="000000"/>
          </w:rPr>
          <w:t>合意書</w:t>
        </w:r>
        <w:r w:rsidR="001F7964" w:rsidRPr="001F7964">
          <w:rPr>
            <w:color w:val="000000"/>
          </w:rPr>
          <w:t>を書面によらず電磁的方法により締結する場合は、その証として本書の電磁的記録を作成し、</w:t>
        </w:r>
        <w:r w:rsidR="001F7964">
          <w:rPr>
            <w:rFonts w:hint="eastAsia"/>
            <w:color w:val="000000"/>
          </w:rPr>
          <w:t>当事者</w:t>
        </w:r>
      </w:ins>
      <w:ins w:id="327" w:author="lp_ts" w:date="2026-10-30T11:40:00Z" w16du:dateUtc="2026-10-30T02:40:00Z">
        <w:r w:rsidR="001F7964">
          <w:rPr>
            <w:rFonts w:hint="eastAsia"/>
            <w:color w:val="000000"/>
          </w:rPr>
          <w:t>において</w:t>
        </w:r>
      </w:ins>
      <w:ins w:id="328" w:author="lp_ts" w:date="2026-10-30T11:39:00Z" w16du:dateUtc="2026-10-30T02:39:00Z">
        <w:r w:rsidR="001F7964" w:rsidRPr="001F7964">
          <w:rPr>
            <w:color w:val="000000"/>
          </w:rPr>
          <w:t>電子署名を施し、各自電磁的記録を保管する。</w:t>
        </w:r>
      </w:ins>
      <w:ins w:id="329" w:author="lp_ts" w:date="2026-10-30T11:40:00Z" w16du:dateUtc="2026-10-30T02:40:00Z">
        <w:r w:rsidR="001F7964" w:rsidRPr="00133469">
          <w:rPr>
            <w:rFonts w:hint="eastAsia"/>
            <w:color w:val="000000"/>
            <w:highlight w:val="cyan"/>
          </w:rPr>
          <w:t>【</w:t>
        </w:r>
        <w:proofErr w:type="spellStart"/>
        <w:r w:rsidR="001F7964" w:rsidRPr="00133469">
          <w:rPr>
            <w:rFonts w:hint="eastAsia"/>
            <w:color w:val="000000"/>
            <w:highlight w:val="cyan"/>
          </w:rPr>
          <w:t>toWB</w:t>
        </w:r>
        <w:proofErr w:type="spellEnd"/>
        <w:r w:rsidR="001F7964" w:rsidRPr="00133469">
          <w:rPr>
            <w:rFonts w:hint="eastAsia"/>
            <w:color w:val="000000"/>
            <w:highlight w:val="cyan"/>
          </w:rPr>
          <w:t>様：</w:t>
        </w:r>
        <w:r w:rsidR="001F7964">
          <w:rPr>
            <w:rFonts w:hint="eastAsia"/>
            <w:color w:val="000000"/>
            <w:highlight w:val="cyan"/>
          </w:rPr>
          <w:t>締結</w:t>
        </w:r>
      </w:ins>
      <w:ins w:id="330" w:author="lp_ts" w:date="2026-10-30T11:41:00Z" w16du:dateUtc="2026-10-30T02:41:00Z">
        <w:r w:rsidR="001F7964">
          <w:rPr>
            <w:rFonts w:hint="eastAsia"/>
            <w:color w:val="000000"/>
            <w:highlight w:val="cyan"/>
          </w:rPr>
          <w:t>期限の関係上、締結方法を書面だけではなく、電磁的方法も対象とさせていただきました。】</w:t>
        </w:r>
      </w:ins>
    </w:p>
    <w:p w14:paraId="175428CB" w14:textId="77777777" w:rsidR="00DD1070" w:rsidRDefault="00DD1070">
      <w:pPr>
        <w:widowControl/>
        <w:snapToGrid w:val="0"/>
        <w:spacing w:line="320" w:lineRule="exact"/>
      </w:pPr>
    </w:p>
    <w:p w14:paraId="12ADC067" w14:textId="4CE37201" w:rsidR="00DD1070" w:rsidRDefault="002E7021">
      <w:pPr>
        <w:widowControl/>
        <w:snapToGrid w:val="0"/>
        <w:spacing w:line="320" w:lineRule="exact"/>
        <w:rPr>
          <w:lang w:eastAsia="zh-TW"/>
        </w:rPr>
      </w:pPr>
      <w:r>
        <w:rPr>
          <w:rFonts w:hint="eastAsia"/>
          <w:color w:val="000000"/>
        </w:rPr>
        <w:t xml:space="preserve">　</w:t>
      </w:r>
      <w:r>
        <w:rPr>
          <w:rFonts w:hint="eastAsia"/>
          <w:color w:val="000000"/>
          <w:lang w:eastAsia="zh-TW"/>
        </w:rPr>
        <w:t>2026</w:t>
      </w:r>
      <w:r>
        <w:rPr>
          <w:rFonts w:hint="eastAsia"/>
          <w:color w:val="000000"/>
          <w:lang w:eastAsia="zh-TW"/>
        </w:rPr>
        <w:t>年</w:t>
      </w:r>
      <w:ins w:id="331" w:author="lp_ts" w:date="2026-10-30T11:37:00Z" w16du:dateUtc="2026-10-30T02:37:00Z">
        <w:r w:rsidR="00034FDD" w:rsidRPr="001F7964">
          <w:rPr>
            <w:color w:val="000000"/>
            <w:highlight w:val="yellow"/>
            <w:rPrChange w:id="332" w:author="lp_ts" w:date="2026-10-30T11:40:00Z" w16du:dateUtc="2026-10-30T02:40:00Z">
              <w:rPr>
                <w:color w:val="000000"/>
              </w:rPr>
            </w:rPrChange>
          </w:rPr>
          <w:t>10</w:t>
        </w:r>
      </w:ins>
      <w:del w:id="333" w:author="lp_ts" w:date="2026-10-30T11:37:00Z" w16du:dateUtc="2026-10-30T02:37:00Z">
        <w:r w:rsidDel="00034FDD">
          <w:rPr>
            <w:rFonts w:hint="eastAsia"/>
            <w:color w:val="000000"/>
            <w:lang w:eastAsia="zh-TW"/>
          </w:rPr>
          <w:delText>【要確認】</w:delText>
        </w:r>
      </w:del>
      <w:r>
        <w:rPr>
          <w:rFonts w:hint="eastAsia"/>
          <w:color w:val="000000"/>
          <w:lang w:eastAsia="zh-TW"/>
        </w:rPr>
        <w:t>月</w:t>
      </w:r>
      <w:ins w:id="334" w:author="lp_ts" w:date="2026-10-30T11:37:00Z" w16du:dateUtc="2026-10-30T02:37:00Z">
        <w:r w:rsidR="00034FDD" w:rsidRPr="001F7964">
          <w:rPr>
            <w:color w:val="000000"/>
            <w:highlight w:val="yellow"/>
            <w:rPrChange w:id="335" w:author="lp_ts" w:date="2026-10-30T11:40:00Z" w16du:dateUtc="2026-10-30T02:40:00Z">
              <w:rPr>
                <w:color w:val="000000"/>
              </w:rPr>
            </w:rPrChange>
          </w:rPr>
          <w:t>31</w:t>
        </w:r>
      </w:ins>
      <w:del w:id="336" w:author="lp_ts" w:date="2026-10-30T11:37:00Z" w16du:dateUtc="2026-10-30T02:37:00Z">
        <w:r w:rsidDel="00034FDD">
          <w:rPr>
            <w:rFonts w:hint="eastAsia"/>
            <w:color w:val="000000"/>
            <w:lang w:eastAsia="zh-TW"/>
          </w:rPr>
          <w:delText>【要確認】</w:delText>
        </w:r>
      </w:del>
      <w:r>
        <w:rPr>
          <w:rFonts w:hint="eastAsia"/>
          <w:color w:val="000000"/>
          <w:lang w:eastAsia="zh-TW"/>
        </w:rPr>
        <w:t>日</w:t>
      </w:r>
    </w:p>
    <w:p w14:paraId="2EBADBED" w14:textId="77777777" w:rsidR="00DD1070" w:rsidRDefault="00DD1070">
      <w:pPr>
        <w:widowControl/>
        <w:snapToGrid w:val="0"/>
        <w:spacing w:line="320" w:lineRule="exact"/>
        <w:rPr>
          <w:lang w:eastAsia="zh-TW"/>
        </w:rPr>
      </w:pPr>
    </w:p>
    <w:p w14:paraId="5193E8E4" w14:textId="77777777" w:rsidR="00DD1070" w:rsidRDefault="002E7021">
      <w:pPr>
        <w:widowControl/>
        <w:snapToGrid w:val="0"/>
        <w:spacing w:line="320" w:lineRule="exact"/>
        <w:rPr>
          <w:lang w:eastAsia="zh-TW"/>
        </w:rPr>
      </w:pPr>
      <w:r>
        <w:rPr>
          <w:color w:val="000000"/>
          <w:lang w:eastAsia="zh-TW"/>
        </w:rPr>
        <w:tab/>
      </w:r>
      <w:r>
        <w:rPr>
          <w:color w:val="000000"/>
          <w:lang w:eastAsia="zh-TW"/>
        </w:rPr>
        <w:tab/>
      </w:r>
      <w:r>
        <w:rPr>
          <w:color w:val="000000"/>
          <w:lang w:eastAsia="zh-TW"/>
        </w:rPr>
        <w:tab/>
      </w:r>
      <w:r>
        <w:rPr>
          <w:rFonts w:hint="eastAsia"/>
          <w:color w:val="000000"/>
          <w:lang w:eastAsia="zh-TW"/>
        </w:rPr>
        <w:t>甲</w:t>
      </w:r>
      <w:r>
        <w:rPr>
          <w:color w:val="000000"/>
          <w:lang w:eastAsia="zh-TW"/>
        </w:rPr>
        <w:tab/>
      </w:r>
    </w:p>
    <w:p w14:paraId="325A4BD8" w14:textId="4B9E3FE4" w:rsidR="00DD1070" w:rsidRDefault="002E7021">
      <w:pPr>
        <w:widowControl/>
        <w:snapToGrid w:val="0"/>
        <w:spacing w:line="320" w:lineRule="exact"/>
        <w:rPr>
          <w:lang w:eastAsia="zh-TW"/>
        </w:rPr>
      </w:pPr>
      <w:r>
        <w:rPr>
          <w:color w:val="000000"/>
        </w:rPr>
        <w:t xml:space="preserve">　　　　　　株式会社</w:t>
      </w:r>
      <w:proofErr w:type="spellStart"/>
      <w:r>
        <w:rPr>
          <w:color w:val="000000"/>
        </w:rPr>
        <w:t>WineBank</w:t>
      </w:r>
      <w:proofErr w:type="spellEnd"/>
      <w:r>
        <w:rPr>
          <w:color w:val="000000"/>
        </w:rPr>
        <w:br/>
      </w:r>
      <w:r>
        <w:rPr>
          <w:color w:val="000000"/>
        </w:rPr>
        <w:t xml:space="preserve">　　　　　　東京都港区六本木</w:t>
      </w:r>
      <w:r>
        <w:rPr>
          <w:color w:val="000000"/>
        </w:rPr>
        <w:t xml:space="preserve">4-12-8 </w:t>
      </w:r>
      <w:del w:id="200040" w:author="株式会社WineBank" w:date="2026-10-30T09:00:00Z">
        <w:r>
          <w:rPr>
            <w:color w:val="000000"/>
          </w:rPr>
          <w:delText xml:space="preserve">第六</w:delText>
        </w:r>
      </w:del>
      <w:del w:id="200041" w:author="株式会社WineBank" w:date="2026-10-30T09:00:00Z">
        <w:r>
          <w:rPr>
            <w:color w:val="000000"/>
          </w:rPr>
          <w:delText xml:space="preserve">DM</w:delText>
        </w:r>
      </w:del>
      <w:del w:id="200042" w:author="株式会社WineBank" w:date="2026-10-30T09:00:00Z">
        <w:r>
          <w:rPr>
            <w:color w:val="000000"/>
          </w:rPr>
          <w:delText xml:space="preserve">ビル</w:delText>
        </w:r>
      </w:del>
      <w:ins w:id="200043" w:author="株式会社WineBank" w:date="2026-10-30T09:00:00Z">
        <w:r>
          <w:rPr>
            <w:color w:val="000000"/>
          </w:rPr>
          <w:t xml:space="preserve">第六DMJビル</w:t>
        </w:r>
      </w:ins>
      <w:r>
        <w:rPr>
          <w:color w:val="000000"/>
        </w:rPr>
        <w:t>2</w:t>
      </w:r>
      <w:r>
        <w:rPr>
          <w:color w:val="000000"/>
        </w:rPr>
        <w:t>階</w:t>
      </w:r>
      <w:r>
        <w:rPr>
          <w:color w:val="000000"/>
        </w:rPr>
        <w:br/>
      </w:r>
      <w:r>
        <w:rPr>
          <w:color w:val="000000"/>
        </w:rPr>
        <w:t xml:space="preserve">　　　　　　代表取締役　中野</w:t>
      </w:r>
      <w:ins w:id="337" w:author="lp_ts" w:date="2026-10-30T11:55:00Z" w16du:dateUtc="2026-10-30T02:55:00Z">
        <w:r w:rsidR="00B0547A">
          <w:rPr>
            <w:rFonts w:hint="eastAsia"/>
            <w:color w:val="000000"/>
          </w:rPr>
          <w:t xml:space="preserve">　</w:t>
        </w:r>
      </w:ins>
      <w:r>
        <w:rPr>
          <w:color w:val="000000"/>
        </w:rPr>
        <w:t>邦人</w:t>
      </w:r>
    </w:p>
    <w:p w14:paraId="4D1C6F37" w14:textId="77777777" w:rsidR="00DD1070" w:rsidRDefault="00DD1070">
      <w:pPr>
        <w:widowControl/>
        <w:snapToGrid w:val="0"/>
        <w:spacing w:line="320" w:lineRule="exact"/>
        <w:rPr>
          <w:lang w:eastAsia="zh-TW"/>
        </w:rPr>
      </w:pPr>
    </w:p>
    <w:p w14:paraId="56E37156" w14:textId="77777777" w:rsidR="00DD1070" w:rsidRDefault="00DD1070">
      <w:pPr>
        <w:widowControl/>
        <w:snapToGrid w:val="0"/>
        <w:spacing w:line="320" w:lineRule="exact"/>
        <w:rPr>
          <w:lang w:eastAsia="zh-TW"/>
        </w:rPr>
      </w:pPr>
    </w:p>
    <w:p w14:paraId="6E7FE0B5" w14:textId="77777777" w:rsidR="00DD1070" w:rsidRDefault="00DD1070">
      <w:pPr>
        <w:widowControl/>
        <w:snapToGrid w:val="0"/>
        <w:spacing w:line="320" w:lineRule="exact"/>
        <w:rPr>
          <w:lang w:eastAsia="zh-TW"/>
        </w:rPr>
      </w:pPr>
    </w:p>
    <w:p w14:paraId="3ADC723F" w14:textId="77777777" w:rsidR="00DD1070" w:rsidRDefault="002E7021">
      <w:pPr>
        <w:widowControl/>
        <w:snapToGrid w:val="0"/>
        <w:spacing w:line="320" w:lineRule="exact"/>
        <w:rPr>
          <w:lang w:eastAsia="zh-TW"/>
        </w:rPr>
      </w:pPr>
      <w:r>
        <w:rPr>
          <w:color w:val="000000"/>
          <w:lang w:eastAsia="zh-TW"/>
        </w:rPr>
        <w:tab/>
      </w:r>
      <w:r>
        <w:rPr>
          <w:color w:val="000000"/>
          <w:lang w:eastAsia="zh-TW"/>
        </w:rPr>
        <w:tab/>
      </w:r>
      <w:r>
        <w:rPr>
          <w:color w:val="000000"/>
          <w:lang w:eastAsia="zh-TW"/>
        </w:rPr>
        <w:tab/>
      </w:r>
      <w:r>
        <w:rPr>
          <w:rFonts w:hint="eastAsia"/>
          <w:color w:val="000000"/>
          <w:lang w:eastAsia="zh-TW"/>
        </w:rPr>
        <w:t>乙</w:t>
      </w:r>
      <w:r>
        <w:rPr>
          <w:color w:val="000000"/>
          <w:lang w:eastAsia="zh-TW"/>
        </w:rPr>
        <w:tab/>
      </w:r>
    </w:p>
    <w:p w14:paraId="3617A358" w14:textId="5E39E8E5" w:rsidR="00DD1070" w:rsidRDefault="002E7021">
      <w:pPr>
        <w:widowControl/>
        <w:snapToGrid w:val="0"/>
        <w:spacing w:line="320" w:lineRule="exact"/>
        <w:rPr>
          <w:lang w:eastAsia="zh-TW"/>
        </w:rPr>
      </w:pPr>
      <w:r>
        <w:rPr>
          <w:color w:val="000000"/>
        </w:rPr>
        <w:t xml:space="preserve">　　　　　　東京都品川区北品川６丁目７番２９号</w:t>
      </w:r>
      <w:r>
        <w:rPr>
          <w:color w:val="000000"/>
        </w:rPr>
        <w:br/>
      </w:r>
      <w:r>
        <w:rPr>
          <w:color w:val="000000"/>
        </w:rPr>
        <w:t xml:space="preserve">　　　　　　株式会社プティ・ボノム</w:t>
      </w:r>
      <w:r>
        <w:rPr>
          <w:color w:val="000000"/>
        </w:rPr>
        <w:br/>
      </w:r>
      <w:r>
        <w:rPr>
          <w:color w:val="000000"/>
        </w:rPr>
        <w:t xml:space="preserve">　　　　　　代表取締役　岸田</w:t>
      </w:r>
      <w:ins w:id="338" w:author="lp_ts" w:date="2026-10-30T11:55:00Z" w16du:dateUtc="2026-10-30T02:55:00Z">
        <w:r w:rsidR="00B0547A">
          <w:rPr>
            <w:rFonts w:hint="eastAsia"/>
            <w:color w:val="000000"/>
          </w:rPr>
          <w:t xml:space="preserve">　</w:t>
        </w:r>
      </w:ins>
      <w:r>
        <w:rPr>
          <w:color w:val="000000"/>
        </w:rPr>
        <w:t>周三</w:t>
      </w:r>
    </w:p>
    <w:p w14:paraId="43E2333F" w14:textId="77777777" w:rsidR="00DD1070" w:rsidRDefault="00DD1070">
      <w:pPr>
        <w:widowControl/>
        <w:snapToGrid w:val="0"/>
        <w:spacing w:line="320" w:lineRule="exact"/>
        <w:rPr>
          <w:lang w:eastAsia="zh-TW"/>
        </w:rPr>
      </w:pPr>
    </w:p>
    <w:p w14:paraId="57D4CE47" w14:textId="77777777" w:rsidR="00DD1070" w:rsidRDefault="00DD1070">
      <w:pPr>
        <w:widowControl/>
        <w:snapToGrid w:val="0"/>
        <w:spacing w:line="320" w:lineRule="exact"/>
        <w:rPr>
          <w:lang w:eastAsia="zh-TW"/>
        </w:rPr>
      </w:pPr>
    </w:p>
    <w:p w14:paraId="19FA6432" w14:textId="77777777" w:rsidR="00DD1070" w:rsidRDefault="00DD1070">
      <w:pPr>
        <w:widowControl/>
        <w:snapToGrid w:val="0"/>
        <w:spacing w:line="320" w:lineRule="exact"/>
        <w:rPr>
          <w:lang w:eastAsia="zh-TW"/>
        </w:rPr>
      </w:pPr>
    </w:p>
    <w:p w14:paraId="35E282F1" w14:textId="77777777" w:rsidR="00DD1070" w:rsidRDefault="002E7021">
      <w:pPr>
        <w:widowControl/>
        <w:snapToGrid w:val="0"/>
        <w:spacing w:line="320" w:lineRule="exact"/>
        <w:rPr>
          <w:lang w:eastAsia="zh-TW"/>
        </w:rPr>
      </w:pPr>
      <w:r>
        <w:rPr>
          <w:color w:val="000000"/>
          <w:lang w:eastAsia="zh-TW"/>
        </w:rPr>
        <w:tab/>
      </w:r>
      <w:r>
        <w:rPr>
          <w:color w:val="000000"/>
          <w:lang w:eastAsia="zh-TW"/>
        </w:rPr>
        <w:tab/>
      </w:r>
      <w:r>
        <w:rPr>
          <w:color w:val="000000"/>
          <w:lang w:eastAsia="zh-TW"/>
        </w:rPr>
        <w:tab/>
      </w:r>
      <w:r>
        <w:rPr>
          <w:rFonts w:hint="eastAsia"/>
          <w:color w:val="000000"/>
          <w:lang w:eastAsia="zh-TW"/>
        </w:rPr>
        <w:t>丙</w:t>
      </w:r>
    </w:p>
    <w:p w14:paraId="4DC63AE8" w14:textId="382513A0" w:rsidR="00DD1070" w:rsidRDefault="002E7021">
      <w:pPr>
        <w:widowControl/>
        <w:snapToGrid w:val="0"/>
        <w:spacing w:line="320" w:lineRule="exact"/>
        <w:rPr>
          <w:lang w:eastAsia="zh-TW"/>
        </w:rPr>
      </w:pPr>
      <w:r>
        <w:rPr>
          <w:color w:val="000000"/>
        </w:rPr>
        <w:t xml:space="preserve">　　　　　　東京都港区高輪</w:t>
      </w:r>
      <w:r>
        <w:rPr>
          <w:color w:val="000000"/>
        </w:rPr>
        <w:t>3-11-8-2803</w:t>
      </w:r>
      <w:ins w:id="339" w:author="lp_ts" w:date="2026-10-30T11:54:00Z" w16du:dateUtc="2026-10-30T02:54:00Z">
        <w:r w:rsidR="00B0547A">
          <w:rPr>
            <w:rFonts w:hint="eastAsia"/>
            <w:color w:val="000000"/>
          </w:rPr>
          <w:t>号</w:t>
        </w:r>
      </w:ins>
      <w:r>
        <w:rPr>
          <w:color w:val="000000"/>
        </w:rPr>
        <w:br/>
      </w:r>
      <w:r>
        <w:rPr>
          <w:color w:val="000000"/>
        </w:rPr>
        <w:t xml:space="preserve">　　　　　　岸田</w:t>
      </w:r>
      <w:ins w:id="340" w:author="lp_ts" w:date="2026-10-30T11:55:00Z" w16du:dateUtc="2026-10-30T02:55:00Z">
        <w:r w:rsidR="00B0547A">
          <w:rPr>
            <w:rFonts w:hint="eastAsia"/>
            <w:color w:val="000000"/>
          </w:rPr>
          <w:t xml:space="preserve">　</w:t>
        </w:r>
      </w:ins>
      <w:r>
        <w:rPr>
          <w:color w:val="000000"/>
        </w:rPr>
        <w:t>周三</w:t>
      </w:r>
    </w:p>
    <w:p w14:paraId="48CEAA93" w14:textId="77777777" w:rsidR="00DD1070" w:rsidRDefault="00DD1070">
      <w:pPr>
        <w:widowControl/>
        <w:snapToGrid w:val="0"/>
        <w:spacing w:line="320" w:lineRule="exact"/>
        <w:rPr>
          <w:lang w:eastAsia="zh-TW"/>
        </w:rPr>
      </w:pPr>
    </w:p>
    <w:p w14:paraId="3B72B081" w14:textId="77777777" w:rsidR="00DD1070" w:rsidRDefault="00DD1070">
      <w:pPr>
        <w:widowControl/>
        <w:snapToGrid w:val="0"/>
        <w:spacing w:line="320" w:lineRule="exact"/>
        <w:rPr>
          <w:lang w:eastAsia="zh-TW"/>
        </w:rPr>
      </w:pPr>
    </w:p>
    <w:p w14:paraId="39EA1C4E" w14:textId="77777777" w:rsidR="00DD1070" w:rsidRDefault="00DD1070">
      <w:pPr>
        <w:widowControl/>
        <w:snapToGrid w:val="0"/>
        <w:spacing w:line="320" w:lineRule="exact"/>
        <w:rPr>
          <w:lang w:eastAsia="zh-TW"/>
        </w:rPr>
      </w:pPr>
    </w:p>
    <w:p w14:paraId="654CB533" w14:textId="77777777" w:rsidR="00DD1070" w:rsidRDefault="00DD1070">
      <w:pPr>
        <w:widowControl/>
        <w:snapToGrid w:val="0"/>
        <w:spacing w:line="320" w:lineRule="exact"/>
        <w:rPr>
          <w:lang w:eastAsia="zh-TW"/>
        </w:rPr>
      </w:pPr>
    </w:p>
    <w:p w14:paraId="4AD04FB3" w14:textId="77777777" w:rsidR="00DD1070" w:rsidRDefault="002E7021">
      <w:pPr>
        <w:widowControl/>
        <w:snapToGrid w:val="0"/>
        <w:spacing w:line="320" w:lineRule="exact"/>
        <w:jc w:val="left"/>
        <w:rPr>
          <w:lang w:eastAsia="zh-TW"/>
        </w:rPr>
      </w:pPr>
      <w:r>
        <w:rPr>
          <w:color w:val="000000"/>
          <w:lang w:eastAsia="zh-TW"/>
        </w:rPr>
        <w:br w:type="page"/>
      </w:r>
    </w:p>
    <w:p w14:paraId="348E6EA1" w14:textId="77777777" w:rsidR="00DD1070" w:rsidRDefault="002E7021">
      <w:pPr>
        <w:widowControl/>
        <w:snapToGrid w:val="0"/>
        <w:spacing w:line="320" w:lineRule="exact"/>
        <w:jc w:val="left"/>
        <w:rPr>
          <w:lang w:eastAsia="zh-TW"/>
        </w:rPr>
      </w:pPr>
      <w:r>
        <w:rPr>
          <w:rFonts w:hint="eastAsia"/>
          <w:color w:val="000000"/>
          <w:lang w:eastAsia="zh-TW"/>
        </w:rPr>
        <w:lastRenderedPageBreak/>
        <w:t>別紙</w:t>
      </w:r>
    </w:p>
    <w:p w14:paraId="5736DFD8" w14:textId="77777777" w:rsidR="00DD1070" w:rsidRDefault="002E7021">
      <w:pPr>
        <w:widowControl/>
        <w:snapToGrid w:val="0"/>
        <w:spacing w:line="320" w:lineRule="exact"/>
        <w:jc w:val="center"/>
      </w:pPr>
      <w:r>
        <w:rPr>
          <w:rFonts w:hint="eastAsia"/>
          <w:color w:val="000000"/>
          <w:sz w:val="24"/>
          <w:szCs w:val="24"/>
        </w:rPr>
        <w:t>譲渡予定株式</w:t>
      </w:r>
    </w:p>
    <w:p w14:paraId="6F3634A3" w14:textId="77777777" w:rsidR="00DD1070" w:rsidRDefault="002E7021">
      <w:pPr>
        <w:widowControl/>
        <w:snapToGrid w:val="0"/>
        <w:spacing w:line="320" w:lineRule="exact"/>
        <w:jc w:val="right"/>
      </w:pPr>
      <w:r>
        <w:rPr>
          <w:rFonts w:hint="eastAsia"/>
          <w:color w:val="000000"/>
        </w:rPr>
        <w:t>単位：株</w:t>
      </w:r>
    </w:p>
    <w:tbl>
      <w:tblPr>
        <w:tblStyle w:val="a3"/>
        <w:tblW w:w="8363" w:type="dxa"/>
        <w:tblInd w:w="137" w:type="dxa"/>
        <w:tblLayout w:type="fixed"/>
        <w:tblLook w:val="04A0" w:firstRow="1" w:lastRow="0" w:firstColumn="1" w:lastColumn="0" w:noHBand="0" w:noVBand="1"/>
      </w:tblPr>
      <w:tblGrid>
        <w:gridCol w:w="567"/>
        <w:gridCol w:w="2410"/>
        <w:gridCol w:w="1417"/>
        <w:gridCol w:w="3969"/>
      </w:tblGrid>
      <w:tr w:rsidR="00F9413A" w14:paraId="5C8FEEAB" w14:textId="77777777">
        <w:tc>
          <w:tcPr>
            <w:tcW w:w="567" w:type="dxa"/>
          </w:tcPr>
          <w:p w14:paraId="0D8E42E2" w14:textId="77777777" w:rsidR="00DD1070" w:rsidRDefault="00DD1070">
            <w:pPr>
              <w:jc w:val="center"/>
            </w:pPr>
          </w:p>
        </w:tc>
        <w:tc>
          <w:tcPr>
            <w:tcW w:w="2410" w:type="dxa"/>
          </w:tcPr>
          <w:p w14:paraId="25A8A0B6" w14:textId="77777777" w:rsidR="00DD1070" w:rsidRDefault="002E7021">
            <w:pPr>
              <w:jc w:val="center"/>
            </w:pPr>
            <w:r>
              <w:rPr>
                <w:rFonts w:hint="eastAsia"/>
                <w:color w:val="000000"/>
              </w:rPr>
              <w:t>株主氏名又は名称</w:t>
            </w:r>
          </w:p>
        </w:tc>
        <w:tc>
          <w:tcPr>
            <w:tcW w:w="1417" w:type="dxa"/>
          </w:tcPr>
          <w:p w14:paraId="512A19F8" w14:textId="77777777" w:rsidR="00DD1070" w:rsidRDefault="002E7021">
            <w:pPr>
              <w:jc w:val="center"/>
            </w:pPr>
            <w:r>
              <w:rPr>
                <w:rFonts w:hint="eastAsia"/>
                <w:color w:val="000000"/>
              </w:rPr>
              <w:t>所有株式数</w:t>
            </w:r>
          </w:p>
        </w:tc>
        <w:tc>
          <w:tcPr>
            <w:tcW w:w="3969" w:type="dxa"/>
          </w:tcPr>
          <w:p w14:paraId="57330D3E" w14:textId="77777777" w:rsidR="00DD1070" w:rsidRDefault="002E7021">
            <w:pPr>
              <w:jc w:val="center"/>
            </w:pPr>
            <w:r>
              <w:rPr>
                <w:rFonts w:hint="eastAsia"/>
                <w:color w:val="000000"/>
              </w:rPr>
              <w:t>備考（株券、質権など）</w:t>
            </w:r>
          </w:p>
        </w:tc>
      </w:tr>
      <w:tr w:rsidR="00F9413A" w14:paraId="1B988F7E" w14:textId="77777777">
        <w:tc>
          <w:tcPr>
            <w:tcW w:w="567" w:type="dxa"/>
          </w:tcPr>
          <w:p w14:paraId="18C40C96" w14:textId="77777777" w:rsidR="00DD1070" w:rsidRDefault="002E7021">
            <w:r>
              <w:rPr>
                <w:rFonts w:hint="eastAsia"/>
                <w:color w:val="000000"/>
              </w:rPr>
              <w:t>1</w:t>
            </w:r>
          </w:p>
        </w:tc>
        <w:tc>
          <w:tcPr>
            <w:tcW w:w="2410" w:type="dxa"/>
          </w:tcPr>
          <w:p w14:paraId="342390A3" w14:textId="6D3DC8E0" w:rsidR="00DD1070" w:rsidRDefault="00CE10B6">
            <w:ins w:id="341" w:author="lp_ts" w:date="2026-10-30T08:38:00Z" w16du:dateUtc="2026-10-29T23:38:00Z">
              <w:r>
                <w:rPr>
                  <w:rFonts w:ascii="游明朝" w:eastAsia="游明朝" w:hAnsi="游明朝" w:cs="游明朝" w:hint="eastAsia"/>
                </w:rPr>
                <w:t>岸田　周三</w:t>
              </w:r>
            </w:ins>
          </w:p>
        </w:tc>
        <w:tc>
          <w:tcPr>
            <w:tcW w:w="1417" w:type="dxa"/>
          </w:tcPr>
          <w:p w14:paraId="53709541" w14:textId="27F16279" w:rsidR="00DD1070" w:rsidRDefault="00CE10B6">
            <w:pPr>
              <w:jc w:val="right"/>
            </w:pPr>
            <w:ins w:id="342" w:author="lp_ts" w:date="2026-10-30T08:38:00Z" w16du:dateUtc="2026-10-29T23:38:00Z">
              <w:r>
                <w:rPr>
                  <w:rFonts w:hint="eastAsia"/>
                </w:rPr>
                <w:t>100</w:t>
              </w:r>
            </w:ins>
          </w:p>
        </w:tc>
        <w:tc>
          <w:tcPr>
            <w:tcW w:w="3969" w:type="dxa"/>
          </w:tcPr>
          <w:p w14:paraId="211AC8DD" w14:textId="277078EA" w:rsidR="00DD1070" w:rsidRDefault="00CE10B6">
            <w:ins w:id="343" w:author="lp_ts" w:date="2026-10-30T08:40:00Z" w16du:dateUtc="2026-10-29T23:40:00Z">
              <w:r>
                <w:rPr>
                  <w:rFonts w:hint="eastAsia"/>
                </w:rPr>
                <w:t>普通株式</w:t>
              </w:r>
            </w:ins>
          </w:p>
        </w:tc>
      </w:tr>
      <w:tr w:rsidR="00F9413A" w:rsidDel="00CE10B6" w14:paraId="2C51AD67" w14:textId="63B43EDE">
        <w:trPr>
          <w:del w:id="344" w:author="lp_ts" w:date="2026-10-30T08:39:00Z"/>
        </w:trPr>
        <w:tc>
          <w:tcPr>
            <w:tcW w:w="567" w:type="dxa"/>
          </w:tcPr>
          <w:p w14:paraId="46C59A02" w14:textId="04412E4E" w:rsidR="00DD1070" w:rsidDel="00CE10B6" w:rsidRDefault="002E7021">
            <w:pPr>
              <w:rPr>
                <w:del w:id="345" w:author="lp_ts" w:date="2026-10-30T08:39:00Z" w16du:dateUtc="2026-10-29T23:39:00Z"/>
              </w:rPr>
            </w:pPr>
            <w:del w:id="346" w:author="lp_ts" w:date="2026-10-30T08:39:00Z" w16du:dateUtc="2026-10-29T23:39:00Z">
              <w:r w:rsidDel="00CE10B6">
                <w:rPr>
                  <w:rFonts w:hint="eastAsia"/>
                  <w:color w:val="000000"/>
                </w:rPr>
                <w:delText>2</w:delText>
              </w:r>
            </w:del>
          </w:p>
        </w:tc>
        <w:tc>
          <w:tcPr>
            <w:tcW w:w="2410" w:type="dxa"/>
          </w:tcPr>
          <w:p w14:paraId="25B21246" w14:textId="539A2679" w:rsidR="00DD1070" w:rsidDel="00CE10B6" w:rsidRDefault="00DD1070">
            <w:pPr>
              <w:rPr>
                <w:del w:id="347" w:author="lp_ts" w:date="2026-10-30T08:39:00Z" w16du:dateUtc="2026-10-29T23:39:00Z"/>
              </w:rPr>
            </w:pPr>
          </w:p>
        </w:tc>
        <w:tc>
          <w:tcPr>
            <w:tcW w:w="1417" w:type="dxa"/>
          </w:tcPr>
          <w:p w14:paraId="3B73CF36" w14:textId="5D8D48B5" w:rsidR="00DD1070" w:rsidDel="00CE10B6" w:rsidRDefault="00DD1070">
            <w:pPr>
              <w:jc w:val="right"/>
              <w:rPr>
                <w:del w:id="348" w:author="lp_ts" w:date="2026-10-30T08:39:00Z" w16du:dateUtc="2026-10-29T23:39:00Z"/>
              </w:rPr>
            </w:pPr>
          </w:p>
        </w:tc>
        <w:tc>
          <w:tcPr>
            <w:tcW w:w="3969" w:type="dxa"/>
          </w:tcPr>
          <w:p w14:paraId="64E124E7" w14:textId="102B2EEF" w:rsidR="00DD1070" w:rsidDel="00CE10B6" w:rsidRDefault="00DD1070">
            <w:pPr>
              <w:rPr>
                <w:del w:id="349" w:author="lp_ts" w:date="2026-10-30T08:39:00Z" w16du:dateUtc="2026-10-29T23:39:00Z"/>
              </w:rPr>
            </w:pPr>
          </w:p>
        </w:tc>
      </w:tr>
      <w:tr w:rsidR="00F9413A" w:rsidDel="00CE10B6" w14:paraId="02B4289A" w14:textId="40047D14">
        <w:trPr>
          <w:del w:id="350" w:author="lp_ts" w:date="2026-10-30T08:39:00Z"/>
        </w:trPr>
        <w:tc>
          <w:tcPr>
            <w:tcW w:w="567" w:type="dxa"/>
          </w:tcPr>
          <w:p w14:paraId="54760915" w14:textId="749B67A9" w:rsidR="00DD1070" w:rsidDel="00CE10B6" w:rsidRDefault="002E7021">
            <w:pPr>
              <w:rPr>
                <w:del w:id="351" w:author="lp_ts" w:date="2026-10-30T08:39:00Z" w16du:dateUtc="2026-10-29T23:39:00Z"/>
              </w:rPr>
            </w:pPr>
            <w:del w:id="352" w:author="lp_ts" w:date="2026-10-30T08:39:00Z" w16du:dateUtc="2026-10-29T23:39:00Z">
              <w:r w:rsidDel="00CE10B6">
                <w:rPr>
                  <w:rFonts w:hint="eastAsia"/>
                  <w:color w:val="000000"/>
                </w:rPr>
                <w:delText>3</w:delText>
              </w:r>
            </w:del>
          </w:p>
        </w:tc>
        <w:tc>
          <w:tcPr>
            <w:tcW w:w="2410" w:type="dxa"/>
          </w:tcPr>
          <w:p w14:paraId="4F473B1A" w14:textId="08E4A37A" w:rsidR="00DD1070" w:rsidDel="00CE10B6" w:rsidRDefault="00DD1070">
            <w:pPr>
              <w:rPr>
                <w:del w:id="353" w:author="lp_ts" w:date="2026-10-30T08:39:00Z" w16du:dateUtc="2026-10-29T23:39:00Z"/>
              </w:rPr>
            </w:pPr>
          </w:p>
        </w:tc>
        <w:tc>
          <w:tcPr>
            <w:tcW w:w="1417" w:type="dxa"/>
          </w:tcPr>
          <w:p w14:paraId="7AB3316E" w14:textId="46603425" w:rsidR="00DD1070" w:rsidDel="00CE10B6" w:rsidRDefault="00DD1070">
            <w:pPr>
              <w:jc w:val="right"/>
              <w:rPr>
                <w:del w:id="354" w:author="lp_ts" w:date="2026-10-30T08:39:00Z" w16du:dateUtc="2026-10-29T23:39:00Z"/>
              </w:rPr>
            </w:pPr>
          </w:p>
        </w:tc>
        <w:tc>
          <w:tcPr>
            <w:tcW w:w="3969" w:type="dxa"/>
          </w:tcPr>
          <w:p w14:paraId="477C32C2" w14:textId="73BD4B73" w:rsidR="00DD1070" w:rsidDel="00CE10B6" w:rsidRDefault="00DD1070">
            <w:pPr>
              <w:rPr>
                <w:del w:id="355" w:author="lp_ts" w:date="2026-10-30T08:39:00Z" w16du:dateUtc="2026-10-29T23:39:00Z"/>
              </w:rPr>
            </w:pPr>
          </w:p>
        </w:tc>
      </w:tr>
      <w:tr w:rsidR="00F9413A" w:rsidDel="00CE10B6" w14:paraId="1A6EDB9A" w14:textId="374158FE">
        <w:trPr>
          <w:del w:id="356" w:author="lp_ts" w:date="2026-10-30T08:39:00Z"/>
        </w:trPr>
        <w:tc>
          <w:tcPr>
            <w:tcW w:w="567" w:type="dxa"/>
          </w:tcPr>
          <w:p w14:paraId="5486538B" w14:textId="201FDFC2" w:rsidR="00DD1070" w:rsidDel="00CE10B6" w:rsidRDefault="002E7021">
            <w:pPr>
              <w:rPr>
                <w:del w:id="357" w:author="lp_ts" w:date="2026-10-30T08:39:00Z" w16du:dateUtc="2026-10-29T23:39:00Z"/>
              </w:rPr>
            </w:pPr>
            <w:del w:id="358" w:author="lp_ts" w:date="2026-10-30T08:39:00Z" w16du:dateUtc="2026-10-29T23:39:00Z">
              <w:r w:rsidDel="00CE10B6">
                <w:rPr>
                  <w:rFonts w:hint="eastAsia"/>
                  <w:color w:val="000000"/>
                </w:rPr>
                <w:delText>4</w:delText>
              </w:r>
            </w:del>
          </w:p>
        </w:tc>
        <w:tc>
          <w:tcPr>
            <w:tcW w:w="2410" w:type="dxa"/>
          </w:tcPr>
          <w:p w14:paraId="403FCCCC" w14:textId="01D7EA13" w:rsidR="00DD1070" w:rsidDel="00CE10B6" w:rsidRDefault="00DD1070">
            <w:pPr>
              <w:rPr>
                <w:del w:id="359" w:author="lp_ts" w:date="2026-10-30T08:39:00Z" w16du:dateUtc="2026-10-29T23:39:00Z"/>
              </w:rPr>
            </w:pPr>
          </w:p>
        </w:tc>
        <w:tc>
          <w:tcPr>
            <w:tcW w:w="1417" w:type="dxa"/>
          </w:tcPr>
          <w:p w14:paraId="6AA07BA8" w14:textId="533B9126" w:rsidR="00DD1070" w:rsidDel="00CE10B6" w:rsidRDefault="00DD1070">
            <w:pPr>
              <w:jc w:val="right"/>
              <w:rPr>
                <w:del w:id="360" w:author="lp_ts" w:date="2026-10-30T08:39:00Z" w16du:dateUtc="2026-10-29T23:39:00Z"/>
              </w:rPr>
            </w:pPr>
          </w:p>
        </w:tc>
        <w:tc>
          <w:tcPr>
            <w:tcW w:w="3969" w:type="dxa"/>
          </w:tcPr>
          <w:p w14:paraId="29B4DC29" w14:textId="2F3C4C21" w:rsidR="00DD1070" w:rsidDel="00CE10B6" w:rsidRDefault="00DD1070">
            <w:pPr>
              <w:rPr>
                <w:del w:id="361" w:author="lp_ts" w:date="2026-10-30T08:39:00Z" w16du:dateUtc="2026-10-29T23:39:00Z"/>
              </w:rPr>
            </w:pPr>
          </w:p>
        </w:tc>
      </w:tr>
      <w:tr w:rsidR="00F9413A" w:rsidDel="00CE10B6" w14:paraId="718489F3" w14:textId="64ACAD3C">
        <w:trPr>
          <w:del w:id="362" w:author="lp_ts" w:date="2026-10-30T08:39:00Z"/>
        </w:trPr>
        <w:tc>
          <w:tcPr>
            <w:tcW w:w="567" w:type="dxa"/>
          </w:tcPr>
          <w:p w14:paraId="29EB5A18" w14:textId="528CAFFA" w:rsidR="00DD1070" w:rsidDel="00CE10B6" w:rsidRDefault="002E7021">
            <w:pPr>
              <w:rPr>
                <w:del w:id="363" w:author="lp_ts" w:date="2026-10-30T08:39:00Z" w16du:dateUtc="2026-10-29T23:39:00Z"/>
              </w:rPr>
            </w:pPr>
            <w:del w:id="364" w:author="lp_ts" w:date="2026-10-30T08:39:00Z" w16du:dateUtc="2026-10-29T23:39:00Z">
              <w:r w:rsidDel="00CE10B6">
                <w:rPr>
                  <w:rFonts w:hint="eastAsia"/>
                  <w:color w:val="000000"/>
                </w:rPr>
                <w:delText>5</w:delText>
              </w:r>
            </w:del>
          </w:p>
        </w:tc>
        <w:tc>
          <w:tcPr>
            <w:tcW w:w="2410" w:type="dxa"/>
          </w:tcPr>
          <w:p w14:paraId="44EC1892" w14:textId="7A47DA97" w:rsidR="00DD1070" w:rsidDel="00CE10B6" w:rsidRDefault="00DD1070">
            <w:pPr>
              <w:rPr>
                <w:del w:id="365" w:author="lp_ts" w:date="2026-10-30T08:39:00Z" w16du:dateUtc="2026-10-29T23:39:00Z"/>
              </w:rPr>
            </w:pPr>
          </w:p>
        </w:tc>
        <w:tc>
          <w:tcPr>
            <w:tcW w:w="1417" w:type="dxa"/>
          </w:tcPr>
          <w:p w14:paraId="30776851" w14:textId="3199CBB7" w:rsidR="00DD1070" w:rsidDel="00CE10B6" w:rsidRDefault="00DD1070">
            <w:pPr>
              <w:jc w:val="right"/>
              <w:rPr>
                <w:del w:id="366" w:author="lp_ts" w:date="2026-10-30T08:39:00Z" w16du:dateUtc="2026-10-29T23:39:00Z"/>
              </w:rPr>
            </w:pPr>
          </w:p>
        </w:tc>
        <w:tc>
          <w:tcPr>
            <w:tcW w:w="3969" w:type="dxa"/>
          </w:tcPr>
          <w:p w14:paraId="6FE9A5A4" w14:textId="742904DE" w:rsidR="00DD1070" w:rsidDel="00CE10B6" w:rsidRDefault="00DD1070">
            <w:pPr>
              <w:rPr>
                <w:del w:id="367" w:author="lp_ts" w:date="2026-10-30T08:39:00Z" w16du:dateUtc="2026-10-29T23:39:00Z"/>
              </w:rPr>
            </w:pPr>
          </w:p>
        </w:tc>
      </w:tr>
      <w:tr w:rsidR="00F9413A" w:rsidDel="00CE10B6" w14:paraId="555A1AE8" w14:textId="1293DD99">
        <w:trPr>
          <w:del w:id="368" w:author="lp_ts" w:date="2026-10-30T08:39:00Z"/>
        </w:trPr>
        <w:tc>
          <w:tcPr>
            <w:tcW w:w="567" w:type="dxa"/>
          </w:tcPr>
          <w:p w14:paraId="04AD1569" w14:textId="4DEE84FC" w:rsidR="00DD1070" w:rsidDel="00CE10B6" w:rsidRDefault="002E7021">
            <w:pPr>
              <w:rPr>
                <w:del w:id="369" w:author="lp_ts" w:date="2026-10-30T08:39:00Z" w16du:dateUtc="2026-10-29T23:39:00Z"/>
              </w:rPr>
            </w:pPr>
            <w:del w:id="370" w:author="lp_ts" w:date="2026-10-30T08:39:00Z" w16du:dateUtc="2026-10-29T23:39:00Z">
              <w:r w:rsidDel="00CE10B6">
                <w:rPr>
                  <w:rFonts w:hint="eastAsia"/>
                  <w:color w:val="000000"/>
                </w:rPr>
                <w:delText>6</w:delText>
              </w:r>
            </w:del>
          </w:p>
        </w:tc>
        <w:tc>
          <w:tcPr>
            <w:tcW w:w="2410" w:type="dxa"/>
          </w:tcPr>
          <w:p w14:paraId="7F1B006F" w14:textId="5270986E" w:rsidR="00DD1070" w:rsidDel="00CE10B6" w:rsidRDefault="00DD1070">
            <w:pPr>
              <w:rPr>
                <w:del w:id="371" w:author="lp_ts" w:date="2026-10-30T08:39:00Z" w16du:dateUtc="2026-10-29T23:39:00Z"/>
              </w:rPr>
            </w:pPr>
          </w:p>
        </w:tc>
        <w:tc>
          <w:tcPr>
            <w:tcW w:w="1417" w:type="dxa"/>
          </w:tcPr>
          <w:p w14:paraId="49EC915E" w14:textId="4494887B" w:rsidR="00DD1070" w:rsidDel="00CE10B6" w:rsidRDefault="00DD1070">
            <w:pPr>
              <w:jc w:val="right"/>
              <w:rPr>
                <w:del w:id="372" w:author="lp_ts" w:date="2026-10-30T08:39:00Z" w16du:dateUtc="2026-10-29T23:39:00Z"/>
              </w:rPr>
            </w:pPr>
          </w:p>
        </w:tc>
        <w:tc>
          <w:tcPr>
            <w:tcW w:w="3969" w:type="dxa"/>
          </w:tcPr>
          <w:p w14:paraId="1391A455" w14:textId="1144AC54" w:rsidR="00DD1070" w:rsidDel="00CE10B6" w:rsidRDefault="00DD1070">
            <w:pPr>
              <w:rPr>
                <w:del w:id="373" w:author="lp_ts" w:date="2026-10-30T08:39:00Z" w16du:dateUtc="2026-10-29T23:39:00Z"/>
              </w:rPr>
            </w:pPr>
          </w:p>
        </w:tc>
      </w:tr>
      <w:tr w:rsidR="00F9413A" w:rsidDel="00CE10B6" w14:paraId="2DFE5BF6" w14:textId="449E2EC7">
        <w:trPr>
          <w:del w:id="374" w:author="lp_ts" w:date="2026-10-30T08:39:00Z"/>
        </w:trPr>
        <w:tc>
          <w:tcPr>
            <w:tcW w:w="567" w:type="dxa"/>
          </w:tcPr>
          <w:p w14:paraId="7CC721CD" w14:textId="642DD2DC" w:rsidR="00DD1070" w:rsidDel="00CE10B6" w:rsidRDefault="002E7021">
            <w:pPr>
              <w:rPr>
                <w:del w:id="375" w:author="lp_ts" w:date="2026-10-30T08:39:00Z" w16du:dateUtc="2026-10-29T23:39:00Z"/>
              </w:rPr>
            </w:pPr>
            <w:del w:id="376" w:author="lp_ts" w:date="2026-10-30T08:39:00Z" w16du:dateUtc="2026-10-29T23:39:00Z">
              <w:r w:rsidDel="00CE10B6">
                <w:rPr>
                  <w:rFonts w:hint="eastAsia"/>
                  <w:color w:val="000000"/>
                </w:rPr>
                <w:delText>7</w:delText>
              </w:r>
            </w:del>
          </w:p>
        </w:tc>
        <w:tc>
          <w:tcPr>
            <w:tcW w:w="2410" w:type="dxa"/>
          </w:tcPr>
          <w:p w14:paraId="7E68A869" w14:textId="4CFF396F" w:rsidR="00DD1070" w:rsidDel="00CE10B6" w:rsidRDefault="00DD1070">
            <w:pPr>
              <w:rPr>
                <w:del w:id="377" w:author="lp_ts" w:date="2026-10-30T08:39:00Z" w16du:dateUtc="2026-10-29T23:39:00Z"/>
              </w:rPr>
            </w:pPr>
          </w:p>
        </w:tc>
        <w:tc>
          <w:tcPr>
            <w:tcW w:w="1417" w:type="dxa"/>
          </w:tcPr>
          <w:p w14:paraId="1011B66A" w14:textId="764B264C" w:rsidR="00DD1070" w:rsidDel="00CE10B6" w:rsidRDefault="00DD1070">
            <w:pPr>
              <w:jc w:val="right"/>
              <w:rPr>
                <w:del w:id="378" w:author="lp_ts" w:date="2026-10-30T08:39:00Z" w16du:dateUtc="2026-10-29T23:39:00Z"/>
              </w:rPr>
            </w:pPr>
          </w:p>
        </w:tc>
        <w:tc>
          <w:tcPr>
            <w:tcW w:w="3969" w:type="dxa"/>
          </w:tcPr>
          <w:p w14:paraId="128FB423" w14:textId="3C091CAF" w:rsidR="00DD1070" w:rsidDel="00CE10B6" w:rsidRDefault="00DD1070">
            <w:pPr>
              <w:rPr>
                <w:del w:id="379" w:author="lp_ts" w:date="2026-10-30T08:39:00Z" w16du:dateUtc="2026-10-29T23:39:00Z"/>
              </w:rPr>
            </w:pPr>
          </w:p>
        </w:tc>
      </w:tr>
      <w:tr w:rsidR="00F9413A" w:rsidDel="00CE10B6" w14:paraId="062DDC2B" w14:textId="20E0B74F">
        <w:trPr>
          <w:del w:id="380" w:author="lp_ts" w:date="2026-10-30T08:39:00Z"/>
        </w:trPr>
        <w:tc>
          <w:tcPr>
            <w:tcW w:w="567" w:type="dxa"/>
          </w:tcPr>
          <w:p w14:paraId="121ABD85" w14:textId="4BEBC55F" w:rsidR="00DD1070" w:rsidDel="00CE10B6" w:rsidRDefault="002E7021">
            <w:pPr>
              <w:rPr>
                <w:del w:id="381" w:author="lp_ts" w:date="2026-10-30T08:39:00Z" w16du:dateUtc="2026-10-29T23:39:00Z"/>
              </w:rPr>
            </w:pPr>
            <w:del w:id="382" w:author="lp_ts" w:date="2026-10-30T08:39:00Z" w16du:dateUtc="2026-10-29T23:39:00Z">
              <w:r w:rsidDel="00CE10B6">
                <w:rPr>
                  <w:rFonts w:hint="eastAsia"/>
                  <w:color w:val="000000"/>
                </w:rPr>
                <w:delText>8</w:delText>
              </w:r>
            </w:del>
          </w:p>
        </w:tc>
        <w:tc>
          <w:tcPr>
            <w:tcW w:w="2410" w:type="dxa"/>
          </w:tcPr>
          <w:p w14:paraId="26E53FEE" w14:textId="2EFFBBA8" w:rsidR="00DD1070" w:rsidDel="00CE10B6" w:rsidRDefault="00DD1070">
            <w:pPr>
              <w:rPr>
                <w:del w:id="383" w:author="lp_ts" w:date="2026-10-30T08:39:00Z" w16du:dateUtc="2026-10-29T23:39:00Z"/>
              </w:rPr>
            </w:pPr>
          </w:p>
        </w:tc>
        <w:tc>
          <w:tcPr>
            <w:tcW w:w="1417" w:type="dxa"/>
          </w:tcPr>
          <w:p w14:paraId="43D2522C" w14:textId="23CEF652" w:rsidR="00DD1070" w:rsidDel="00CE10B6" w:rsidRDefault="00DD1070">
            <w:pPr>
              <w:jc w:val="right"/>
              <w:rPr>
                <w:del w:id="384" w:author="lp_ts" w:date="2026-10-30T08:39:00Z" w16du:dateUtc="2026-10-29T23:39:00Z"/>
              </w:rPr>
            </w:pPr>
          </w:p>
        </w:tc>
        <w:tc>
          <w:tcPr>
            <w:tcW w:w="3969" w:type="dxa"/>
          </w:tcPr>
          <w:p w14:paraId="76A72B1D" w14:textId="55CC7CE8" w:rsidR="00DD1070" w:rsidDel="00CE10B6" w:rsidRDefault="00DD1070">
            <w:pPr>
              <w:rPr>
                <w:del w:id="385" w:author="lp_ts" w:date="2026-10-30T08:39:00Z" w16du:dateUtc="2026-10-29T23:39:00Z"/>
              </w:rPr>
            </w:pPr>
          </w:p>
        </w:tc>
      </w:tr>
      <w:tr w:rsidR="00F9413A" w:rsidDel="00CE10B6" w14:paraId="2AEFC4C7" w14:textId="205ED055">
        <w:trPr>
          <w:del w:id="386" w:author="lp_ts" w:date="2026-10-30T08:39:00Z"/>
        </w:trPr>
        <w:tc>
          <w:tcPr>
            <w:tcW w:w="567" w:type="dxa"/>
          </w:tcPr>
          <w:p w14:paraId="28640F00" w14:textId="5C5CCEF8" w:rsidR="00DD1070" w:rsidDel="00CE10B6" w:rsidRDefault="002E7021">
            <w:pPr>
              <w:rPr>
                <w:del w:id="387" w:author="lp_ts" w:date="2026-10-30T08:39:00Z" w16du:dateUtc="2026-10-29T23:39:00Z"/>
              </w:rPr>
            </w:pPr>
            <w:del w:id="388" w:author="lp_ts" w:date="2026-10-30T08:39:00Z" w16du:dateUtc="2026-10-29T23:39:00Z">
              <w:r w:rsidDel="00CE10B6">
                <w:rPr>
                  <w:rFonts w:hint="eastAsia"/>
                  <w:color w:val="000000"/>
                </w:rPr>
                <w:delText>9</w:delText>
              </w:r>
            </w:del>
          </w:p>
        </w:tc>
        <w:tc>
          <w:tcPr>
            <w:tcW w:w="2410" w:type="dxa"/>
          </w:tcPr>
          <w:p w14:paraId="21A04161" w14:textId="6F7CE9E4" w:rsidR="00DD1070" w:rsidDel="00CE10B6" w:rsidRDefault="00DD1070">
            <w:pPr>
              <w:rPr>
                <w:del w:id="389" w:author="lp_ts" w:date="2026-10-30T08:39:00Z" w16du:dateUtc="2026-10-29T23:39:00Z"/>
              </w:rPr>
            </w:pPr>
          </w:p>
        </w:tc>
        <w:tc>
          <w:tcPr>
            <w:tcW w:w="1417" w:type="dxa"/>
          </w:tcPr>
          <w:p w14:paraId="1BF8D991" w14:textId="2625BBF4" w:rsidR="00DD1070" w:rsidDel="00CE10B6" w:rsidRDefault="00DD1070">
            <w:pPr>
              <w:jc w:val="right"/>
              <w:rPr>
                <w:del w:id="390" w:author="lp_ts" w:date="2026-10-30T08:39:00Z" w16du:dateUtc="2026-10-29T23:39:00Z"/>
              </w:rPr>
            </w:pPr>
          </w:p>
        </w:tc>
        <w:tc>
          <w:tcPr>
            <w:tcW w:w="3969" w:type="dxa"/>
          </w:tcPr>
          <w:p w14:paraId="34BF5369" w14:textId="10A83751" w:rsidR="00DD1070" w:rsidDel="00CE10B6" w:rsidRDefault="00DD1070">
            <w:pPr>
              <w:rPr>
                <w:del w:id="391" w:author="lp_ts" w:date="2026-10-30T08:39:00Z" w16du:dateUtc="2026-10-29T23:39:00Z"/>
              </w:rPr>
            </w:pPr>
          </w:p>
        </w:tc>
      </w:tr>
      <w:tr w:rsidR="00F9413A" w:rsidDel="00CE10B6" w14:paraId="04EA2893" w14:textId="67F0748F">
        <w:trPr>
          <w:del w:id="392" w:author="lp_ts" w:date="2026-10-30T08:39:00Z"/>
        </w:trPr>
        <w:tc>
          <w:tcPr>
            <w:tcW w:w="567" w:type="dxa"/>
          </w:tcPr>
          <w:p w14:paraId="4B5CD3C5" w14:textId="53D1368A" w:rsidR="00DD1070" w:rsidDel="00CE10B6" w:rsidRDefault="002E7021">
            <w:pPr>
              <w:rPr>
                <w:del w:id="393" w:author="lp_ts" w:date="2026-10-30T08:39:00Z" w16du:dateUtc="2026-10-29T23:39:00Z"/>
              </w:rPr>
            </w:pPr>
            <w:del w:id="394" w:author="lp_ts" w:date="2026-10-30T08:39:00Z" w16du:dateUtc="2026-10-29T23:39:00Z">
              <w:r w:rsidDel="00CE10B6">
                <w:rPr>
                  <w:rFonts w:hint="eastAsia"/>
                  <w:color w:val="000000"/>
                </w:rPr>
                <w:delText>10</w:delText>
              </w:r>
            </w:del>
          </w:p>
        </w:tc>
        <w:tc>
          <w:tcPr>
            <w:tcW w:w="2410" w:type="dxa"/>
          </w:tcPr>
          <w:p w14:paraId="4334FF5D" w14:textId="1C2638DB" w:rsidR="00DD1070" w:rsidDel="00CE10B6" w:rsidRDefault="00DD1070">
            <w:pPr>
              <w:rPr>
                <w:del w:id="395" w:author="lp_ts" w:date="2026-10-30T08:39:00Z" w16du:dateUtc="2026-10-29T23:39:00Z"/>
              </w:rPr>
            </w:pPr>
          </w:p>
        </w:tc>
        <w:tc>
          <w:tcPr>
            <w:tcW w:w="1417" w:type="dxa"/>
          </w:tcPr>
          <w:p w14:paraId="6335619C" w14:textId="015FF28B" w:rsidR="00DD1070" w:rsidDel="00CE10B6" w:rsidRDefault="00DD1070">
            <w:pPr>
              <w:jc w:val="right"/>
              <w:rPr>
                <w:del w:id="396" w:author="lp_ts" w:date="2026-10-30T08:39:00Z" w16du:dateUtc="2026-10-29T23:39:00Z"/>
              </w:rPr>
            </w:pPr>
          </w:p>
        </w:tc>
        <w:tc>
          <w:tcPr>
            <w:tcW w:w="3969" w:type="dxa"/>
          </w:tcPr>
          <w:p w14:paraId="11EE7AD0" w14:textId="58E86ED3" w:rsidR="00DD1070" w:rsidDel="00CE10B6" w:rsidRDefault="00DD1070">
            <w:pPr>
              <w:rPr>
                <w:del w:id="397" w:author="lp_ts" w:date="2026-10-30T08:39:00Z" w16du:dateUtc="2026-10-29T23:39:00Z"/>
              </w:rPr>
            </w:pPr>
          </w:p>
        </w:tc>
      </w:tr>
      <w:tr w:rsidR="00F9413A" w:rsidDel="00CE10B6" w14:paraId="4FD72AD6" w14:textId="3238FBBF">
        <w:trPr>
          <w:del w:id="398" w:author="lp_ts" w:date="2026-10-30T08:39:00Z"/>
        </w:trPr>
        <w:tc>
          <w:tcPr>
            <w:tcW w:w="567" w:type="dxa"/>
          </w:tcPr>
          <w:p w14:paraId="26234CEC" w14:textId="3F2FA129" w:rsidR="00DD1070" w:rsidDel="00CE10B6" w:rsidRDefault="002E7021">
            <w:pPr>
              <w:rPr>
                <w:del w:id="399" w:author="lp_ts" w:date="2026-10-30T08:39:00Z" w16du:dateUtc="2026-10-29T23:39:00Z"/>
              </w:rPr>
            </w:pPr>
            <w:del w:id="400" w:author="lp_ts" w:date="2026-10-30T08:39:00Z" w16du:dateUtc="2026-10-29T23:39:00Z">
              <w:r w:rsidDel="00CE10B6">
                <w:rPr>
                  <w:rFonts w:hint="eastAsia"/>
                  <w:color w:val="000000"/>
                </w:rPr>
                <w:delText>11</w:delText>
              </w:r>
            </w:del>
          </w:p>
        </w:tc>
        <w:tc>
          <w:tcPr>
            <w:tcW w:w="2410" w:type="dxa"/>
          </w:tcPr>
          <w:p w14:paraId="334AB215" w14:textId="21467DC2" w:rsidR="00DD1070" w:rsidDel="00CE10B6" w:rsidRDefault="00DD1070">
            <w:pPr>
              <w:rPr>
                <w:del w:id="401" w:author="lp_ts" w:date="2026-10-30T08:39:00Z" w16du:dateUtc="2026-10-29T23:39:00Z"/>
              </w:rPr>
            </w:pPr>
          </w:p>
        </w:tc>
        <w:tc>
          <w:tcPr>
            <w:tcW w:w="1417" w:type="dxa"/>
          </w:tcPr>
          <w:p w14:paraId="539E99E2" w14:textId="2853497B" w:rsidR="00DD1070" w:rsidDel="00CE10B6" w:rsidRDefault="00DD1070">
            <w:pPr>
              <w:jc w:val="right"/>
              <w:rPr>
                <w:del w:id="402" w:author="lp_ts" w:date="2026-10-30T08:39:00Z" w16du:dateUtc="2026-10-29T23:39:00Z"/>
              </w:rPr>
            </w:pPr>
          </w:p>
        </w:tc>
        <w:tc>
          <w:tcPr>
            <w:tcW w:w="3969" w:type="dxa"/>
          </w:tcPr>
          <w:p w14:paraId="06824D2B" w14:textId="1E36AA89" w:rsidR="00DD1070" w:rsidDel="00CE10B6" w:rsidRDefault="00DD1070">
            <w:pPr>
              <w:rPr>
                <w:del w:id="403" w:author="lp_ts" w:date="2026-10-30T08:39:00Z" w16du:dateUtc="2026-10-29T23:39:00Z"/>
              </w:rPr>
            </w:pPr>
          </w:p>
        </w:tc>
      </w:tr>
      <w:tr w:rsidR="00F9413A" w:rsidDel="00CE10B6" w14:paraId="23839C3F" w14:textId="0942F050">
        <w:trPr>
          <w:del w:id="404" w:author="lp_ts" w:date="2026-10-30T08:39:00Z"/>
        </w:trPr>
        <w:tc>
          <w:tcPr>
            <w:tcW w:w="567" w:type="dxa"/>
          </w:tcPr>
          <w:p w14:paraId="0C9320C6" w14:textId="670BA086" w:rsidR="00DD1070" w:rsidDel="00CE10B6" w:rsidRDefault="002E7021">
            <w:pPr>
              <w:rPr>
                <w:del w:id="405" w:author="lp_ts" w:date="2026-10-30T08:39:00Z" w16du:dateUtc="2026-10-29T23:39:00Z"/>
              </w:rPr>
            </w:pPr>
            <w:del w:id="406" w:author="lp_ts" w:date="2026-10-30T08:39:00Z" w16du:dateUtc="2026-10-29T23:39:00Z">
              <w:r w:rsidDel="00CE10B6">
                <w:rPr>
                  <w:rFonts w:hint="eastAsia"/>
                  <w:color w:val="000000"/>
                </w:rPr>
                <w:delText>12</w:delText>
              </w:r>
            </w:del>
          </w:p>
        </w:tc>
        <w:tc>
          <w:tcPr>
            <w:tcW w:w="2410" w:type="dxa"/>
          </w:tcPr>
          <w:p w14:paraId="035CF4EB" w14:textId="441A21C6" w:rsidR="00DD1070" w:rsidDel="00CE10B6" w:rsidRDefault="00DD1070">
            <w:pPr>
              <w:rPr>
                <w:del w:id="407" w:author="lp_ts" w:date="2026-10-30T08:39:00Z" w16du:dateUtc="2026-10-29T23:39:00Z"/>
              </w:rPr>
            </w:pPr>
          </w:p>
        </w:tc>
        <w:tc>
          <w:tcPr>
            <w:tcW w:w="1417" w:type="dxa"/>
          </w:tcPr>
          <w:p w14:paraId="202C9C90" w14:textId="398E94C1" w:rsidR="00DD1070" w:rsidDel="00CE10B6" w:rsidRDefault="00DD1070">
            <w:pPr>
              <w:jc w:val="right"/>
              <w:rPr>
                <w:del w:id="408" w:author="lp_ts" w:date="2026-10-30T08:39:00Z" w16du:dateUtc="2026-10-29T23:39:00Z"/>
              </w:rPr>
            </w:pPr>
          </w:p>
        </w:tc>
        <w:tc>
          <w:tcPr>
            <w:tcW w:w="3969" w:type="dxa"/>
          </w:tcPr>
          <w:p w14:paraId="6A7EF4D6" w14:textId="2DED7234" w:rsidR="00DD1070" w:rsidDel="00CE10B6" w:rsidRDefault="00DD1070">
            <w:pPr>
              <w:rPr>
                <w:del w:id="409" w:author="lp_ts" w:date="2026-10-30T08:39:00Z" w16du:dateUtc="2026-10-29T23:39:00Z"/>
              </w:rPr>
            </w:pPr>
          </w:p>
        </w:tc>
      </w:tr>
      <w:tr w:rsidR="00F9413A" w:rsidDel="00CE10B6" w14:paraId="13617923" w14:textId="0795A9CD">
        <w:trPr>
          <w:del w:id="410" w:author="lp_ts" w:date="2026-10-30T08:39:00Z"/>
        </w:trPr>
        <w:tc>
          <w:tcPr>
            <w:tcW w:w="567" w:type="dxa"/>
          </w:tcPr>
          <w:p w14:paraId="0B0DE2F3" w14:textId="5E343D16" w:rsidR="00DD1070" w:rsidDel="00CE10B6" w:rsidRDefault="002E7021">
            <w:pPr>
              <w:rPr>
                <w:del w:id="411" w:author="lp_ts" w:date="2026-10-30T08:39:00Z" w16du:dateUtc="2026-10-29T23:39:00Z"/>
              </w:rPr>
            </w:pPr>
            <w:del w:id="412" w:author="lp_ts" w:date="2026-10-30T08:39:00Z" w16du:dateUtc="2026-10-29T23:39:00Z">
              <w:r w:rsidDel="00CE10B6">
                <w:rPr>
                  <w:rFonts w:hint="eastAsia"/>
                  <w:color w:val="000000"/>
                </w:rPr>
                <w:delText>13</w:delText>
              </w:r>
            </w:del>
          </w:p>
        </w:tc>
        <w:tc>
          <w:tcPr>
            <w:tcW w:w="2410" w:type="dxa"/>
          </w:tcPr>
          <w:p w14:paraId="2EC83163" w14:textId="15186AEF" w:rsidR="00DD1070" w:rsidDel="00CE10B6" w:rsidRDefault="00DD1070">
            <w:pPr>
              <w:rPr>
                <w:del w:id="413" w:author="lp_ts" w:date="2026-10-30T08:39:00Z" w16du:dateUtc="2026-10-29T23:39:00Z"/>
              </w:rPr>
            </w:pPr>
          </w:p>
        </w:tc>
        <w:tc>
          <w:tcPr>
            <w:tcW w:w="1417" w:type="dxa"/>
          </w:tcPr>
          <w:p w14:paraId="511B63C7" w14:textId="64CB028D" w:rsidR="00DD1070" w:rsidDel="00CE10B6" w:rsidRDefault="00DD1070">
            <w:pPr>
              <w:jc w:val="right"/>
              <w:rPr>
                <w:del w:id="414" w:author="lp_ts" w:date="2026-10-30T08:39:00Z" w16du:dateUtc="2026-10-29T23:39:00Z"/>
              </w:rPr>
            </w:pPr>
          </w:p>
        </w:tc>
        <w:tc>
          <w:tcPr>
            <w:tcW w:w="3969" w:type="dxa"/>
          </w:tcPr>
          <w:p w14:paraId="22CFA7B4" w14:textId="5B2DD01C" w:rsidR="00DD1070" w:rsidDel="00CE10B6" w:rsidRDefault="00DD1070">
            <w:pPr>
              <w:rPr>
                <w:del w:id="415" w:author="lp_ts" w:date="2026-10-30T08:39:00Z" w16du:dateUtc="2026-10-29T23:39:00Z"/>
              </w:rPr>
            </w:pPr>
          </w:p>
        </w:tc>
      </w:tr>
    </w:tbl>
    <w:p w14:paraId="1D70F7E7" w14:textId="69B102D5" w:rsidR="00DD1070" w:rsidRDefault="002E7021">
      <w:pPr>
        <w:widowControl/>
        <w:snapToGrid w:val="0"/>
        <w:spacing w:line="320" w:lineRule="exact"/>
        <w:rPr>
          <w:lang w:eastAsia="zh-TW"/>
        </w:rPr>
      </w:pPr>
      <w:r>
        <w:rPr>
          <w:rFonts w:hint="eastAsia"/>
          <w:color w:val="000000"/>
          <w:lang w:eastAsia="zh-TW"/>
        </w:rPr>
        <w:t xml:space="preserve">　　　　　　　　　　</w:t>
      </w:r>
      <w:r>
        <w:rPr>
          <w:rFonts w:hint="eastAsia"/>
          <w:color w:val="000000"/>
          <w:lang w:eastAsia="zh-TW"/>
        </w:rPr>
        <w:t xml:space="preserve"> </w:t>
      </w:r>
      <w:r>
        <w:rPr>
          <w:rFonts w:hint="eastAsia"/>
          <w:color w:val="000000"/>
          <w:lang w:eastAsia="zh-TW"/>
        </w:rPr>
        <w:t xml:space="preserve">　合計</w:t>
      </w:r>
      <w:r>
        <w:rPr>
          <w:color w:val="000000"/>
          <w:lang w:eastAsia="zh-TW"/>
        </w:rPr>
        <w:tab/>
      </w:r>
      <w:r>
        <w:rPr>
          <w:rFonts w:hint="eastAsia"/>
          <w:color w:val="000000"/>
          <w:lang w:eastAsia="zh-TW"/>
        </w:rPr>
        <w:t xml:space="preserve">　　　</w:t>
      </w:r>
      <w:ins w:id="416" w:author="lp_ts" w:date="2026-10-30T08:39:00Z" w16du:dateUtc="2026-10-29T23:39:00Z">
        <w:r w:rsidR="00CE10B6">
          <w:rPr>
            <w:rFonts w:hint="eastAsia"/>
            <w:color w:val="000000"/>
          </w:rPr>
          <w:t xml:space="preserve"> </w:t>
        </w:r>
      </w:ins>
      <w:del w:id="417" w:author="lp_ts" w:date="2026-10-30T08:39:00Z" w16du:dateUtc="2026-10-29T23:39:00Z">
        <w:r w:rsidDel="00CE10B6">
          <w:rPr>
            <w:rFonts w:hint="eastAsia"/>
            <w:color w:val="000000"/>
            <w:lang w:eastAsia="zh-TW"/>
          </w:rPr>
          <w:delText>●●</w:delText>
        </w:r>
      </w:del>
      <w:ins w:id="418" w:author="lp_ts" w:date="2026-10-30T08:39:00Z" w16du:dateUtc="2026-10-29T23:39:00Z">
        <w:r w:rsidR="00CE10B6">
          <w:rPr>
            <w:rFonts w:hint="eastAsia"/>
            <w:color w:val="000000"/>
          </w:rPr>
          <w:t>100</w:t>
        </w:r>
      </w:ins>
    </w:p>
    <w:p w14:paraId="11E317A3" w14:textId="4BE33EAD" w:rsidR="00DD1070" w:rsidDel="00CE10B6" w:rsidRDefault="002E7021">
      <w:pPr>
        <w:widowControl/>
        <w:snapToGrid w:val="0"/>
        <w:spacing w:line="320" w:lineRule="exact"/>
        <w:rPr>
          <w:del w:id="419" w:author="lp_ts" w:date="2026-10-30T08:39:00Z" w16du:dateUtc="2026-10-29T23:39:00Z"/>
          <w:lang w:eastAsia="zh-TW"/>
        </w:rPr>
      </w:pPr>
      <w:del w:id="420" w:author="lp_ts" w:date="2026-10-30T08:39:00Z" w16du:dateUtc="2026-10-29T23:39:00Z">
        <w:r w:rsidDel="00CE10B6">
          <w:rPr>
            <w:color w:val="000000"/>
          </w:rPr>
          <w:delText>【要確認：株主名簿に基づき、全株主・株数・株券発行及び担保の有無を記入する。】</w:delText>
        </w:r>
      </w:del>
    </w:p>
    <w:p w14:paraId="500E7CF7" w14:textId="1326B310" w:rsidR="00DD1070" w:rsidDel="00CE10B6" w:rsidRDefault="002E7021">
      <w:pPr>
        <w:widowControl/>
        <w:snapToGrid w:val="0"/>
        <w:spacing w:line="320" w:lineRule="exact"/>
        <w:rPr>
          <w:del w:id="421" w:author="lp_ts" w:date="2026-10-30T08:39:00Z" w16du:dateUtc="2026-10-29T23:39:00Z"/>
        </w:rPr>
      </w:pPr>
      <w:del w:id="422" w:author="lp_ts" w:date="2026-10-30T08:39:00Z" w16du:dateUtc="2026-10-29T23:39:00Z">
        <w:r w:rsidDel="00CE10B6">
          <w:rPr>
            <w:rFonts w:hint="eastAsia"/>
            <w:color w:val="000000"/>
            <w:lang w:eastAsia="zh-TW"/>
          </w:rPr>
          <w:delText xml:space="preserve">　</w:delText>
        </w:r>
        <w:r w:rsidDel="00CE10B6">
          <w:rPr>
            <w:rFonts w:hint="eastAsia"/>
            <w:color w:val="000000"/>
          </w:rPr>
          <w:delText>※上記の他に、乙の発行済株式には、自己株式●●株が存在する。</w:delText>
        </w:r>
      </w:del>
    </w:p>
    <w:p w14:paraId="56DCE4C6" w14:textId="77777777" w:rsidR="00DD1070" w:rsidRDefault="00DD1070">
      <w:pPr>
        <w:widowControl/>
        <w:snapToGrid w:val="0"/>
        <w:spacing w:line="320" w:lineRule="exact"/>
      </w:pPr>
    </w:p>
    <w:p w14:paraId="73415FFC" w14:textId="45EAB081" w:rsidR="00DD1070" w:rsidRDefault="002E7021">
      <w:pPr>
        <w:widowControl/>
        <w:snapToGrid w:val="0"/>
        <w:spacing w:line="320" w:lineRule="exact"/>
        <w:jc w:val="right"/>
      </w:pPr>
      <w:r>
        <w:rPr>
          <w:rFonts w:hint="eastAsia"/>
          <w:color w:val="000000"/>
        </w:rPr>
        <w:t>以</w:t>
      </w:r>
      <w:ins w:id="423" w:author="lp_ts" w:date="2026-10-30T08:40:00Z" w16du:dateUtc="2026-10-29T23:40:00Z">
        <w:r w:rsidR="00CE10B6">
          <w:rPr>
            <w:rFonts w:hint="eastAsia"/>
            <w:color w:val="000000"/>
          </w:rPr>
          <w:t xml:space="preserve"> </w:t>
        </w:r>
      </w:ins>
      <w:r>
        <w:rPr>
          <w:rFonts w:hint="eastAsia"/>
          <w:color w:val="000000"/>
        </w:rPr>
        <w:t>上</w:t>
      </w:r>
    </w:p>
    <w:p w14:paraId="2E0C4181" w14:textId="77777777" w:rsidR="00DD1070" w:rsidRDefault="00DD1070">
      <w:pPr>
        <w:widowControl/>
        <w:snapToGrid w:val="0"/>
        <w:spacing w:line="320" w:lineRule="exact"/>
        <w:jc w:val="left"/>
      </w:pPr>
    </w:p>
    <w:sectPr w:rsidR="00DD1070">
      <w:headerReference w:type="default" r:id="rId7"/>
      <w:footerReference w:type="default" r:id="rId8"/>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C1379" w14:textId="77777777" w:rsidR="002E7021" w:rsidRDefault="002E7021">
      <w:r>
        <w:separator/>
      </w:r>
    </w:p>
  </w:endnote>
  <w:endnote w:type="continuationSeparator" w:id="0">
    <w:p w14:paraId="582F7A9F" w14:textId="77777777" w:rsidR="002E7021" w:rsidRDefault="002E7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ple Color Emoj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26666"/>
      <w:docPartObj>
        <w:docPartGallery w:val="Page Numbers (Bottom of Page)"/>
        <w:docPartUnique/>
      </w:docPartObj>
    </w:sdtPr>
    <w:sdtEndPr/>
    <w:sdtContent>
      <w:p w14:paraId="27F64642" w14:textId="77777777" w:rsidR="00DD1070" w:rsidRDefault="002E7021">
        <w:pPr>
          <w:pStyle w:val="aa"/>
          <w:jc w:val="center"/>
        </w:pPr>
        <w:r>
          <w:fldChar w:fldCharType="begin"/>
        </w:r>
        <w:r>
          <w:instrText>PAGE   \* MERGEFORMAT</w:instrText>
        </w:r>
        <w:r>
          <w:fldChar w:fldCharType="separate"/>
        </w:r>
        <w:r>
          <w:rPr>
            <w:lang w:val="ja-JP"/>
          </w:rPr>
          <w:t>2</w:t>
        </w:r>
        <w:r>
          <w:fldChar w:fldCharType="end"/>
        </w:r>
      </w:p>
    </w:sdtContent>
  </w:sdt>
  <w:p w14:paraId="2DF2266C" w14:textId="77777777" w:rsidR="00DD1070" w:rsidRDefault="00DD107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FEFFC" w14:textId="77777777" w:rsidR="002E7021" w:rsidRDefault="002E7021">
      <w:r>
        <w:separator/>
      </w:r>
    </w:p>
  </w:footnote>
  <w:footnote w:type="continuationSeparator" w:id="0">
    <w:p w14:paraId="74C225F9" w14:textId="77777777" w:rsidR="002E7021" w:rsidRDefault="002E7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ADCCB" w14:textId="77777777" w:rsidR="00DD1070" w:rsidRDefault="002E7021">
    <w:pPr>
      <w:pStyle w:val="a8"/>
    </w:pPr>
    <w:r>
      <w:ptab w:relativeTo="margin" w:alignment="right" w:leader="none"/>
    </w:r>
    <w:r>
      <w:rPr>
        <w:rFonts w:hint="eastAsia"/>
      </w:rPr>
      <w:t>Z</w:t>
    </w:r>
    <w:r>
      <w:rPr>
        <w:rFonts w:hint="eastAsia"/>
      </w:rPr>
      <w:t xml:space="preserve">　</w:t>
    </w:r>
    <w:r>
      <w:rPr>
        <w:rFonts w:hint="eastAsia"/>
      </w:rPr>
      <w:t>2026(2)</w:t>
    </w:r>
  </w:p>
  <w:p w14:paraId="0EB50F1F" w14:textId="77777777" w:rsidR="00DD1070" w:rsidRDefault="00DD1070">
    <w:pPr>
      <w:pStyle w:val="a8"/>
    </w:pPr>
  </w:p>
  <w:p w14:paraId="5311D4A7" w14:textId="77777777" w:rsidR="00DD1070" w:rsidRDefault="00DD1070">
    <w:pPr>
      <w:pStyle w:val="a8"/>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p_ts">
    <w15:presenceInfo w15:providerId="None" w15:userId="lp_ts"/>
  </w15:person>
  <w15:person w15:author="lp_ss">
    <w15:presenceInfo w15:providerId="None" w15:userId="lp_s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oNotTrackFormatting/>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0B6"/>
    <w:rsid w:val="00034FDD"/>
    <w:rsid w:val="00043E93"/>
    <w:rsid w:val="000F673C"/>
    <w:rsid w:val="001A6B8A"/>
    <w:rsid w:val="001F41A0"/>
    <w:rsid w:val="001F7964"/>
    <w:rsid w:val="002D4917"/>
    <w:rsid w:val="002E7021"/>
    <w:rsid w:val="00376296"/>
    <w:rsid w:val="00383FB2"/>
    <w:rsid w:val="003C0340"/>
    <w:rsid w:val="003E4589"/>
    <w:rsid w:val="003E62B6"/>
    <w:rsid w:val="004332E8"/>
    <w:rsid w:val="004A2EB3"/>
    <w:rsid w:val="004D3632"/>
    <w:rsid w:val="004D501C"/>
    <w:rsid w:val="004E1FA1"/>
    <w:rsid w:val="004E335D"/>
    <w:rsid w:val="005373D5"/>
    <w:rsid w:val="00581600"/>
    <w:rsid w:val="005E6BA7"/>
    <w:rsid w:val="00675340"/>
    <w:rsid w:val="006D1182"/>
    <w:rsid w:val="006D4868"/>
    <w:rsid w:val="006D6850"/>
    <w:rsid w:val="006E32DA"/>
    <w:rsid w:val="006E7ED7"/>
    <w:rsid w:val="00772032"/>
    <w:rsid w:val="00794833"/>
    <w:rsid w:val="007B3ED6"/>
    <w:rsid w:val="007C1F5B"/>
    <w:rsid w:val="007F583D"/>
    <w:rsid w:val="007F6340"/>
    <w:rsid w:val="00877648"/>
    <w:rsid w:val="008A0AF9"/>
    <w:rsid w:val="008C75CF"/>
    <w:rsid w:val="008D48E2"/>
    <w:rsid w:val="008D6A98"/>
    <w:rsid w:val="00907FD8"/>
    <w:rsid w:val="00924682"/>
    <w:rsid w:val="00956BF0"/>
    <w:rsid w:val="009E7CB6"/>
    <w:rsid w:val="00A016AA"/>
    <w:rsid w:val="00A031D8"/>
    <w:rsid w:val="00A125DB"/>
    <w:rsid w:val="00AD57F1"/>
    <w:rsid w:val="00AF0397"/>
    <w:rsid w:val="00B0547A"/>
    <w:rsid w:val="00B165A9"/>
    <w:rsid w:val="00B43C20"/>
    <w:rsid w:val="00BE53E4"/>
    <w:rsid w:val="00CE10B6"/>
    <w:rsid w:val="00D20DB4"/>
    <w:rsid w:val="00D57058"/>
    <w:rsid w:val="00D763F7"/>
    <w:rsid w:val="00DD1070"/>
    <w:rsid w:val="00E44F48"/>
    <w:rsid w:val="00E4501B"/>
    <w:rsid w:val="00E46553"/>
    <w:rsid w:val="00EE16A5"/>
    <w:rsid w:val="00EE3ECD"/>
    <w:rsid w:val="00F00976"/>
    <w:rsid w:val="00FD6D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D2148A"/>
  <w15:chartTrackingRefBased/>
  <w15:docId w15:val="{606E2CE5-63E4-41E5-A472-EFA55FA4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578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Date"/>
    <w:basedOn w:val="a"/>
    <w:next w:val="a"/>
    <w:link w:val="a5"/>
    <w:uiPriority w:val="99"/>
    <w:semiHidden/>
    <w:unhideWhenUsed/>
    <w:rsid w:val="00C143DD"/>
  </w:style>
  <w:style w:type="character" w:customStyle="1" w:styleId="a5">
    <w:name w:val="日付 (文字)"/>
    <w:basedOn w:val="a0"/>
    <w:link w:val="a4"/>
    <w:uiPriority w:val="99"/>
    <w:semiHidden/>
    <w:rsid w:val="00C143DD"/>
  </w:style>
  <w:style w:type="paragraph" w:styleId="a6">
    <w:name w:val="Balloon Text"/>
    <w:basedOn w:val="a"/>
    <w:link w:val="a7"/>
    <w:uiPriority w:val="99"/>
    <w:semiHidden/>
    <w:unhideWhenUsed/>
    <w:rsid w:val="001A053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0531"/>
    <w:rPr>
      <w:rFonts w:asciiTheme="majorHAnsi" w:eastAsiaTheme="majorEastAsia" w:hAnsiTheme="majorHAnsi" w:cstheme="majorBidi"/>
      <w:sz w:val="18"/>
      <w:szCs w:val="18"/>
    </w:rPr>
  </w:style>
  <w:style w:type="paragraph" w:styleId="a8">
    <w:name w:val="header"/>
    <w:basedOn w:val="a"/>
    <w:link w:val="a9"/>
    <w:uiPriority w:val="99"/>
    <w:unhideWhenUsed/>
    <w:rsid w:val="00EA6B2E"/>
    <w:pPr>
      <w:tabs>
        <w:tab w:val="center" w:pos="4252"/>
        <w:tab w:val="right" w:pos="8504"/>
      </w:tabs>
      <w:snapToGrid w:val="0"/>
    </w:pPr>
  </w:style>
  <w:style w:type="character" w:customStyle="1" w:styleId="a9">
    <w:name w:val="ヘッダー (文字)"/>
    <w:basedOn w:val="a0"/>
    <w:link w:val="a8"/>
    <w:uiPriority w:val="99"/>
    <w:rsid w:val="00EA6B2E"/>
  </w:style>
  <w:style w:type="paragraph" w:styleId="aa">
    <w:name w:val="footer"/>
    <w:basedOn w:val="a"/>
    <w:link w:val="ab"/>
    <w:uiPriority w:val="99"/>
    <w:unhideWhenUsed/>
    <w:rsid w:val="00EA6B2E"/>
    <w:pPr>
      <w:tabs>
        <w:tab w:val="center" w:pos="4252"/>
        <w:tab w:val="right" w:pos="8504"/>
      </w:tabs>
      <w:snapToGrid w:val="0"/>
    </w:pPr>
  </w:style>
  <w:style w:type="character" w:customStyle="1" w:styleId="ab">
    <w:name w:val="フッター (文字)"/>
    <w:basedOn w:val="a0"/>
    <w:link w:val="aa"/>
    <w:uiPriority w:val="99"/>
    <w:rsid w:val="00EA6B2E"/>
  </w:style>
  <w:style w:type="paragraph" w:styleId="ac">
    <w:name w:val="Revision"/>
    <w:hidden/>
    <w:uiPriority w:val="99"/>
    <w:semiHidden/>
    <w:rsid w:val="006F5508"/>
  </w:style>
  <w:style w:type="character" w:styleId="ad">
    <w:name w:val="annotation reference"/>
    <w:basedOn w:val="a0"/>
    <w:uiPriority w:val="99"/>
    <w:semiHidden/>
    <w:unhideWhenUsed/>
    <w:rsid w:val="004E544F"/>
    <w:rPr>
      <w:sz w:val="18"/>
      <w:szCs w:val="18"/>
    </w:rPr>
  </w:style>
  <w:style w:type="paragraph" w:styleId="ae">
    <w:name w:val="annotation text"/>
    <w:basedOn w:val="a"/>
    <w:link w:val="af"/>
    <w:uiPriority w:val="99"/>
    <w:unhideWhenUsed/>
    <w:rsid w:val="004E544F"/>
    <w:pPr>
      <w:jc w:val="left"/>
    </w:pPr>
  </w:style>
  <w:style w:type="character" w:customStyle="1" w:styleId="af">
    <w:name w:val="コメント文字列 (文字)"/>
    <w:basedOn w:val="a0"/>
    <w:link w:val="ae"/>
    <w:uiPriority w:val="99"/>
    <w:rsid w:val="004E544F"/>
  </w:style>
  <w:style w:type="paragraph" w:styleId="af0">
    <w:name w:val="annotation subject"/>
    <w:basedOn w:val="ae"/>
    <w:next w:val="ae"/>
    <w:link w:val="af1"/>
    <w:uiPriority w:val="99"/>
    <w:semiHidden/>
    <w:unhideWhenUsed/>
    <w:rsid w:val="004E544F"/>
    <w:rPr>
      <w:b/>
      <w:bCs/>
    </w:rPr>
  </w:style>
  <w:style w:type="character" w:customStyle="1" w:styleId="af1">
    <w:name w:val="コメント内容 (文字)"/>
    <w:basedOn w:val="af"/>
    <w:link w:val="af0"/>
    <w:uiPriority w:val="99"/>
    <w:semiHidden/>
    <w:rsid w:val="004E54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74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E4489-2C25-4E48-8DB8-649720523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1527</Words>
  <Characters>8707</Characters>
  <Application>Microsoft Office Word</Application>
  <DocSecurity>0</DocSecurity>
  <Lines>72</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須藤駿</dc:creator>
  <cp:lastModifiedBy>Kunihito Nakano</cp:lastModifiedBy>
  <cp:revision>2</cp:revision>
  <dcterms:created xsi:type="dcterms:W3CDTF">2026-10-30T08:33:00Z</dcterms:created>
  <dcterms:modified xsi:type="dcterms:W3CDTF">2026-10-30T08:33:00Z</dcterms:modified>
</cp:coreProperties>
</file>