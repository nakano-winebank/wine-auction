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before="0" w:after="240"/>
        <w:jc w:val="right"/>
        <w:rPr>
          <w:rFonts w:ascii="BIZ UDPゴシック" w:hAnsi="BIZ UDPゴシック" w:eastAsia="BIZ UDPゴシック"/>
        </w:rPr>
      </w:pP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30</w:t>
      </w:r>
      <w:r>
        <w:rPr>
          <w:rFonts w:ascii="BIZ UDPゴシック" w:hAnsi="BIZ UDPゴシック" w:eastAsia="BIZ UDPゴシック"/>
        </w:rPr>
        <w:t>日</w:t>
      </w:r>
    </w:p>
    <w:p>
      <w:pPr>
        <w:pStyle w:val="Normal"/>
        <w:spacing w:lineRule="auto" w:line="300" w:before="0" w:after="60"/>
        <w:rPr>
          <w:rFonts w:ascii="BIZ UDPゴシック" w:hAnsi="BIZ UDPゴシック" w:eastAsia="BIZ UDPゴシック"/>
        </w:rPr>
      </w:pPr>
      <w:r>
        <w:rPr>
          <w:rFonts w:ascii="BIZ UDPゴシック" w:hAnsi="BIZ UDPゴシック" w:eastAsia="BIZ UDPゴシック"/>
          <w:sz w:val="22"/>
          <w:szCs w:val="22"/>
        </w:rPr>
        <w:t>株式会社プティ・ボノム　代表取締役　岸田周三　様</w:t>
      </w:r>
    </w:p>
    <w:p>
      <w:pPr>
        <w:pStyle w:val="Normal"/>
        <w:spacing w:lineRule="auto" w:line="300" w:before="0" w:after="400"/>
        <w:rPr>
          <w:rFonts w:ascii="BIZ UDPゴシック" w:hAnsi="BIZ UDPゴシック" w:eastAsia="BIZ UDPゴシック"/>
        </w:rPr>
      </w:pPr>
      <w:r>
        <w:rPr>
          <w:rFonts w:ascii="BIZ UDPゴシック" w:hAnsi="BIZ UDPゴシック" w:eastAsia="BIZ UDPゴシック"/>
          <w:sz w:val="22"/>
          <w:szCs w:val="22"/>
        </w:rPr>
        <w:t>デロイトトーマツベンチャーサポート株式会社　御中</w:t>
      </w:r>
    </w:p>
    <w:p>
      <w:pPr>
        <w:pStyle w:val="Normal"/>
        <w:spacing w:lineRule="auto" w:line="396" w:before="0" w:after="80"/>
        <w:jc w:val="center"/>
        <w:rPr>
          <w:rFonts w:ascii="BIZ UDPゴシック" w:hAnsi="BIZ UDPゴシック" w:eastAsia="BIZ UDPゴシック"/>
        </w:rPr>
      </w:pPr>
      <w:r>
        <w:rPr>
          <w:rFonts w:ascii="BIZ UDPゴシック" w:hAnsi="BIZ UDPゴシック" w:eastAsia="BIZ UDPゴシック"/>
          <w:b/>
          <w:bCs/>
          <w:sz w:val="32"/>
          <w:szCs w:val="32"/>
        </w:rPr>
        <w:t>意　向　表　明　書</w:t>
      </w:r>
    </w:p>
    <w:p>
      <w:pPr>
        <w:pStyle w:val="Normal"/>
        <w:spacing w:lineRule="auto" w:line="300" w:before="0" w:after="40"/>
        <w:jc w:val="right"/>
        <w:rPr>
          <w:rFonts w:ascii="BIZ UDPゴシック" w:hAnsi="BIZ UDPゴシック" w:eastAsia="BIZ UDPゴシック"/>
          <w:sz w:val="20"/>
          <w:szCs w:val="20"/>
        </w:rPr>
      </w:pPr>
      <w:r>
        <w:rPr>
          <w:rFonts w:ascii="BIZ UDPゴシック" w:hAnsi="BIZ UDPゴシック" w:eastAsia="BIZ UDPゴシック"/>
          <w:sz w:val="20"/>
          <w:szCs w:val="20"/>
        </w:rPr>
        <w:t>東京都港区六本木</w:t>
      </w:r>
      <w:r>
        <w:rPr>
          <w:rFonts w:eastAsia="BIZ UDPゴシック" w:ascii="BIZ UDPゴシック" w:hAnsi="BIZ UDPゴシック"/>
          <w:sz w:val="20"/>
          <w:szCs w:val="20"/>
        </w:rPr>
        <w:t>4-12-8</w:t>
      </w:r>
      <w:r>
        <w:rPr>
          <w:rFonts w:ascii="BIZ UDPゴシック" w:hAnsi="BIZ UDPゴシック" w:eastAsia="BIZ UDPゴシック"/>
          <w:sz w:val="20"/>
          <w:szCs w:val="20"/>
        </w:rPr>
        <w:t>　</w:t>
      </w:r>
    </w:p>
    <w:p>
      <w:pPr>
        <w:pStyle w:val="Normal"/>
        <w:spacing w:lineRule="auto" w:line="300" w:before="0" w:after="40"/>
        <w:jc w:val="right"/>
        <w:rPr>
          <w:rFonts w:ascii="BIZ UDPゴシック" w:hAnsi="BIZ UDPゴシック" w:eastAsia="BIZ UDPゴシック"/>
        </w:rPr>
      </w:pPr>
      <w:r>
        <w:rPr>
          <w:rFonts w:ascii="BIZ UDPゴシック" w:hAnsi="BIZ UDPゴシック" w:eastAsia="BIZ UDPゴシック"/>
          <w:sz w:val="20"/>
          <w:szCs w:val="20"/>
        </w:rPr>
        <w:t>第六</w:t>
      </w:r>
      <w:r>
        <w:rPr>
          <w:rFonts w:eastAsia="BIZ UDPゴシック" w:ascii="BIZ UDPゴシック" w:hAnsi="BIZ UDPゴシック"/>
          <w:sz w:val="20"/>
          <w:szCs w:val="20"/>
        </w:rPr>
        <w:t>DMJ</w:t>
      </w:r>
      <w:r>
        <w:rPr>
          <w:rFonts w:ascii="BIZ UDPゴシック" w:hAnsi="BIZ UDPゴシック" w:eastAsia="BIZ UDPゴシック"/>
          <w:sz w:val="20"/>
          <w:szCs w:val="20"/>
        </w:rPr>
        <w:t>ビル</w:t>
      </w:r>
      <w:r>
        <w:rPr>
          <w:rFonts w:eastAsia="BIZ UDPゴシック" w:ascii="BIZ UDPゴシック" w:hAnsi="BIZ UDPゴシック"/>
          <w:sz w:val="20"/>
          <w:szCs w:val="20"/>
        </w:rPr>
        <w:t>2</w:t>
      </w:r>
      <w:r>
        <w:rPr>
          <w:rFonts w:ascii="BIZ UDPゴシック" w:hAnsi="BIZ UDPゴシック" w:eastAsia="BIZ UDPゴシック"/>
          <w:sz w:val="20"/>
          <w:szCs w:val="20"/>
        </w:rPr>
        <w:t>階</w:t>
      </w:r>
    </w:p>
    <w:p>
      <w:pPr>
        <w:pStyle w:val="Normal"/>
        <w:spacing w:lineRule="auto" w:line="300" w:before="0" w:after="40"/>
        <w:jc w:val="right"/>
        <w:rPr>
          <w:rFonts w:ascii="BIZ UDPゴシック" w:hAnsi="BIZ UDPゴシック" w:eastAsia="BIZ UDPゴシック"/>
        </w:rPr>
      </w:pPr>
      <w:r>
        <w:rPr>
          <w:rFonts w:ascii="BIZ UDPゴシック" w:hAnsi="BIZ UDPゴシック" w:eastAsia="BIZ UDPゴシック"/>
          <w:sz w:val="22"/>
          <w:szCs w:val="22"/>
        </w:rPr>
        <w:t>株式会社</w:t>
      </w:r>
      <w:r>
        <w:rPr>
          <w:rFonts w:eastAsia="BIZ UDPゴシック" w:ascii="BIZ UDPゴシック" w:hAnsi="BIZ UDPゴシック"/>
          <w:sz w:val="22"/>
          <w:szCs w:val="22"/>
        </w:rPr>
        <w:t>WineBank</w:t>
      </w:r>
    </w:p>
    <w:p>
      <w:pPr>
        <w:pStyle w:val="Normal"/>
        <w:spacing w:lineRule="auto" w:line="300" w:before="0" w:after="400"/>
        <w:jc w:val="right"/>
        <w:rPr>
          <w:rFonts w:ascii="BIZ UDPゴシック" w:hAnsi="BIZ UDPゴシック" w:eastAsia="BIZ UDPゴシック"/>
        </w:rPr>
      </w:pPr>
      <w:r>
        <w:rPr>
          <w:rFonts w:ascii="BIZ UDPゴシック" w:hAnsi="BIZ UDPゴシック" w:eastAsia="BIZ UDPゴシック"/>
        </w:rPr>
        <w:t>代表取締役　中野　邦人</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拝啓　時下ますますご清栄のこととお慶び申し上げます。平素は格別のご高配を賜り、厚く御礼申し上げます。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このたびは、株式会社プティ・ボノム（以下「対象会社」といいます。）の株式譲渡に関する検討の機会を賜り、また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22</w:t>
      </w:r>
      <w:r>
        <w:rPr>
          <w:rFonts w:ascii="BIZ UDPゴシック" w:hAnsi="BIZ UDPゴシック" w:eastAsia="BIZ UDPゴシック"/>
        </w:rPr>
        <w:t>日には岸田周三様との面談の機会を頂戴し、誠にありがとうございました。当社は、</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8</w:t>
      </w:r>
      <w:r>
        <w:rPr>
          <w:rFonts w:ascii="BIZ UDPゴシック" w:hAnsi="BIZ UDPゴシック" w:eastAsia="BIZ UDPゴシック"/>
        </w:rPr>
        <w:t>月付「意向表明書ご提出に関するご案内」（以下「本ご案内」といいます。）の内容をすべて了承したうえで、本件取引（以下「本件」といいます。）への参加を強く希望し、本書を提出いたします。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本書は、本ご案内Ⅰに定めるとおり法的拘束力を有するものではなく、最終的な意思決定はデュー・ディリジェンス（以下「</w:t>
      </w:r>
      <w:r>
        <w:rPr>
          <w:rFonts w:eastAsia="BIZ UDPゴシック" w:ascii="BIZ UDPゴシック" w:hAnsi="BIZ UDPゴシック"/>
        </w:rPr>
        <w:t>DD</w:t>
      </w:r>
      <w:r>
        <w:rPr>
          <w:rFonts w:ascii="BIZ UDPゴシック" w:hAnsi="BIZ UDPゴシック" w:eastAsia="BIZ UDPゴシック"/>
        </w:rPr>
        <w:t>」といいます。）の結果および当社の社内手続を経て行われるものであることを、念のため申し添えます。</w:t>
      </w:r>
    </w:p>
    <w:p>
      <w:pPr>
        <w:pStyle w:val="Normal"/>
        <w:spacing w:lineRule="auto" w:line="300" w:before="0" w:after="200"/>
        <w:jc w:val="right"/>
        <w:rPr>
          <w:rFonts w:ascii="BIZ UDPゴシック" w:hAnsi="BIZ UDPゴシック" w:eastAsia="BIZ UDPゴシック"/>
        </w:rPr>
      </w:pPr>
      <w:r>
        <w:rPr>
          <w:rFonts w:ascii="BIZ UDPゴシック" w:hAnsi="BIZ UDPゴシック" w:eastAsia="BIZ UDPゴシック"/>
        </w:rPr>
        <w:t>敬具</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w:t>
      </w:r>
      <w:r>
        <w:rPr>
          <w:rFonts w:ascii="BIZ UDPゴシック" w:hAnsi="BIZ UDPゴシック" w:eastAsia="BIZ UDPゴシック"/>
          <w:b/>
          <w:bCs/>
          <w:sz w:val="22"/>
          <w:szCs w:val="22"/>
        </w:rPr>
        <w:t>．当社概要</w:t>
      </w:r>
    </w:p>
    <w:tbl>
      <w:tblPr>
        <w:tblW w:w="10201"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900"/>
        <w:gridCol w:w="8300"/>
      </w:tblGrid>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商号</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株式会社</w:t>
            </w:r>
            <w:r>
              <w:rPr>
                <w:rFonts w:eastAsia="BIZ UDPゴシック" w:ascii="BIZ UDPゴシック" w:hAnsi="BIZ UDPゴシック"/>
                <w:sz w:val="20"/>
                <w:szCs w:val="20"/>
              </w:rPr>
              <w:t>WineBank</w:t>
            </w:r>
            <w:r>
              <w:rPr>
                <w:rFonts w:ascii="BIZ UDPゴシック" w:hAnsi="BIZ UDPゴシック" w:eastAsia="BIZ UDPゴシック"/>
                <w:sz w:val="20"/>
                <w:szCs w:val="20"/>
              </w:rPr>
              <w:t>（旧商号：有限会社中村）</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所在地</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w:t>
            </w:r>
            <w:r>
              <w:rPr>
                <w:rFonts w:eastAsia="BIZ UDPゴシック" w:ascii="BIZ UDPゴシック" w:hAnsi="BIZ UDPゴシック"/>
                <w:sz w:val="20"/>
                <w:szCs w:val="20"/>
              </w:rPr>
              <w:t>106-0032</w:t>
            </w:r>
            <w:r>
              <w:rPr>
                <w:rFonts w:ascii="BIZ UDPゴシック" w:hAnsi="BIZ UDPゴシック" w:eastAsia="BIZ UDPゴシック"/>
                <w:sz w:val="20"/>
                <w:szCs w:val="20"/>
              </w:rPr>
              <w:t>　東京都港区六本木</w:t>
            </w:r>
            <w:r>
              <w:rPr>
                <w:rFonts w:eastAsia="BIZ UDPゴシック" w:ascii="BIZ UDPゴシック" w:hAnsi="BIZ UDPゴシック"/>
                <w:sz w:val="20"/>
                <w:szCs w:val="20"/>
              </w:rPr>
              <w:t>4-12-8</w:t>
            </w:r>
            <w:r>
              <w:rPr>
                <w:rFonts w:ascii="BIZ UDPゴシック" w:hAnsi="BIZ UDPゴシック" w:eastAsia="BIZ UDPゴシック"/>
                <w:sz w:val="20"/>
                <w:szCs w:val="20"/>
              </w:rPr>
              <w:t>　第六</w:t>
            </w:r>
            <w:r>
              <w:rPr>
                <w:rFonts w:eastAsia="BIZ UDPゴシック" w:ascii="BIZ UDPゴシック" w:hAnsi="BIZ UDPゴシック"/>
                <w:sz w:val="20"/>
                <w:szCs w:val="20"/>
              </w:rPr>
              <w:t>DMJ</w:t>
            </w:r>
            <w:r>
              <w:rPr>
                <w:rFonts w:ascii="BIZ UDPゴシック" w:hAnsi="BIZ UDPゴシック" w:eastAsia="BIZ UDPゴシック"/>
                <w:sz w:val="20"/>
                <w:szCs w:val="20"/>
              </w:rPr>
              <w:t>ビル</w:t>
            </w:r>
            <w:r>
              <w:rPr>
                <w:rFonts w:eastAsia="BIZ UDPゴシック" w:ascii="BIZ UDPゴシック" w:hAnsi="BIZ UDPゴシック"/>
                <w:sz w:val="20"/>
                <w:szCs w:val="20"/>
              </w:rPr>
              <w:t>2</w:t>
            </w:r>
            <w:r>
              <w:rPr>
                <w:rFonts w:ascii="BIZ UDPゴシック" w:hAnsi="BIZ UDPゴシック" w:eastAsia="BIZ UDPゴシック"/>
                <w:sz w:val="20"/>
                <w:szCs w:val="20"/>
              </w:rPr>
              <w:t>階</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代表者</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代表取締役　中野　邦人</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設立（創業）</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1970</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月（北海道札幌市）</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資本金</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4</w:t>
            </w:r>
            <w:r>
              <w:rPr>
                <w:rFonts w:ascii="BIZ UDPゴシック" w:hAnsi="BIZ UDPゴシック" w:eastAsia="BIZ UDPゴシック"/>
                <w:sz w:val="20"/>
                <w:szCs w:val="20"/>
              </w:rPr>
              <w:t>億</w:t>
            </w:r>
            <w:r>
              <w:rPr>
                <w:rFonts w:eastAsia="BIZ UDPゴシック" w:ascii="BIZ UDPゴシック" w:hAnsi="BIZ UDPゴシック"/>
                <w:sz w:val="20"/>
                <w:szCs w:val="20"/>
              </w:rPr>
              <w:t>3,716</w:t>
            </w:r>
            <w:r>
              <w:rPr>
                <w:rFonts w:ascii="BIZ UDPゴシック" w:hAnsi="BIZ UDPゴシック" w:eastAsia="BIZ UDPゴシック"/>
                <w:sz w:val="20"/>
                <w:szCs w:val="20"/>
              </w:rPr>
              <w:t>万</w:t>
            </w:r>
            <w:r>
              <w:rPr>
                <w:rFonts w:eastAsia="BIZ UDPゴシック" w:ascii="BIZ UDPゴシック" w:hAnsi="BIZ UDPゴシック"/>
                <w:sz w:val="20"/>
                <w:szCs w:val="20"/>
              </w:rPr>
              <w:t>9</w:t>
            </w:r>
            <w:r>
              <w:rPr>
                <w:rFonts w:ascii="BIZ UDPゴシック" w:hAnsi="BIZ UDPゴシック" w:eastAsia="BIZ UDPゴシック"/>
                <w:sz w:val="20"/>
                <w:szCs w:val="20"/>
              </w:rPr>
              <w:t>千円（資本準備金を含む。</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月期末後の増資後）</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主要株主</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マネーフォワードベンチャーパートナーズ株式会社、株式会社ベクトル、寺田倉庫株式会社、株式会社</w:t>
            </w:r>
            <w:r>
              <w:rPr>
                <w:rFonts w:eastAsia="BIZ UDPゴシック" w:ascii="BIZ UDPゴシック" w:hAnsi="BIZ UDPゴシック"/>
                <w:sz w:val="20"/>
                <w:szCs w:val="20"/>
              </w:rPr>
              <w:t>PrivateBANK</w:t>
            </w:r>
            <w:r>
              <w:rPr>
                <w:rFonts w:ascii="BIZ UDPゴシック" w:hAnsi="BIZ UDPゴシック" w:eastAsia="BIZ UDPゴシック"/>
                <w:sz w:val="20"/>
                <w:szCs w:val="20"/>
              </w:rPr>
              <w:t>、及び経営陣</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事業概要</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ワインを中心とした酒類販売、レストラン／ワイン卸事業、</w:t>
            </w:r>
            <w:r>
              <w:rPr>
                <w:rFonts w:eastAsia="BIZ UDPゴシック" w:ascii="BIZ UDPゴシック" w:hAnsi="BIZ UDPゴシック"/>
                <w:sz w:val="20"/>
                <w:szCs w:val="20"/>
              </w:rPr>
              <w:t>Wine×Technology</w:t>
            </w:r>
            <w:r>
              <w:rPr>
                <w:rFonts w:ascii="BIZ UDPゴシック" w:hAnsi="BIZ UDPゴシック" w:eastAsia="BIZ UDPゴシック"/>
                <w:sz w:val="20"/>
                <w:szCs w:val="20"/>
              </w:rPr>
              <w:t>事業（所有ワインのクラウド管理、マーケットプレイス、ワインファンド）、会員制ワインサロン事業</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グループ業績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 グループ売上高</w:t>
            </w:r>
            <w:r>
              <w:rPr>
                <w:rFonts w:eastAsia="BIZ UDPゴシック" w:ascii="BIZ UDPゴシック" w:hAnsi="BIZ UDPゴシック"/>
                <w:sz w:val="20"/>
                <w:szCs w:val="20"/>
              </w:rPr>
              <w:t>65</w:t>
            </w:r>
            <w:r>
              <w:rPr>
                <w:rFonts w:ascii="BIZ UDPゴシック" w:hAnsi="BIZ UDPゴシック" w:eastAsia="BIZ UDPゴシック"/>
                <w:sz w:val="20"/>
                <w:szCs w:val="20"/>
              </w:rPr>
              <w:t>億円、</w:t>
            </w: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 同</w:t>
            </w:r>
            <w:r>
              <w:rPr>
                <w:rFonts w:eastAsia="BIZ UDPゴシック" w:ascii="BIZ UDPゴシック" w:hAnsi="BIZ UDPゴシック"/>
                <w:sz w:val="20"/>
                <w:szCs w:val="20"/>
              </w:rPr>
              <w:t>70</w:t>
            </w:r>
            <w:r>
              <w:rPr>
                <w:rFonts w:ascii="BIZ UDPゴシック" w:hAnsi="BIZ UDPゴシック" w:eastAsia="BIZ UDPゴシック"/>
                <w:sz w:val="20"/>
                <w:szCs w:val="20"/>
              </w:rPr>
              <w:t>億円超の見込み</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グループ会社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株式会社アピシウス（</w:t>
            </w:r>
            <w:r>
              <w:rPr>
                <w:rFonts w:eastAsia="BIZ UDPゴシック" w:ascii="BIZ UDPゴシック" w:hAnsi="BIZ UDPゴシック"/>
                <w:sz w:val="20"/>
                <w:szCs w:val="20"/>
              </w:rPr>
              <w:t>2024</w:t>
            </w:r>
            <w:r>
              <w:rPr>
                <w:rFonts w:ascii="BIZ UDPゴシック" w:hAnsi="BIZ UDPゴシック" w:eastAsia="BIZ UDPゴシック"/>
                <w:sz w:val="20"/>
                <w:szCs w:val="20"/>
              </w:rPr>
              <w:t>年</w:t>
            </w:r>
            <w:r>
              <w:rPr>
                <w:rFonts w:eastAsia="BIZ UDPゴシック" w:ascii="BIZ UDPゴシック" w:hAnsi="BIZ UDPゴシック"/>
                <w:sz w:val="20"/>
                <w:szCs w:val="20"/>
              </w:rPr>
              <w:t>6</w:t>
            </w:r>
            <w:r>
              <w:rPr>
                <w:rFonts w:ascii="BIZ UDPゴシック" w:hAnsi="BIZ UDPゴシック" w:eastAsia="BIZ UDPゴシック"/>
                <w:sz w:val="20"/>
                <w:szCs w:val="20"/>
              </w:rPr>
              <w:t>月に</w:t>
            </w:r>
            <w:r>
              <w:rPr>
                <w:rFonts w:eastAsia="BIZ UDPゴシック" w:ascii="BIZ UDPゴシック" w:hAnsi="BIZ UDPゴシック"/>
                <w:sz w:val="20"/>
                <w:szCs w:val="20"/>
              </w:rPr>
              <w:t>100%</w:t>
            </w:r>
            <w:r>
              <w:rPr>
                <w:rFonts w:ascii="BIZ UDPゴシック" w:hAnsi="BIZ UDPゴシック" w:eastAsia="BIZ UDPゴシック"/>
                <w:sz w:val="20"/>
                <w:szCs w:val="20"/>
              </w:rPr>
              <w:t>取得）。東京・銀座にて、創業</w:t>
            </w:r>
            <w:r>
              <w:rPr>
                <w:rFonts w:eastAsia="BIZ UDPゴシック" w:ascii="BIZ UDPゴシック" w:hAnsi="BIZ UDPゴシック"/>
                <w:sz w:val="20"/>
                <w:szCs w:val="20"/>
              </w:rPr>
              <w:t>40</w:t>
            </w:r>
            <w:r>
              <w:rPr>
                <w:rFonts w:ascii="BIZ UDPゴシック" w:hAnsi="BIZ UDPゴシック" w:eastAsia="BIZ UDPゴシック"/>
                <w:sz w:val="20"/>
                <w:szCs w:val="20"/>
              </w:rPr>
              <w:t>年を超えるグランメゾンを運営しております。承継の実績は本書</w:t>
            </w:r>
            <w:r>
              <w:rPr>
                <w:rFonts w:eastAsia="BIZ UDPゴシック" w:ascii="BIZ UDPゴシック" w:hAnsi="BIZ UDPゴシック"/>
                <w:sz w:val="20"/>
                <w:szCs w:val="20"/>
              </w:rPr>
              <w:t>13</w:t>
            </w:r>
            <w:r>
              <w:rPr>
                <w:rFonts w:ascii="BIZ UDPゴシック" w:hAnsi="BIZ UDPゴシック" w:eastAsia="BIZ UDPゴシック"/>
                <w:sz w:val="20"/>
                <w:szCs w:val="20"/>
              </w:rPr>
              <w:t>項をご参照ください。その他</w:t>
            </w:r>
            <w:r>
              <w:rPr>
                <w:rFonts w:eastAsia="BIZ UDPゴシック" w:ascii="BIZ UDPゴシック" w:hAnsi="BIZ UDPゴシック"/>
                <w:sz w:val="20"/>
                <w:szCs w:val="20"/>
              </w:rPr>
              <w:t>6</w:t>
            </w:r>
            <w:r>
              <w:rPr>
                <w:rFonts w:ascii="BIZ UDPゴシック" w:hAnsi="BIZ UDPゴシック" w:eastAsia="BIZ UDPゴシック"/>
                <w:sz w:val="20"/>
                <w:szCs w:val="20"/>
              </w:rPr>
              <w:t>社</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直近業績</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月期（単体）の売上高</w:t>
            </w:r>
            <w:r>
              <w:rPr>
                <w:rFonts w:eastAsia="BIZ UDPゴシック" w:ascii="BIZ UDPゴシック" w:hAnsi="BIZ UDPゴシック"/>
                <w:sz w:val="20"/>
                <w:szCs w:val="20"/>
              </w:rPr>
              <w:t>7</w:t>
            </w:r>
            <w:r>
              <w:rPr>
                <w:rFonts w:ascii="BIZ UDPゴシック" w:hAnsi="BIZ UDPゴシック" w:eastAsia="BIZ UDPゴシック"/>
                <w:sz w:val="20"/>
                <w:szCs w:val="20"/>
              </w:rPr>
              <w:t>億</w:t>
            </w:r>
            <w:r>
              <w:rPr>
                <w:rFonts w:eastAsia="BIZ UDPゴシック" w:ascii="BIZ UDPゴシック" w:hAnsi="BIZ UDPゴシック"/>
                <w:sz w:val="20"/>
                <w:szCs w:val="20"/>
              </w:rPr>
              <w:t>5,286</w:t>
            </w:r>
            <w:r>
              <w:rPr>
                <w:rFonts w:ascii="BIZ UDPゴシック" w:hAnsi="BIZ UDPゴシック" w:eastAsia="BIZ UDPゴシック"/>
                <w:sz w:val="20"/>
                <w:szCs w:val="20"/>
              </w:rPr>
              <w:t>万円・営業利益</w:t>
            </w:r>
            <w:r>
              <w:rPr>
                <w:rFonts w:eastAsia="BIZ UDPゴシック" w:ascii="BIZ UDPゴシック" w:hAnsi="BIZ UDPゴシック"/>
                <w:sz w:val="20"/>
                <w:szCs w:val="20"/>
              </w:rPr>
              <w:t>251</w:t>
            </w:r>
            <w:r>
              <w:rPr>
                <w:rFonts w:ascii="BIZ UDPゴシック" w:hAnsi="BIZ UDPゴシック" w:eastAsia="BIZ UDPゴシック"/>
                <w:sz w:val="20"/>
                <w:szCs w:val="20"/>
              </w:rPr>
              <w:t>万円・純資産</w:t>
            </w:r>
            <w:r>
              <w:rPr>
                <w:rFonts w:eastAsia="BIZ UDPゴシック" w:ascii="BIZ UDPゴシック" w:hAnsi="BIZ UDPゴシック"/>
                <w:sz w:val="20"/>
                <w:szCs w:val="20"/>
              </w:rPr>
              <w:t>2</w:t>
            </w:r>
            <w:r>
              <w:rPr>
                <w:rFonts w:ascii="BIZ UDPゴシック" w:hAnsi="BIZ UDPゴシック" w:eastAsia="BIZ UDPゴシック"/>
                <w:sz w:val="20"/>
                <w:szCs w:val="20"/>
              </w:rPr>
              <w:t>億</w:t>
            </w:r>
            <w:r>
              <w:rPr>
                <w:rFonts w:eastAsia="BIZ UDPゴシック" w:ascii="BIZ UDPゴシック" w:hAnsi="BIZ UDPゴシック"/>
                <w:sz w:val="20"/>
                <w:szCs w:val="20"/>
              </w:rPr>
              <w:t>1,175</w:t>
            </w:r>
            <w:r>
              <w:rPr>
                <w:rFonts w:ascii="BIZ UDPゴシック" w:hAnsi="BIZ UDPゴシック" w:eastAsia="BIZ UDPゴシック"/>
                <w:sz w:val="20"/>
                <w:szCs w:val="20"/>
              </w:rPr>
              <w:t>万円</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財務内容</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別紙</w:t>
            </w:r>
            <w:r>
              <w:rPr>
                <w:rFonts w:eastAsia="BIZ UDPゴシック" w:ascii="BIZ UDPゴシック" w:hAnsi="BIZ UDPゴシック"/>
                <w:sz w:val="20"/>
                <w:szCs w:val="20"/>
              </w:rPr>
              <w:t>2</w:t>
            </w:r>
            <w:r>
              <w:rPr>
                <w:rFonts w:ascii="BIZ UDPゴシック" w:hAnsi="BIZ UDPゴシック" w:eastAsia="BIZ UDPゴシック"/>
                <w:sz w:val="20"/>
                <w:szCs w:val="20"/>
              </w:rPr>
              <w:t>の貸借対照表及び損益計算書（</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月期）をご参照ください。参考として、株式会社アピシウスの</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月期の貸借対照表及び損益計算書も併せて掲載しております。</w:t>
            </w:r>
          </w:p>
        </w:tc>
      </w:tr>
      <w:tr>
        <w:trPr>
          <w:cantSplit w:val="true"/>
        </w:trPr>
        <w:tc>
          <w:tcPr>
            <w:tcW w:w="19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URL</w:t>
            </w:r>
          </w:p>
        </w:tc>
        <w:tc>
          <w:tcPr>
            <w:tcW w:w="83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https://corp.wine-bank.co.jp/company/</w:t>
            </w:r>
          </w:p>
        </w:tc>
      </w:tr>
    </w:tbl>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color w:val="595959"/>
          <w:sz w:val="19"/>
          <w:szCs w:val="19"/>
        </w:rPr>
        <w:t>※</w:t>
      </w:r>
      <w:r>
        <w:rPr>
          <w:rFonts w:ascii="BIZ UDPゴシック" w:hAnsi="BIZ UDPゴシック" w:eastAsia="BIZ UDPゴシック"/>
          <w:color w:val="595959"/>
          <w:sz w:val="19"/>
          <w:szCs w:val="19"/>
        </w:rPr>
        <w:t>　当社の会社案内（株式会社アピシウスの承継実績を含みます）を別紙</w:t>
      </w:r>
      <w:r>
        <w:rPr>
          <w:rFonts w:eastAsia="BIZ UDPゴシック" w:ascii="BIZ UDPゴシック" w:hAnsi="BIZ UDPゴシック"/>
          <w:color w:val="595959"/>
          <w:sz w:val="19"/>
          <w:szCs w:val="19"/>
        </w:rPr>
        <w:t>1</w:t>
      </w:r>
      <w:r>
        <w:rPr>
          <w:rFonts w:ascii="BIZ UDPゴシック" w:hAnsi="BIZ UDPゴシック" w:eastAsia="BIZ UDPゴシック"/>
          <w:color w:val="595959"/>
          <w:sz w:val="19"/>
          <w:szCs w:val="19"/>
        </w:rPr>
        <w:t>、</w:t>
      </w:r>
      <w:r>
        <w:rPr>
          <w:rFonts w:eastAsia="BIZ UDPゴシック" w:ascii="BIZ UDPゴシック" w:hAnsi="BIZ UDPゴシック"/>
          <w:color w:val="595959"/>
          <w:sz w:val="19"/>
          <w:szCs w:val="19"/>
        </w:rPr>
        <w:t>2025</w:t>
      </w:r>
      <w:r>
        <w:rPr>
          <w:rFonts w:ascii="BIZ UDPゴシック" w:hAnsi="BIZ UDPゴシック" w:eastAsia="BIZ UDPゴシック"/>
          <w:color w:val="595959"/>
          <w:sz w:val="19"/>
          <w:szCs w:val="19"/>
        </w:rPr>
        <w:t>年</w:t>
      </w:r>
      <w:r>
        <w:rPr>
          <w:rFonts w:eastAsia="BIZ UDPゴシック" w:ascii="BIZ UDPゴシック" w:hAnsi="BIZ UDPゴシック"/>
          <w:color w:val="595959"/>
          <w:sz w:val="19"/>
          <w:szCs w:val="19"/>
        </w:rPr>
        <w:t>9</w:t>
      </w:r>
      <w:r>
        <w:rPr>
          <w:rFonts w:ascii="BIZ UDPゴシック" w:hAnsi="BIZ UDPゴシック" w:eastAsia="BIZ UDPゴシック"/>
          <w:color w:val="595959"/>
          <w:sz w:val="19"/>
          <w:szCs w:val="19"/>
        </w:rPr>
        <w:t>月期の貸借対照表及び損益計算書（抜粋。参考として株式会社アピシウスの</w:t>
      </w:r>
      <w:r>
        <w:rPr>
          <w:rFonts w:eastAsia="BIZ UDPゴシック" w:ascii="BIZ UDPゴシック" w:hAnsi="BIZ UDPゴシック"/>
          <w:color w:val="595959"/>
          <w:sz w:val="19"/>
          <w:szCs w:val="19"/>
        </w:rPr>
        <w:t>2025</w:t>
      </w:r>
      <w:r>
        <w:rPr>
          <w:rFonts w:ascii="BIZ UDPゴシック" w:hAnsi="BIZ UDPゴシック" w:eastAsia="BIZ UDPゴシック"/>
          <w:color w:val="595959"/>
          <w:sz w:val="19"/>
          <w:szCs w:val="19"/>
        </w:rPr>
        <w:t>年</w:t>
      </w:r>
      <w:r>
        <w:rPr>
          <w:rFonts w:eastAsia="BIZ UDPゴシック" w:ascii="BIZ UDPゴシック" w:hAnsi="BIZ UDPゴシック"/>
          <w:color w:val="595959"/>
          <w:sz w:val="19"/>
          <w:szCs w:val="19"/>
        </w:rPr>
        <w:t>12</w:t>
      </w:r>
      <w:r>
        <w:rPr>
          <w:rFonts w:ascii="BIZ UDPゴシック" w:hAnsi="BIZ UDPゴシック" w:eastAsia="BIZ UDPゴシック"/>
          <w:color w:val="595959"/>
          <w:sz w:val="19"/>
          <w:szCs w:val="19"/>
        </w:rPr>
        <w:t>月期を含みます）を別紙</w:t>
      </w:r>
      <w:r>
        <w:rPr>
          <w:rFonts w:eastAsia="BIZ UDPゴシック" w:ascii="BIZ UDPゴシック" w:hAnsi="BIZ UDPゴシック"/>
          <w:color w:val="595959"/>
          <w:sz w:val="19"/>
          <w:szCs w:val="19"/>
        </w:rPr>
        <w:t>2</w:t>
      </w:r>
      <w:r>
        <w:rPr>
          <w:rFonts w:ascii="BIZ UDPゴシック" w:hAnsi="BIZ UDPゴシック" w:eastAsia="BIZ UDPゴシック"/>
          <w:color w:val="595959"/>
          <w:sz w:val="19"/>
          <w:szCs w:val="19"/>
        </w:rPr>
        <w:t>として添付いたします。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2</w:t>
      </w:r>
      <w:r>
        <w:rPr>
          <w:rFonts w:ascii="BIZ UDPゴシック" w:hAnsi="BIZ UDPゴシック" w:eastAsia="BIZ UDPゴシック"/>
          <w:b/>
          <w:bCs/>
          <w:sz w:val="22"/>
          <w:szCs w:val="22"/>
        </w:rPr>
        <w:t>．本件取引に関する意向表明</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当社は、本ご案内の内容をすべて了承したうえで、本件に強い興味を有しており、対象会社の全株式を譲り受けることを希望いたします。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対象会社に興味・関心を持った理由・背景</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当社は、ワインの仕入・流通を本業としつつ、自らもレストランを運営する事業者です。その立場から見たとき、対象会社は国内最高峰のガストロノミーであるにとどまらず、</w:t>
      </w:r>
      <w:r>
        <w:rPr>
          <w:rFonts w:eastAsia="BIZ UDPゴシック" w:ascii="BIZ UDPゴシック" w:hAnsi="BIZ UDPゴシック"/>
        </w:rPr>
        <w:t>19</w:t>
      </w:r>
      <w:r>
        <w:rPr>
          <w:rFonts w:ascii="BIZ UDPゴシック" w:hAnsi="BIZ UDPゴシック" w:eastAsia="BIZ UDPゴシック"/>
        </w:rPr>
        <w:t>年連続でミシュラン三つ星を保持してこられた信頼のもとに、正規の仕入先から希少銘柄の配分を継続的に受けてこられた、国内でも稀有な存在であると理解しております。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が最も強く印象を受けましたのは、数字そのものではなく、その数字を成立させている考え方でした。力を入れるのは料理であり、それ以外には意図的にコストをかけない。やること・やらないことを明確に区分することで、フランス料理店として稀有な利益率を実現しておられる。</w:t>
      </w:r>
      <w:r>
        <w:rPr>
          <w:rFonts w:eastAsia="BIZ UDPゴシック" w:ascii="BIZ UDPゴシック" w:hAnsi="BIZ UDPゴシック"/>
        </w:rPr>
        <w:t>20</w:t>
      </w:r>
      <w:r>
        <w:rPr>
          <w:rFonts w:ascii="BIZ UDPゴシック" w:hAnsi="BIZ UDPゴシック" w:eastAsia="BIZ UDPゴシック"/>
        </w:rPr>
        <w:t>年にわたり増収増益を継続し、宣伝費を一度もかけることなくこの水準を築いてこられたことに、当社は深い敬意を抱いております。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ワインを扱う者として、当社は常に一つのことを考えてまいりました。一本のワインは、生産者の畑で生まれ、海を渡り、長い時間をかけて保管され、流通を経て、最後に食卓で開けられたときに初めてその価値を完結させます。当社は創業以来、その道のりのうち仕入・保管・流通を担ってまいりましたが、最後の一皿と一杯が出会う場所については、敬意をもって見つめる立場にございました。対象会社は、その場所の日本における頂点であると考え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当社にとって対象会社は、収益を目的として取得する事業であると同時に、日本の食文化として守るべき資産であると考えております。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当社の本件取引の目的</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当社の目的は、次の</w:t>
      </w:r>
      <w:r>
        <w:rPr>
          <w:rFonts w:eastAsia="BIZ UDPゴシック" w:ascii="BIZ UDPゴシック" w:hAnsi="BIZ UDPゴシック"/>
        </w:rPr>
        <w:t>3</w:t>
      </w:r>
      <w:r>
        <w:rPr>
          <w:rFonts w:ascii="BIZ UDPゴシック" w:hAnsi="BIZ UDPゴシック" w:eastAsia="BIZ UDPゴシック"/>
        </w:rPr>
        <w:t>点に集約されます。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ミシュラン三つ星の維持を最優先に据え、対象会社の現行の事業運営を変更することなく承継すること。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岸田様のご在任期間中に、後継となる料理長を共同で確保し、対象会社を永続的に発展できる体制へ移行させること。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岸田様が拡張余地としてお示しになった領域のうち、対象会社の本業と三つ星の維持を損なわないものについて、当社の経営資源をもって実現を支援すること。</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短期的な投資回収や、原価・人件費の削減を目的として本件を検討しているものではありません。また、席数の増加や営業日数の増加による増収も企図しておりません。この点は、本書全体を通じてご確認いただけるものと存じ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本件取引を通じて想定されるシナジー効果</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時にも申し上げましたが、当社は、本件において劇的なシナジーが存在するとは考えておりません。岸田様が築かれた対象会社のブランドと運営は既に完成度が高く、外部から加えられるものは限られ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そのうえで、当社がご提供できると考えているものは、次のとおりです。</w:t>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【対象会社側から見たシナジー】</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後継料理長の探索（最優先事項）：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面談において、</w:t>
      </w:r>
      <w:r>
        <w:rPr>
          <w:rFonts w:eastAsia="BIZ UDPゴシック" w:ascii="BIZ UDPゴシック" w:hAnsi="BIZ UDPゴシック"/>
        </w:rPr>
        <w:t>3</w:t>
      </w:r>
      <w:r>
        <w:rPr>
          <w:rFonts w:ascii="BIZ UDPゴシック" w:hAnsi="BIZ UDPゴシック" w:eastAsia="BIZ UDPゴシック"/>
        </w:rPr>
        <w:t>〜</w:t>
      </w:r>
      <w:r>
        <w:rPr>
          <w:rFonts w:eastAsia="BIZ UDPゴシック" w:ascii="BIZ UDPゴシック" w:hAnsi="BIZ UDPゴシック"/>
        </w:rPr>
        <w:t>4</w:t>
      </w:r>
      <w:r>
        <w:rPr>
          <w:rFonts w:ascii="BIZ UDPゴシック" w:hAnsi="BIZ UDPゴシック" w:eastAsia="BIZ UDPゴシック"/>
        </w:rPr>
        <w:t>年後に後任となる人材が現時点ではいらっしゃらないこと、候補として現ご在籍の方、卒業生の方、外部からの招聘の</w:t>
      </w:r>
      <w:r>
        <w:rPr>
          <w:rFonts w:eastAsia="BIZ UDPゴシック" w:ascii="BIZ UDPゴシック" w:hAnsi="BIZ UDPゴシック"/>
        </w:rPr>
        <w:t>3</w:t>
      </w:r>
      <w:r>
        <w:rPr>
          <w:rFonts w:ascii="BIZ UDPゴシック" w:hAnsi="BIZ UDPゴシック" w:eastAsia="BIZ UDPゴシック"/>
        </w:rPr>
        <w:t>通りをお考えであることを伺いました。当社は、その探索を岸田様とご一緒に行いたいと考えております。当社は株式会社アピシウスにおいてグランメゾンの運営を現に行っており、料理人の方々のネットワークを実務として有しております。加えて、ティエリー・マルクス氏との協業を通じたフランス本国のネットワークも活用可能です。候補者の適否を評価するにあたっては、岸田様のご意見を最も重視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ワインリストの補完：</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が保有・調達する希少銘柄およびバックヴィンテージを、対象会社のワインリストに補完的に供給いたします。なお、当社が既存の仕入経路の中間に入り、対象会社の仕入原価を引き上げることは一切想定しておりません。正規仕入先との直接取引関係は、対象会社にとってより有利な条件が得られる場合を除き、現状のまま維持されるべきもの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物販の生産能力の確保：</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ご共有いただいた質疑応答により、チーズケーキの売上が年間約</w:t>
      </w:r>
      <w:r>
        <w:rPr>
          <w:rFonts w:eastAsia="BIZ UDPゴシック" w:ascii="BIZ UDPゴシック" w:hAnsi="BIZ UDPゴシック"/>
        </w:rPr>
        <w:t>7,000</w:t>
      </w:r>
      <w:r>
        <w:rPr>
          <w:rFonts w:ascii="BIZ UDPゴシック" w:hAnsi="BIZ UDPゴシック" w:eastAsia="BIZ UDPゴシック"/>
        </w:rPr>
        <w:t>万円に達し、需要が供給を大きく上回っている状態であり、当社も直接的にお役に立てる領域であると考えております。当社は自社</w:t>
      </w:r>
      <w:r>
        <w:rPr>
          <w:rFonts w:eastAsia="BIZ UDPゴシック" w:ascii="BIZ UDPゴシック" w:hAnsi="BIZ UDPゴシック"/>
        </w:rPr>
        <w:t>EC</w:t>
      </w:r>
      <w:r>
        <w:rPr>
          <w:rFonts w:ascii="BIZ UDPゴシック" w:hAnsi="BIZ UDPゴシック" w:eastAsia="BIZ UDPゴシック"/>
        </w:rPr>
        <w:t>の運営実績を有しており、製造拠点の確保、受注・物流の運営をご提供できます。なお、当社が現に有する輸出入の免許は酒類に係るものであり、洋菓子の輸出について当社が既に許認可を備えているものではございません。海外販売には、輸出先国ごとの要件（乳等を含む製品に係る規制、衛生証明、表示・賞味期限の基準等）への対応と、これに適合する製造拠点の整備が必要となります。当社は、当社が主体となってこれを準備したうえで着手する考え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顧客情報の資産化：</w:t>
      </w:r>
    </w:p>
    <w:p>
      <w:pPr>
        <w:pStyle w:val="Normal"/>
        <w:spacing w:lineRule="auto" w:line="300" w:before="0" w:after="80"/>
        <w:ind w:firstLine="210" w:left="210"/>
        <w:rPr>
          <w:rFonts w:ascii="BIZ UDPゴシック" w:hAnsi="BIZ UDPゴシック" w:eastAsia="BIZ UDPゴシック"/>
        </w:rPr>
      </w:pPr>
      <w:r>
        <w:rPr>
          <w:rFonts w:eastAsia="BIZ UDPゴシック" w:ascii="BIZ UDPゴシック" w:hAnsi="BIZ UDPゴシック"/>
        </w:rPr>
        <w:t>20</w:t>
      </w:r>
      <w:r>
        <w:rPr>
          <w:rFonts w:ascii="BIZ UDPゴシック" w:hAnsi="BIZ UDPゴシック" w:eastAsia="BIZ UDPゴシック"/>
        </w:rPr>
        <w:t>年分のご来店・ご注文の情報について、営業現場のオペレーションを変更することなく、参照可能な形に整備いたします。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設備更新・移転への対応：本書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に記載のとおりです。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【当社側から見たシナジー】</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対象会社との資本関係により、当社のワイン仕入における信用および交渉力が向上すること。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当社グループが運営するグランメゾンにおいて、対象会社の人材育成の考え方に学ぶ機会を得られること。</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当社は、対象会社の仕入・運営に当社の都合を持ち込むことはいたしません。価値は対象会社から当社へ流れるものであり、その逆ではないと考えております。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直接のシナジーを超えて ― 当社が本件に見出している意義</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前項のとおり、当社は本件に劇的なシナジーを見込んでおりません。それでもなお当社が本件に強く惹かれる理由を、率直に申し上げます。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名店を、閉じることなく、切り売りすることなく、次へつなぐこと：</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後継の問題を理由に名店が静かに幕を下ろす例を、当社は業界の内側で見てまいりました。あるいは、数年後の売却を前提とする資本に渡り、店の時間軸とは異なる論理で運営される例もございます。当社は、そのいずれでもない道を示したいと考えております。</w:t>
      </w:r>
    </w:p>
    <w:p>
      <w:pPr>
        <w:pStyle w:val="Normal"/>
        <w:spacing w:lineRule="auto" w:line="300" w:before="0" w:after="80"/>
        <w:ind w:firstLine="210" w:left="210"/>
        <w:rPr>
          <w:rFonts w:ascii="BIZ UDPゴシック" w:hAnsi="BIZ UDPゴシック" w:eastAsia="BIZ UDPゴシック"/>
          <w:b/>
          <w:bCs/>
        </w:rPr>
      </w:pPr>
      <w:r>
        <w:rPr>
          <w:rFonts w:ascii="BIZ UDPゴシック" w:hAnsi="BIZ UDPゴシック" w:eastAsia="BIZ UDPゴシック"/>
          <w:b/>
          <w:bCs/>
        </w:rPr>
        <w:t>当社は対象会社を期限を定めずに保有し、転売は想定しておりません。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技術と、その教え方を次の世代へ：</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岸田様は質疑応答において、高価格帯の料理はほとんどが暗黙知であり、分量ではなく「美味しいとは何か、良い仕事とは何か」を教えなければならず、それを教えられる人は業界全体でもそう多くはない、とお書きになりました。当社は、この一文に本件の核心があると受け止めております。岸田様のご在任の</w:t>
      </w:r>
      <w:r>
        <w:rPr>
          <w:rFonts w:eastAsia="BIZ UDPゴシック" w:ascii="BIZ UDPゴシック" w:hAnsi="BIZ UDPゴシック"/>
        </w:rPr>
        <w:t>3</w:t>
      </w:r>
      <w:r>
        <w:rPr>
          <w:rFonts w:ascii="BIZ UDPゴシック" w:hAnsi="BIZ UDPゴシック" w:eastAsia="BIZ UDPゴシック"/>
        </w:rPr>
        <w:t>年間は、当社にとって事業を引き継ぐ期間である以前に、この教えが次の世代へ移っていく時間であると考えております。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生産者の方々と、働く方々を守ること：</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対象会社が</w:t>
      </w:r>
      <w:r>
        <w:rPr>
          <w:rFonts w:eastAsia="BIZ UDPゴシック" w:ascii="BIZ UDPゴシック" w:hAnsi="BIZ UDPゴシック"/>
        </w:rPr>
        <w:t>20</w:t>
      </w:r>
      <w:r>
        <w:rPr>
          <w:rFonts w:ascii="BIZ UDPゴシック" w:hAnsi="BIZ UDPゴシック" w:eastAsia="BIZ UDPゴシック"/>
        </w:rPr>
        <w:t>年以上をかけて築いてこられた生産者の方々とのつながりは、最高の食材を作る方々にとっての最高の出口でもあります。これを途切れさせないこと、そして</w:t>
      </w:r>
      <w:r>
        <w:rPr>
          <w:rFonts w:eastAsia="BIZ UDPゴシック" w:ascii="BIZ UDPゴシック" w:hAnsi="BIZ UDPゴシック"/>
        </w:rPr>
        <w:t>18</w:t>
      </w:r>
      <w:r>
        <w:rPr>
          <w:rFonts w:ascii="BIZ UDPゴシック" w:hAnsi="BIZ UDPゴシック" w:eastAsia="BIZ UDPゴシック"/>
        </w:rPr>
        <w:t>名の皆様の雇用と待遇をそのまま守ることは、当社にとって本件の目的そのものです。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卒業生の方々が帰ってこられる場所として：</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対象会社は、多くの料理人を独立へと送り出してきた学校でもあります。当社は、アピシウスと対象会社という二つのグランメゾンを通じて、料理人の方々が学び、巣立ち、必要なときには戻ってこられる場所を守りたいと考えております。卒業生の方々とのつながりは、後継の課題においても何より心強い財産であると存じ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伸ばすということについて：</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は、本店を面談時にお聞きしている範囲以上に大きくすることは考えておりません。伸ばすべきは本店の外側であり、それも岸田様ご自身がお示しになった方向に限ります。需要が供給を大きく上回っているチーズケーキの製造体制、そして岸田様が再現性が高いとお考えの一品特化の業態。こうした本店の外側において、対象会社の考え方をより多くの方にお届けすることが、当社の考える成長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当社にとっての意味：</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ワインを扱う者にとって、三つ星と歩みをともにすることは、生産者の方々に対する当社自身の信用を高めることにつながります。ただしそれは、対象会社の仕入経路に当社が入ることによってではなく、当社がこの店にふさわしい存在であり続けることによってのみ得られるものと考えております。</w:t>
      </w:r>
    </w:p>
    <w:p>
      <w:pPr>
        <w:pStyle w:val="Normal"/>
        <w:spacing w:lineRule="auto" w:line="300" w:before="0" w:after="80"/>
        <w:ind w:firstLine="210" w:left="21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当社にとって本件は、利益を得るための取引である以前に、岸田様が</w:t>
      </w:r>
      <w:r>
        <w:rPr>
          <w:rFonts w:eastAsia="BIZ UDPゴシック" w:ascii="BIZ UDPゴシック" w:hAnsi="BIZ UDPゴシック"/>
        </w:rPr>
        <w:t>20</w:t>
      </w:r>
      <w:r>
        <w:rPr>
          <w:rFonts w:ascii="BIZ UDPゴシック" w:hAnsi="BIZ UDPゴシック" w:eastAsia="BIZ UDPゴシック"/>
        </w:rPr>
        <w:t>年をかけて築かれたものを、壊すことなく、次の</w:t>
      </w:r>
      <w:r>
        <w:rPr>
          <w:rFonts w:eastAsia="BIZ UDPゴシック" w:ascii="BIZ UDPゴシック" w:hAnsi="BIZ UDPゴシック"/>
        </w:rPr>
        <w:t>20</w:t>
      </w:r>
      <w:r>
        <w:rPr>
          <w:rFonts w:ascii="BIZ UDPゴシック" w:hAnsi="BIZ UDPゴシック" w:eastAsia="BIZ UDPゴシック"/>
        </w:rPr>
        <w:t>年へお預かりする仕事であると考えております。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(5) </w:t>
      </w:r>
      <w:r>
        <w:rPr>
          <w:rFonts w:ascii="BIZ UDPゴシック" w:hAnsi="BIZ UDPゴシック" w:eastAsia="BIZ UDPゴシック"/>
          <w:b/>
          <w:bCs/>
        </w:rPr>
        <w:t>岸田様のご確認事項に対する当社の考え（要旨）</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貴社アドバイザーを通じて、岸田様が特にご確認されたい点として</w:t>
      </w:r>
      <w:r>
        <w:rPr>
          <w:rFonts w:eastAsia="BIZ UDPゴシック" w:ascii="BIZ UDPゴシック" w:hAnsi="BIZ UDPゴシック"/>
        </w:rPr>
        <w:t>5</w:t>
      </w:r>
      <w:r>
        <w:rPr>
          <w:rFonts w:ascii="BIZ UDPゴシック" w:hAnsi="BIZ UDPゴシック" w:eastAsia="BIZ UDPゴシック"/>
        </w:rPr>
        <w:t>点をお示しいただきました。当社の現時点の考えを要旨として以下にまとめます。詳細は括弧内の各項に記載しております。いずれも現時点の構想であり、具体的な内容と時期は、岸田様と協議のうえ決定させていただきます。</w:t>
      </w:r>
    </w:p>
    <w:tbl>
      <w:tblPr>
        <w:tblW w:w="1006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299"/>
        <w:gridCol w:w="7760"/>
      </w:tblGrid>
      <w:tr>
        <w:trPr>
          <w:cantSplit w:val="true"/>
        </w:trPr>
        <w:tc>
          <w:tcPr>
            <w:tcW w:w="22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ご確認事項</w:t>
            </w:r>
          </w:p>
        </w:tc>
        <w:tc>
          <w:tcPr>
            <w:tcW w:w="776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当社の考え</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1</w:t>
            </w:r>
            <w:r>
              <w:rPr>
                <w:rFonts w:ascii="BIZ UDPゴシック" w:hAnsi="BIZ UDPゴシック" w:eastAsia="BIZ UDPゴシック"/>
                <w:b/>
                <w:bCs/>
                <w:sz w:val="19"/>
                <w:szCs w:val="19"/>
              </w:rPr>
              <w:t>．将来的な運営体制</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3</w:t>
            </w:r>
            <w:r>
              <w:rPr>
                <w:rFonts w:ascii="BIZ UDPゴシック" w:hAnsi="BIZ UDPゴシック" w:eastAsia="BIZ UDPゴシック"/>
                <w:sz w:val="19"/>
                <w:szCs w:val="19"/>
              </w:rPr>
              <w:t>年間は岸田様に料理とブランドの責任者を担っていただき、その間に後継料理長を共同で選定・育成いたします。その後は後継料理長と支配人を中心とする体制へ段階的に移行し、岸田様には監修の形でお力添えをお願いしたいと考えております。当社は経営管理・資金・人材確保の面から支えます（</w:t>
            </w:r>
            <w:r>
              <w:rPr>
                <w:rFonts w:eastAsia="BIZ UDPゴシック" w:ascii="BIZ UDPゴシック" w:hAnsi="BIZ UDPゴシック"/>
                <w:sz w:val="19"/>
                <w:szCs w:val="19"/>
              </w:rPr>
              <w:t>3</w:t>
            </w:r>
            <w:r>
              <w:rPr>
                <w:rFonts w:ascii="BIZ UDPゴシック" w:hAnsi="BIZ UDPゴシック" w:eastAsia="BIZ UDPゴシック"/>
                <w:sz w:val="19"/>
                <w:szCs w:val="19"/>
              </w:rPr>
              <w:t>項</w:t>
            </w:r>
            <w:r>
              <w:rPr>
                <w:rFonts w:eastAsia="BIZ UDPゴシック" w:ascii="BIZ UDPゴシック" w:hAnsi="BIZ UDPゴシック"/>
                <w:sz w:val="19"/>
                <w:szCs w:val="19"/>
              </w:rPr>
              <w:t>(6)</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2</w:t>
            </w:r>
            <w:r>
              <w:rPr>
                <w:rFonts w:ascii="BIZ UDPゴシック" w:hAnsi="BIZ UDPゴシック" w:eastAsia="BIZ UDPゴシック"/>
                <w:b/>
                <w:bCs/>
                <w:sz w:val="19"/>
                <w:szCs w:val="19"/>
              </w:rPr>
              <w:t>．譲渡後の岸田様の役割</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最もお願いしたいのは、本店の料理と品質の維持、および後継者の育成です。本店の多店舗化は行いません。構想としてのブティック店舗および物販（スイーツ）・新業態は、後継料理長の確保後に、味と品質の監修をお願いしたいと考えております。運営の実務は当社が担います（</w:t>
            </w:r>
            <w:r>
              <w:rPr>
                <w:rFonts w:eastAsia="BIZ UDPゴシック" w:ascii="BIZ UDPゴシック" w:hAnsi="BIZ UDPゴシック"/>
                <w:sz w:val="19"/>
                <w:szCs w:val="19"/>
              </w:rPr>
              <w:t>4</w:t>
            </w:r>
            <w:r>
              <w:rPr>
                <w:rFonts w:ascii="BIZ UDPゴシック" w:hAnsi="BIZ UDPゴシック" w:eastAsia="BIZ UDPゴシック"/>
                <w:sz w:val="19"/>
                <w:szCs w:val="19"/>
              </w:rPr>
              <w:t>項</w:t>
            </w:r>
            <w:r>
              <w:rPr>
                <w:rFonts w:eastAsia="BIZ UDPゴシック" w:ascii="BIZ UDPゴシック" w:hAnsi="BIZ UDPゴシック"/>
                <w:sz w:val="19"/>
                <w:szCs w:val="19"/>
              </w:rPr>
              <w:t>(1)</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3</w:t>
            </w:r>
            <w:r>
              <w:rPr>
                <w:rFonts w:ascii="BIZ UDPゴシック" w:hAnsi="BIZ UDPゴシック" w:eastAsia="BIZ UDPゴシック"/>
                <w:b/>
                <w:bCs/>
                <w:sz w:val="19"/>
                <w:szCs w:val="19"/>
              </w:rPr>
              <w:t>．中長期のご関与</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3</w:t>
            </w:r>
            <w:r>
              <w:rPr>
                <w:rFonts w:ascii="BIZ UDPゴシック" w:hAnsi="BIZ UDPゴシック" w:eastAsia="BIZ UDPゴシック"/>
                <w:sz w:val="19"/>
                <w:szCs w:val="19"/>
              </w:rPr>
              <w:t>年経過後も、常勤ではなく非常勤の監修（メニュー・品質の確認、後継料理長への助言、物販の品質承認）の形で、継続してご関与いただくことを希望いたします。期間・頻度・報酬は、岸田様のご意向を最優先に協議させていただきます（</w:t>
            </w:r>
            <w:r>
              <w:rPr>
                <w:rFonts w:eastAsia="BIZ UDPゴシック" w:ascii="BIZ UDPゴシック" w:hAnsi="BIZ UDPゴシック"/>
                <w:sz w:val="19"/>
                <w:szCs w:val="19"/>
              </w:rPr>
              <w:t>4</w:t>
            </w:r>
            <w:r>
              <w:rPr>
                <w:rFonts w:ascii="BIZ UDPゴシック" w:hAnsi="BIZ UDPゴシック" w:eastAsia="BIZ UDPゴシック"/>
                <w:sz w:val="19"/>
                <w:szCs w:val="19"/>
              </w:rPr>
              <w:t>項</w:t>
            </w:r>
            <w:r>
              <w:rPr>
                <w:rFonts w:eastAsia="BIZ UDPゴシック" w:ascii="BIZ UDPゴシック" w:hAnsi="BIZ UDPゴシック"/>
                <w:sz w:val="19"/>
                <w:szCs w:val="19"/>
              </w:rPr>
              <w:t>(1)</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4</w:t>
            </w:r>
            <w:r>
              <w:rPr>
                <w:rFonts w:ascii="BIZ UDPゴシック" w:hAnsi="BIZ UDPゴシック" w:eastAsia="BIZ UDPゴシック"/>
                <w:b/>
                <w:bCs/>
                <w:sz w:val="19"/>
                <w:szCs w:val="19"/>
              </w:rPr>
              <w:t>．成長戦略とスピード感</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店は大きくせず、成長は本店の外側で進めます。物販の製造体制、ブティック店舗や一品特化の新業態、海外販売は、いずれも三つ星の維持と後継料理長の確保を前提に、岸田様と協議しながら段階的に進めます。具体的な時期は、状況を見ながら協議のうえ決定いたします（</w:t>
            </w:r>
            <w:r>
              <w:rPr>
                <w:rFonts w:eastAsia="BIZ UDPゴシック" w:ascii="BIZ UDPゴシック" w:hAnsi="BIZ UDPゴシック"/>
                <w:sz w:val="19"/>
                <w:szCs w:val="19"/>
              </w:rPr>
              <w:t>3</w:t>
            </w:r>
            <w:r>
              <w:rPr>
                <w:rFonts w:ascii="BIZ UDPゴシック" w:hAnsi="BIZ UDPゴシック" w:eastAsia="BIZ UDPゴシック"/>
                <w:sz w:val="19"/>
                <w:szCs w:val="19"/>
              </w:rPr>
              <w:t>項</w:t>
            </w:r>
            <w:r>
              <w:rPr>
                <w:rFonts w:eastAsia="BIZ UDPゴシック" w:ascii="BIZ UDPゴシック" w:hAnsi="BIZ UDPゴシック"/>
                <w:sz w:val="19"/>
                <w:szCs w:val="19"/>
              </w:rPr>
              <w:t>(3)</w:t>
            </w:r>
            <w:r>
              <w:rPr>
                <w:rFonts w:ascii="BIZ UDPゴシック" w:hAnsi="BIZ UDPゴシック" w:eastAsia="BIZ UDPゴシック"/>
                <w:sz w:val="19"/>
                <w:szCs w:val="19"/>
              </w:rPr>
              <w:t>）。</w:t>
            </w:r>
          </w:p>
        </w:tc>
      </w:tr>
      <w:tr>
        <w:trPr>
          <w:cantSplit w:val="true"/>
        </w:trPr>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5</w:t>
            </w:r>
            <w:r>
              <w:rPr>
                <w:rFonts w:ascii="BIZ UDPゴシック" w:hAnsi="BIZ UDPゴシック" w:eastAsia="BIZ UDPゴシック"/>
                <w:b/>
                <w:bCs/>
                <w:sz w:val="19"/>
                <w:szCs w:val="19"/>
              </w:rPr>
              <w:t>．経営管理のスタイル</w:t>
            </w:r>
          </w:p>
        </w:tc>
        <w:tc>
          <w:tcPr>
            <w:tcW w:w="776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料理・サービス・仕入などの現場の運営は、岸田様と現場の裁量を尊重いたします。当社は定期的な経営会議で月次の損益を共有いただく形で管理し、重要事項は岸田様と事前に協議のうえ取締役会で決定いたします。会議へのご出席は当初はやや多めにお願いし、状況を見てご意見を伺いながら減らしてまいります（</w:t>
            </w:r>
            <w:r>
              <w:rPr>
                <w:rFonts w:eastAsia="BIZ UDPゴシック" w:ascii="BIZ UDPゴシック" w:hAnsi="BIZ UDPゴシック"/>
                <w:sz w:val="19"/>
                <w:szCs w:val="19"/>
              </w:rPr>
              <w:t>3</w:t>
            </w:r>
            <w:r>
              <w:rPr>
                <w:rFonts w:ascii="BIZ UDPゴシック" w:hAnsi="BIZ UDPゴシック" w:eastAsia="BIZ UDPゴシック"/>
                <w:sz w:val="19"/>
                <w:szCs w:val="19"/>
              </w:rPr>
              <w:t>項</w:t>
            </w:r>
            <w:r>
              <w:rPr>
                <w:rFonts w:eastAsia="BIZ UDPゴシック" w:ascii="BIZ UDPゴシック" w:hAnsi="BIZ UDPゴシック"/>
                <w:sz w:val="19"/>
                <w:szCs w:val="19"/>
              </w:rPr>
              <w:t>(6)</w:t>
            </w:r>
            <w:r>
              <w:rPr>
                <w:rFonts w:ascii="BIZ UDPゴシック" w:hAnsi="BIZ UDPゴシック" w:eastAsia="BIZ UDPゴシック"/>
                <w:sz w:val="19"/>
                <w:szCs w:val="19"/>
              </w:rPr>
              <w:t>）。</w:t>
            </w:r>
          </w:p>
        </w:tc>
      </w:tr>
    </w:tbl>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3</w:t>
      </w:r>
      <w:r>
        <w:rPr>
          <w:rFonts w:ascii="BIZ UDPゴシック" w:hAnsi="BIZ UDPゴシック" w:eastAsia="BIZ UDPゴシック"/>
          <w:b/>
          <w:bCs/>
          <w:sz w:val="22"/>
          <w:szCs w:val="22"/>
        </w:rPr>
        <w:t>．譲受後の事業運営方針</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既存事業の方向性</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w:t>
      </w:r>
      <w:r>
        <w:rPr>
          <w:rFonts w:eastAsia="BIZ UDPゴシック" w:ascii="BIZ UDPゴシック" w:hAnsi="BIZ UDPゴシック"/>
        </w:rPr>
        <w:t>2024</w:t>
      </w:r>
      <w:r>
        <w:rPr>
          <w:rFonts w:ascii="BIZ UDPゴシック" w:hAnsi="BIZ UDPゴシック" w:eastAsia="BIZ UDPゴシック"/>
        </w:rPr>
        <w:t>年</w:t>
      </w:r>
      <w:r>
        <w:rPr>
          <w:rFonts w:eastAsia="BIZ UDPゴシック" w:ascii="BIZ UDPゴシック" w:hAnsi="BIZ UDPゴシック"/>
        </w:rPr>
        <w:t>6</w:t>
      </w:r>
      <w:r>
        <w:rPr>
          <w:rFonts w:ascii="BIZ UDPゴシック" w:hAnsi="BIZ UDPゴシック" w:eastAsia="BIZ UDPゴシック"/>
        </w:rPr>
        <w:t>月に取得した株式会社アピシウスにおいて、グランメゾンの承継を実際に経験しております。そこで得た最も重要な教訓は、店の価値を支えているのは人と長年積み重ねられた運営であり、外部から急いで手を入れるべきではないということです。</w:t>
      </w:r>
    </w:p>
    <w:p>
      <w:pPr>
        <w:pStyle w:val="Normal"/>
        <w:spacing w:lineRule="auto" w:line="300" w:before="0" w:after="80"/>
        <w:rPr>
          <w:rFonts w:ascii="BIZ UDPゴシック" w:hAnsi="BIZ UDPゴシック" w:eastAsia="BIZ UDPゴシック"/>
        </w:rPr>
      </w:pPr>
      <w:r>
        <w:rPr>
          <w:rFonts w:ascii="BIZ UDPゴシック" w:hAnsi="BIZ UDPゴシック" w:eastAsia="BIZ UDPゴシック"/>
        </w:rPr>
        <w:t>譲受後</w:t>
      </w:r>
      <w:r>
        <w:rPr>
          <w:rFonts w:eastAsia="BIZ UDPゴシック" w:ascii="BIZ UDPゴシック" w:hAnsi="BIZ UDPゴシック"/>
        </w:rPr>
        <w:t>3</w:t>
      </w:r>
      <w:r>
        <w:rPr>
          <w:rFonts w:ascii="BIZ UDPゴシック" w:hAnsi="BIZ UDPゴシック" w:eastAsia="BIZ UDPゴシック"/>
        </w:rPr>
        <w:t>年間は、対象会社の事業運営に事前に岸田様のご意見を伺わずして、実質的な変更を加えないことを基本方針といたします。具体的には、次の各項目について現行を維持いたします。　</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・料理・メニューの内容および価格帯</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・サービス料の料率（現行</w:t>
      </w:r>
      <w:r>
        <w:rPr>
          <w:rFonts w:eastAsia="BIZ UDPゴシック" w:ascii="BIZ UDPゴシック" w:hAnsi="BIZ UDPゴシック"/>
        </w:rPr>
        <w:t>10%</w:t>
      </w:r>
      <w:r>
        <w:rPr>
          <w:rFonts w:ascii="BIZ UDPゴシック" w:hAnsi="BIZ UDPゴシック" w:eastAsia="BIZ UDPゴシック"/>
        </w:rPr>
        <w:t>）。変更を検討する場合には、必ず事前に岸田様にご相談いたします。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・席数（</w:t>
      </w:r>
      <w:r>
        <w:rPr>
          <w:rFonts w:eastAsia="BIZ UDPゴシック" w:ascii="BIZ UDPゴシック" w:hAnsi="BIZ UDPゴシック"/>
        </w:rPr>
        <w:t>34</w:t>
      </w:r>
      <w:r>
        <w:rPr>
          <w:rFonts w:ascii="BIZ UDPゴシック" w:hAnsi="BIZ UDPゴシック" w:eastAsia="BIZ UDPゴシック"/>
        </w:rPr>
        <w:t>席）。面談にて、</w:t>
      </w:r>
      <w:r>
        <w:rPr>
          <w:rFonts w:eastAsia="BIZ UDPゴシック" w:ascii="BIZ UDPゴシック" w:hAnsi="BIZ UDPゴシック"/>
        </w:rPr>
        <w:t>34</w:t>
      </w:r>
      <w:r>
        <w:rPr>
          <w:rFonts w:ascii="BIZ UDPゴシック" w:hAnsi="BIZ UDPゴシック" w:eastAsia="BIZ UDPゴシック"/>
        </w:rPr>
        <w:t>席が品質を維持できる限界値であり、増席は推奨されない旨のご説明を賜りました。当社は増席を求めません。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・営業日数および休日。当社は営業日数の増加を求めません。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・食材・ワインの仕入先および仕入条件（正規仕入先および契約農家各位との取引関係を含みます）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・サービス体制および接客の方針。海外からのご予約の受入れ方針を含め、現行の運用を維持いたします。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三つ星の評価は、これらの要素が一体となって成立しているものと理解しております。当社が最も避けるべきと考えているのは、譲受後の性急な変更によってこの均衡が損なわれることです。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料理・ブランドに関する意思決定</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共有いただいた質疑応答において、料理・ブランドに関する一定の自主性と品質承認プロセスの確保をご要望である旨を拝見いたしました。また、短期間の多店舗化や大量販売はブランド毀損につながるため、本店を守り、別商品・別業態で検証を重ねる進め方が望ましいとのお考えも承知いたしました。</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当社は、いずれのお考えにも賛同いたします。そのうえで、次の</w:t>
      </w:r>
      <w:r>
        <w:rPr>
          <w:rFonts w:eastAsia="BIZ UDPゴシック" w:ascii="BIZ UDPゴシック" w:hAnsi="BIZ UDPゴシック"/>
        </w:rPr>
        <w:t>2</w:t>
      </w:r>
      <w:r>
        <w:rPr>
          <w:rFonts w:ascii="BIZ UDPゴシック" w:hAnsi="BIZ UDPゴシック" w:eastAsia="BIZ UDPゴシック"/>
        </w:rPr>
        <w:t>点を最終契約においてお約束する用意がございます。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料理、メニュー、価格、食材・ワインの仕入、店舗の意匠その他ブランドに関わる事項につきましては、岸田様ご在任中は岸田様に、ご退任後は後継の料理長に、必ず事前にご相談し、そのご意見を尊重いたします。ご意見と異なる判断をする場合には、事前にその理由をご説明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カンテサンス本体の多店舗化は行いません。展開は、本店とは切り離した別商品・別業態において、段階的に検証を重ねる方法によります。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あわせて、当社がお約束いたしますのは、①重要な事項は必ず事前にご相談すること、②岸田様のご意見を最も重く受け止めること、③ご意見と異なる判断をする場合には事前にその理由をご説明すること、④ご在任中、明確にご反対された事項を押し切って実施しないこと、の</w:t>
      </w:r>
      <w:r>
        <w:rPr>
          <w:rFonts w:eastAsia="BIZ UDPゴシック" w:ascii="BIZ UDPゴシック" w:hAnsi="BIZ UDPゴシック"/>
        </w:rPr>
        <w:t>4</w:t>
      </w:r>
      <w:r>
        <w:rPr>
          <w:rFonts w:ascii="BIZ UDPゴシック" w:hAnsi="BIZ UDPゴシック" w:eastAsia="BIZ UDPゴシック"/>
        </w:rPr>
        <w:t>点でございます。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そもそも、前記</w:t>
      </w:r>
      <w:r>
        <w:rPr>
          <w:rFonts w:eastAsia="BIZ UDPゴシック" w:ascii="BIZ UDPゴシック" w:hAnsi="BIZ UDPゴシック"/>
        </w:rPr>
        <w:t>(1)</w:t>
      </w:r>
      <w:r>
        <w:rPr>
          <w:rFonts w:ascii="BIZ UDPゴシック" w:hAnsi="BIZ UDPゴシック" w:eastAsia="BIZ UDPゴシック"/>
        </w:rPr>
        <w:t>のとおり当社は譲受後</w:t>
      </w:r>
      <w:r>
        <w:rPr>
          <w:rFonts w:eastAsia="BIZ UDPゴシック" w:ascii="BIZ UDPゴシック" w:hAnsi="BIZ UDPゴシック"/>
        </w:rPr>
        <w:t>3</w:t>
      </w:r>
      <w:r>
        <w:rPr>
          <w:rFonts w:ascii="BIZ UDPゴシック" w:hAnsi="BIZ UDPゴシック" w:eastAsia="BIZ UDPゴシック"/>
        </w:rPr>
        <w:t>年間、料理・価格・席数・営業日数・仕入先・サービス体制のいずれについても現行を維持することを基本方針としており、これらについて当社から変更をご提案する場面自体を想定しておりません。価額の算定においても、値上げ・増席・営業日数の増加による増収を一切織り込んでおりません（本書</w:t>
      </w:r>
      <w:r>
        <w:rPr>
          <w:rFonts w:eastAsia="BIZ UDPゴシック" w:ascii="BIZ UDPゴシック" w:hAnsi="BIZ UDPゴシック"/>
        </w:rPr>
        <w:t>7</w:t>
      </w:r>
      <w:r>
        <w:rPr>
          <w:rFonts w:ascii="BIZ UDPゴシック" w:hAnsi="BIZ UDPゴシック" w:eastAsia="BIZ UDPゴシック"/>
        </w:rPr>
        <w:t>項）。</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企業価値向上施策</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いずれも、着手前に岸田様にご相談し、ご意見を伺ったうえで進めます。三つ星の維持と両立しない施策は行いません。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後継料理長の探索（最優先事項）：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岸田様のご在任</w:t>
      </w:r>
      <w:r>
        <w:rPr>
          <w:rFonts w:eastAsia="BIZ UDPゴシック" w:ascii="BIZ UDPゴシック" w:hAnsi="BIZ UDPゴシック"/>
        </w:rPr>
        <w:t>3</w:t>
      </w:r>
      <w:r>
        <w:rPr>
          <w:rFonts w:ascii="BIZ UDPゴシック" w:hAnsi="BIZ UDPゴシック" w:eastAsia="BIZ UDPゴシック"/>
        </w:rPr>
        <w:t>年間のうちに、現ご在籍の方、卒業生の方、外部からの招聘という</w:t>
      </w:r>
      <w:r>
        <w:rPr>
          <w:rFonts w:eastAsia="BIZ UDPゴシック" w:ascii="BIZ UDPゴシック" w:hAnsi="BIZ UDPゴシック"/>
        </w:rPr>
        <w:t>3</w:t>
      </w:r>
      <w:r>
        <w:rPr>
          <w:rFonts w:ascii="BIZ UDPゴシック" w:hAnsi="BIZ UDPゴシック" w:eastAsia="BIZ UDPゴシック"/>
        </w:rPr>
        <w:t>つの選択肢を並行して検討し、最も適任の方を共同で選定いたします。当社は候補者の探索と交渉を実務として担当いたします。適否の評価にあたっては岸田様のご意見を最も重視いたしますが、選定の決定は岸田様と当社の意見を揃えて行うことを希望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物販の拡大：</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面談において、対象会社で製造されたものと工場で製造されたものが併存し、後者が劣化版として受け取られる事態を避けるべきというお考えを伺いました。当社も同意見です。したがって二系統の製造は行わず、レストランの厨房から切り離した専用の製造拠点を単一の供給源として設けることを想定しております。レストランの生産能力を物販に割いている現状を解消すること自体が、厨房の負担軽減にもつながるものと考えております。海外販売は、国内の製造体制が整い、かつ輸出先国ごとの規制対応が完了した段階で着手いたします。当社の越境</w:t>
      </w:r>
      <w:r>
        <w:rPr>
          <w:rFonts w:eastAsia="BIZ UDPゴシック" w:ascii="BIZ UDPゴシック" w:hAnsi="BIZ UDPゴシック"/>
        </w:rPr>
        <w:t>EC</w:t>
      </w:r>
      <w:r>
        <w:rPr>
          <w:rFonts w:ascii="BIZ UDPゴシック" w:hAnsi="BIZ UDPゴシック" w:eastAsia="BIZ UDPゴシック"/>
        </w:rPr>
        <w:t>および海外発送の運営基盤を用いますが、洋菓子の輸出に係る許認可は当社が現に有するものではなく、その取得および整備は当社が主体となって進めます。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顧客情報のデジタル化：</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ご来店履歴・ご注文履歴を参照可能な形に整備いたします。営業現場の運用は変更いたしません。ワイン愛好家のお客様のうちご希望される方には、ご本人の同意を得たうえで、当社グループのメンバーシップサービスをご案内したい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ワインリストの拡充：</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当社の調達網を通じ、現行の仕入経路を補完する形でリストを厚くいたします。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中長期のブランド展開：</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カフェ・デザート業態等への展開は、人材育成が前提であると伺っております。後継料理長の確保が完了し、岸田様に時間的な余裕が生じた段階で、改めてご相談させていただきます。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において、岸田様が現場を離れることは望ましくなく、横展開の打合せはオンラインまたはご来店の形が望ましい旨のご示唆を賜りました。スタッフの皆様が混乱されないことを最優先とするそのお考えに、当社は全面的に賛同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成長施策の構想と進め方は、現時点で次のとおり考えております。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656"/>
        <w:gridCol w:w="2472"/>
        <w:gridCol w:w="5072"/>
      </w:tblGrid>
      <w:tr>
        <w:trPr>
          <w:cantSplit w:val="true"/>
        </w:trPr>
        <w:tc>
          <w:tcPr>
            <w:tcW w:w="165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領域</w:t>
            </w:r>
          </w:p>
        </w:tc>
        <w:tc>
          <w:tcPr>
            <w:tcW w:w="247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進め方</w:t>
            </w:r>
          </w:p>
        </w:tc>
        <w:tc>
          <w:tcPr>
            <w:tcW w:w="507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構想</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新規店舗</w:t>
            </w:r>
          </w:p>
        </w:tc>
        <w:tc>
          <w:tcPr>
            <w:tcW w:w="24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後継料理長の確保後、物販と並行して検討</w:t>
            </w:r>
          </w:p>
        </w:tc>
        <w:tc>
          <w:tcPr>
            <w:tcW w:w="50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本店と同じレストランの多店舗化は行いません。構想としては、スイーツ等の物販と連動したブティック店舗を検討いたします。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新業態</w:t>
            </w:r>
          </w:p>
        </w:tc>
        <w:tc>
          <w:tcPr>
            <w:tcW w:w="24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後継料理長の確保後に検討</w:t>
            </w:r>
          </w:p>
        </w:tc>
        <w:tc>
          <w:tcPr>
            <w:tcW w:w="50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カフェ・デザート等の一品特化業態を、本店とは切り離して段階的に検証いたします。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物販</w:t>
            </w:r>
          </w:p>
        </w:tc>
        <w:tc>
          <w:tcPr>
            <w:tcW w:w="24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体制が整い次第、岸田様と協議のうえ着手</w:t>
            </w:r>
          </w:p>
        </w:tc>
        <w:tc>
          <w:tcPr>
            <w:tcW w:w="50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レストラン外に専用の製造拠点を設け、単一の供給源として品質を統一いたします。商品は岸田様のご承認を得たもののみといたします。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EC</w:t>
            </w:r>
          </w:p>
        </w:tc>
        <w:tc>
          <w:tcPr>
            <w:tcW w:w="24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物販の製造体制の整備後</w:t>
            </w:r>
          </w:p>
        </w:tc>
        <w:tc>
          <w:tcPr>
            <w:tcW w:w="50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既存の抽選販売を基礎に、当社の</w:t>
            </w:r>
            <w:r>
              <w:rPr>
                <w:rFonts w:eastAsia="BIZ UDPゴシック" w:ascii="BIZ UDPゴシック" w:hAnsi="BIZ UDPゴシック"/>
                <w:sz w:val="19"/>
                <w:szCs w:val="19"/>
              </w:rPr>
              <w:t>EC</w:t>
            </w:r>
            <w:r>
              <w:rPr>
                <w:rFonts w:ascii="BIZ UDPゴシック" w:hAnsi="BIZ UDPゴシック" w:eastAsia="BIZ UDPゴシック"/>
                <w:sz w:val="19"/>
                <w:szCs w:val="19"/>
              </w:rPr>
              <w:t>運営基盤を用いて段階的に拡大いたします。</w:t>
            </w:r>
          </w:p>
        </w:tc>
      </w:tr>
      <w:tr>
        <w:trPr>
          <w:cantSplit w:val="true"/>
        </w:trPr>
        <w:tc>
          <w:tcPr>
            <w:tcW w:w="1656"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海外展開</w:t>
            </w:r>
          </w:p>
        </w:tc>
        <w:tc>
          <w:tcPr>
            <w:tcW w:w="24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国内体制と規制対応の整備後</w:t>
            </w:r>
          </w:p>
        </w:tc>
        <w:tc>
          <w:tcPr>
            <w:tcW w:w="50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物販の海外販売を想定しております。レストランの海外出店は想定しておりません。</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ただし、最優先事項はあくまで三つ星の維持と後継料理長候補の確保です。各施策の具体的な時期と内容は、状況を見ながら岸田様と協議のうえ決定いたします。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店舗に関する方針（設備更新および移転・誘致のお話について）</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面談において、現店舗が十数年を経過し設備の更新時期を迎えていること、および複数の商業施設から誘致のお話が来ていることを伺いました。この点について、当社の考えを申し上げます。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設備の更新・修繕：</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当社は、必要な修繕および設備更新について対応する用意がございます。株式会社アピシウスにおいても、店内の傷んでいた部分について改装・修繕を実施しており、同様の対応が可能です。譲受後、優先順位を岸田様とご相談のうえ、速やかに着手できるよう準備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移転・誘致：</w:t>
      </w:r>
    </w:p>
    <w:p>
      <w:pPr>
        <w:pStyle w:val="Normal"/>
        <w:spacing w:lineRule="auto" w:line="300" w:before="0" w:after="80"/>
        <w:ind w:firstLine="210" w:left="210"/>
        <w:rPr>
          <w:rFonts w:ascii="BIZ UDPゴシック" w:hAnsi="BIZ UDPゴシック" w:eastAsia="BIZ UDPゴシック"/>
        </w:rPr>
      </w:pPr>
      <w:r>
        <w:rPr>
          <w:rFonts w:ascii="BIZ UDPゴシック" w:hAnsi="BIZ UDPゴシック" w:eastAsia="BIZ UDPゴシック"/>
        </w:rPr>
        <w:t>移転は賃料水準を通じて対象会社の収益構造に直接影響するものであり、本件の価額算定の前提にも関わります。他方、有利な条件での移転が実現すれば、設備の刷新と収益性の向上が同時に達成される可能性もございます。当社は、移転の是非について反対も賛成も予断しておらず、岸田様とご一緒に検討させていただきたいと考えてお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つきましては、本書提出日からクロージングまでの間、次の各事項につきましては、事前にご協議の機会を賜りたくお願い申し上げます。対象会社の通常の事業運営を制約する趣旨ではございません。</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・移転・誘致に関する意向表明、覚書の締結その他の実質的な意思決定</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・店舗賃貸借契約の変更、更新または解約</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w:t>
      </w:r>
      <w:r>
        <w:rPr>
          <w:rFonts w:eastAsia="BIZ UDPゴシック" w:ascii="BIZ UDPゴシック" w:hAnsi="BIZ UDPゴシック"/>
        </w:rPr>
        <w:t>1</w:t>
      </w:r>
      <w:r>
        <w:rPr>
          <w:rFonts w:ascii="BIZ UDPゴシック" w:hAnsi="BIZ UDPゴシック" w:eastAsia="BIZ UDPゴシック"/>
        </w:rPr>
        <w:t>件あたり</w:t>
      </w:r>
      <w:r>
        <w:rPr>
          <w:rFonts w:eastAsia="BIZ UDPゴシック" w:ascii="BIZ UDPゴシック" w:hAnsi="BIZ UDPゴシック"/>
        </w:rPr>
        <w:t>1,000</w:t>
      </w:r>
      <w:r>
        <w:rPr>
          <w:rFonts w:ascii="BIZ UDPゴシック" w:hAnsi="BIZ UDPゴシック" w:eastAsia="BIZ UDPゴシック"/>
        </w:rPr>
        <w:t>万円を超える設備投資の意思決定</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・その他、対象会社通常運営以外の資金拠出や意思決定事項等</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これらの事項について、クロージングまでにご決定が必要となるやむを得ない事情がある場合には、当社は速やかに検討のうえ回答いたします。本件のプロセスを理由として、対象会社の事業機会が失われることがあってはならな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(5) </w:t>
      </w:r>
      <w:r>
        <w:rPr>
          <w:rFonts w:ascii="BIZ UDPゴシック" w:hAnsi="BIZ UDPゴシック" w:eastAsia="BIZ UDPゴシック"/>
          <w:b/>
          <w:bCs/>
        </w:rPr>
        <w:t>資本戦略の方向性</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対象会社は当社グループにおいて保有し、第三者への再売却（いわゆる転売）は想定しておりません。対象会社には、運転資金および仕入先各位との信用維持に必要な水準の現預金を留保し、万一不足が生じる場合には当社グループとして必要な支援を行います。仕入先各位との与信関係に影響を与えることのないよう配慮いたし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(6) </w:t>
      </w:r>
      <w:r>
        <w:rPr>
          <w:rFonts w:ascii="BIZ UDPゴシック" w:hAnsi="BIZ UDPゴシック" w:eastAsia="BIZ UDPゴシック"/>
          <w:b/>
          <w:bCs/>
        </w:rPr>
        <w:t>中長期の運営体制と経営管理の方針</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中長期の運営体制は、次の</w:t>
      </w:r>
      <w:r>
        <w:rPr>
          <w:rFonts w:eastAsia="BIZ UDPゴシック" w:ascii="BIZ UDPゴシック" w:hAnsi="BIZ UDPゴシック"/>
        </w:rPr>
        <w:t>3</w:t>
      </w:r>
      <w:r>
        <w:rPr>
          <w:rFonts w:ascii="BIZ UDPゴシック" w:hAnsi="BIZ UDPゴシック" w:eastAsia="BIZ UDPゴシック"/>
        </w:rPr>
        <w:t>段階で考えております。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111"/>
        <w:gridCol w:w="4289"/>
        <w:gridCol w:w="2800"/>
      </w:tblGrid>
      <w:tr>
        <w:trPr>
          <w:cantSplit w:val="true"/>
        </w:trPr>
        <w:tc>
          <w:tcPr>
            <w:tcW w:w="211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時期</w:t>
            </w:r>
          </w:p>
        </w:tc>
        <w:tc>
          <w:tcPr>
            <w:tcW w:w="428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厨房・店舗</w:t>
            </w:r>
          </w:p>
        </w:tc>
        <w:tc>
          <w:tcPr>
            <w:tcW w:w="28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経営管理</w:t>
            </w:r>
          </w:p>
        </w:tc>
      </w:tr>
      <w:tr>
        <w:trPr>
          <w:cantSplit w:val="true"/>
        </w:trPr>
        <w:tc>
          <w:tcPr>
            <w:tcW w:w="211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岸田様のご在任中</w:t>
            </w:r>
          </w:p>
        </w:tc>
        <w:tc>
          <w:tcPr>
            <w:tcW w:w="428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岸田様が料理とブランドの責任者を務め、後継料理長候補を育成。店舗運営は支配人を中心とする現体制を維持</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当社が経営管理を担い、株式会社アピシウスを管掌する役員が運営を支援（代表取締役の体制は</w:t>
            </w:r>
            <w:r>
              <w:rPr>
                <w:rFonts w:eastAsia="BIZ UDPゴシック" w:ascii="BIZ UDPゴシック" w:hAnsi="BIZ UDPゴシック"/>
                <w:sz w:val="19"/>
                <w:szCs w:val="19"/>
              </w:rPr>
              <w:t>4</w:t>
            </w:r>
            <w:r>
              <w:rPr>
                <w:rFonts w:ascii="BIZ UDPゴシック" w:hAnsi="BIZ UDPゴシック" w:eastAsia="BIZ UDPゴシック"/>
                <w:sz w:val="19"/>
                <w:szCs w:val="19"/>
              </w:rPr>
              <w:t>項</w:t>
            </w:r>
            <w:r>
              <w:rPr>
                <w:rFonts w:eastAsia="BIZ UDPゴシック" w:ascii="BIZ UDPゴシック" w:hAnsi="BIZ UDPゴシック"/>
                <w:sz w:val="19"/>
                <w:szCs w:val="19"/>
              </w:rPr>
              <w:t>(3)</w:t>
            </w:r>
            <w:r>
              <w:rPr>
                <w:rFonts w:ascii="BIZ UDPゴシック" w:hAnsi="BIZ UDPゴシック" w:eastAsia="BIZ UDPゴシック"/>
                <w:sz w:val="19"/>
                <w:szCs w:val="19"/>
              </w:rPr>
              <w:t>のとおり協議）</w:t>
            </w:r>
          </w:p>
        </w:tc>
      </w:tr>
      <w:tr>
        <w:trPr>
          <w:cantSplit w:val="true"/>
        </w:trPr>
        <w:tc>
          <w:tcPr>
            <w:tcW w:w="211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後継料理長の就任後</w:t>
            </w:r>
          </w:p>
        </w:tc>
        <w:tc>
          <w:tcPr>
            <w:tcW w:w="428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後継料理長が厨房を率い、岸田様が監修として品質を確認</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同上</w:t>
            </w:r>
          </w:p>
        </w:tc>
      </w:tr>
      <w:tr>
        <w:trPr>
          <w:cantSplit w:val="true"/>
        </w:trPr>
        <w:tc>
          <w:tcPr>
            <w:tcW w:w="211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後継体制の確立後</w:t>
            </w:r>
          </w:p>
        </w:tc>
        <w:tc>
          <w:tcPr>
            <w:tcW w:w="4289"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後継料理長と支配人を中心とする体制</w:t>
            </w:r>
          </w:p>
        </w:tc>
        <w:tc>
          <w:tcPr>
            <w:tcW w:w="28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当社グループが経営管理・資金・人材確保を支援</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経営管理は、「現場の裁量は尊重し、数字は共有する」ことを基本といたします。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料理、メニュー、食材・ワインの選定、サービス、予約の運用、スタッフの日々の指導は、岸田様と現場の裁量に委ねます。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当社は、年次の予算と月次の損益を共有いただき、岸田様にご出席いただく定期的な経営会議で確認いたします。数値目標を理由に現場の運営を変更することはいたしません。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譲受当初は、新しい体制に慣れていただく期間として、会議へのご出席をやや多めにお願いしたいと考えております。その後は、状況を拝見し岸田様のご意見を伺いながら、段階的に頻度を減らしてまいります。具体的な頻度は協議のうえ決定いたします。なお、重要な事案が生じた場合には、別途会議を設定させていただくこと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全従業員の皆様との個別面談、および進捗確認のための定例の会議は、当社が現場の皆様と行います。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年次予算、一定額以上の設備投資、店舗の移転、幹部人事、借入および関連当事者取引等は重要事項とし、岸田様と事前に協議のうえ取締役会で決定いたします。本書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(2)</w:t>
      </w:r>
      <w:r>
        <w:rPr>
          <w:rFonts w:ascii="BIZ UDPゴシック" w:hAnsi="BIZ UDPゴシック" w:eastAsia="BIZ UDPゴシック"/>
        </w:rPr>
        <w:t>に記載のお約束は、この意思決定においても適用されます。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4</w:t>
      </w:r>
      <w:r>
        <w:rPr>
          <w:rFonts w:ascii="BIZ UDPゴシック" w:hAnsi="BIZ UDPゴシック" w:eastAsia="BIZ UDPゴシック"/>
          <w:b/>
          <w:bCs/>
          <w:sz w:val="22"/>
          <w:szCs w:val="22"/>
        </w:rPr>
        <w:t>．役員及び従業員の処遇</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岸田周三様の処遇</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譲受後</w:t>
      </w:r>
      <w:r>
        <w:rPr>
          <w:rFonts w:eastAsia="BIZ UDPゴシック" w:ascii="BIZ UDPゴシック" w:hAnsi="BIZ UDPゴシック"/>
        </w:rPr>
        <w:t>3</w:t>
      </w:r>
      <w:r>
        <w:rPr>
          <w:rFonts w:ascii="BIZ UDPゴシック" w:hAnsi="BIZ UDPゴシック" w:eastAsia="BIZ UDPゴシック"/>
        </w:rPr>
        <w:t>年間は、引き続き対象会社にご在任いただき、料理およびブランドの責任者としてお力添えを賜りたく存じます。役員報酬等につきましては、質疑応答においてご回答いただいたとおり、監修体制への移行前後を含む具体的な金額を現時点では設定しておらず、譲受価額、本件実施後の役割・業務範囲、稼働量等の取引条件全体とのバランスを踏まえ、協議のうえ決定したいと考えております。毎日厨房にお立ちいただくという現行の関与形態を、当社は最大限尊重いたし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t>3</w:t>
      </w:r>
      <w:r>
        <w:rPr>
          <w:rFonts w:ascii="BIZ UDPゴシック" w:hAnsi="BIZ UDPゴシック" w:eastAsia="BIZ UDPゴシック"/>
        </w:rPr>
        <w:t>年経過後につきましては、引き続き対象会社と従業員の皆様のためにご関与いただくことを希望いたしますが、やむを得ないご事情もあろうかと存じますので、関与の度合いを含め協議事項とさせていただきたく存じ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譲受後に岸田様にお願いしたい役割と関与の範囲は、現時点で次のとおり考えております。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838"/>
        <w:gridCol w:w="3681"/>
        <w:gridCol w:w="3681"/>
      </w:tblGrid>
      <w:tr>
        <w:trPr>
          <w:cantSplit w:val="true"/>
        </w:trPr>
        <w:tc>
          <w:tcPr>
            <w:tcW w:w="183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領域</w:t>
            </w:r>
          </w:p>
        </w:tc>
        <w:tc>
          <w:tcPr>
            <w:tcW w:w="368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譲受後</w:t>
            </w:r>
            <w:r>
              <w:rPr>
                <w:rFonts w:eastAsia="BIZ UDPゴシック" w:ascii="BIZ UDPゴシック" w:hAnsi="BIZ UDPゴシック"/>
                <w:b/>
                <w:bCs/>
                <w:sz w:val="19"/>
                <w:szCs w:val="19"/>
              </w:rPr>
              <w:t>3</w:t>
            </w:r>
            <w:r>
              <w:rPr>
                <w:rFonts w:ascii="BIZ UDPゴシック" w:hAnsi="BIZ UDPゴシック" w:eastAsia="BIZ UDPゴシック"/>
                <w:b/>
                <w:bCs/>
                <w:sz w:val="19"/>
                <w:szCs w:val="19"/>
              </w:rPr>
              <w:t>年間</w:t>
            </w:r>
          </w:p>
        </w:tc>
        <w:tc>
          <w:tcPr>
            <w:tcW w:w="368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19"/>
                <w:szCs w:val="19"/>
              </w:rPr>
              <w:t>3</w:t>
            </w:r>
            <w:r>
              <w:rPr>
                <w:rFonts w:ascii="BIZ UDPゴシック" w:hAnsi="BIZ UDPゴシック" w:eastAsia="BIZ UDPゴシック"/>
                <w:b/>
                <w:bCs/>
                <w:sz w:val="19"/>
                <w:szCs w:val="19"/>
              </w:rPr>
              <w:t>年経過後（ご意向に応じて・非常勤）</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本店の運営</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従前どおり料理と品質の中心をご担当</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監修（メニュー・品質の確認）</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後継者の育成</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最も重要な役割として、候補者の選定と育成をご一緒に</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後継料理長への助言</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新規店舗</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本店の多店舗化は行いません。構想としてのブティック店舗は、後継料理長の確保後に、物販（スイーツ）と並行して監修をお願いしたい</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監修</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新業態</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構想段階での味と方向性の監修（ご希望の範囲で）</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監修</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物販・</w:t>
            </w:r>
            <w:r>
              <w:rPr>
                <w:rFonts w:eastAsia="BIZ UDPゴシック" w:ascii="BIZ UDPゴシック" w:hAnsi="BIZ UDPゴシック"/>
                <w:b/>
                <w:bCs/>
                <w:sz w:val="19"/>
                <w:szCs w:val="19"/>
              </w:rPr>
              <w:t>EC</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商品の味と品質のご承認。製造・販売・物流は当社が担当</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品質のご承認</w:t>
            </w:r>
          </w:p>
        </w:tc>
      </w:tr>
      <w:tr>
        <w:trPr>
          <w:cantSplit w:val="true"/>
        </w:trPr>
        <w:tc>
          <w:tcPr>
            <w:tcW w:w="183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他店の監修</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株式会社</w:t>
            </w:r>
            <w:r>
              <w:rPr>
                <w:rFonts w:eastAsia="BIZ UDPゴシック" w:ascii="BIZ UDPゴシック" w:hAnsi="BIZ UDPゴシック"/>
                <w:sz w:val="19"/>
                <w:szCs w:val="19"/>
              </w:rPr>
              <w:t>BIS</w:t>
            </w:r>
            <w:r>
              <w:rPr>
                <w:rFonts w:ascii="BIZ UDPゴシック" w:hAnsi="BIZ UDPゴシック" w:eastAsia="BIZ UDPゴシック"/>
                <w:sz w:val="19"/>
                <w:szCs w:val="19"/>
              </w:rPr>
              <w:t>による現在の監修業務は従前どおり継続</w:t>
            </w:r>
          </w:p>
        </w:tc>
        <w:tc>
          <w:tcPr>
            <w:tcW w:w="368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従前どおり継続</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上記は現時点の想定です。</w:t>
      </w:r>
      <w:r>
        <w:rPr>
          <w:rFonts w:eastAsia="BIZ UDPゴシック" w:ascii="BIZ UDPゴシック" w:hAnsi="BIZ UDPゴシック"/>
        </w:rPr>
        <w:t>3</w:t>
      </w:r>
      <w:r>
        <w:rPr>
          <w:rFonts w:ascii="BIZ UDPゴシック" w:hAnsi="BIZ UDPゴシック" w:eastAsia="BIZ UDPゴシック"/>
        </w:rPr>
        <w:t>年経過後の監修は常勤を前提とするものではなく、週</w:t>
      </w:r>
      <w:r>
        <w:rPr>
          <w:rFonts w:eastAsia="BIZ UDPゴシック" w:ascii="BIZ UDPゴシック" w:hAnsi="BIZ UDPゴシック"/>
        </w:rPr>
        <w:t>1</w:t>
      </w:r>
      <w:r>
        <w:rPr>
          <w:rFonts w:ascii="BIZ UDPゴシック" w:hAnsi="BIZ UDPゴシック" w:eastAsia="BIZ UDPゴシック"/>
        </w:rPr>
        <w:t>〜</w:t>
      </w:r>
      <w:r>
        <w:rPr>
          <w:rFonts w:eastAsia="BIZ UDPゴシック" w:ascii="BIZ UDPゴシック" w:hAnsi="BIZ UDPゴシック"/>
        </w:rPr>
        <w:t>2</w:t>
      </w:r>
      <w:r>
        <w:rPr>
          <w:rFonts w:ascii="BIZ UDPゴシック" w:hAnsi="BIZ UDPゴシック" w:eastAsia="BIZ UDPゴシック"/>
        </w:rPr>
        <w:t>日程度を目安とした非常勤でのご関与を想定しております。役職、報酬、勤務形態、および</w:t>
      </w:r>
      <w:r>
        <w:rPr>
          <w:rFonts w:eastAsia="BIZ UDPゴシック" w:ascii="BIZ UDPゴシック" w:hAnsi="BIZ UDPゴシック"/>
        </w:rPr>
        <w:t>3</w:t>
      </w:r>
      <w:r>
        <w:rPr>
          <w:rFonts w:ascii="BIZ UDPゴシック" w:hAnsi="BIZ UDPゴシック" w:eastAsia="BIZ UDPゴシック"/>
        </w:rPr>
        <w:t>年経過後の監修の内容・頻度・期間は、岸田様のご意向を最優先に協議のうえ定めさせていただきます。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従業員の処遇</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ご開示いただいた従業員名簿（基準日</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17</w:t>
      </w:r>
      <w:r>
        <w:rPr>
          <w:rFonts w:ascii="BIZ UDPゴシック" w:hAnsi="BIZ UDPゴシック" w:eastAsia="BIZ UDPゴシック"/>
        </w:rPr>
        <w:t>日）により、承継対象となるスタッフは、支配人</w:t>
      </w:r>
      <w:r>
        <w:rPr>
          <w:rFonts w:eastAsia="BIZ UDPゴシック" w:ascii="BIZ UDPゴシック" w:hAnsi="BIZ UDPゴシック"/>
        </w:rPr>
        <w:t>1</w:t>
      </w:r>
      <w:r>
        <w:rPr>
          <w:rFonts w:ascii="BIZ UDPゴシック" w:hAnsi="BIZ UDPゴシック" w:eastAsia="BIZ UDPゴシック"/>
        </w:rPr>
        <w:t>名・キッチン</w:t>
      </w:r>
      <w:r>
        <w:rPr>
          <w:rFonts w:eastAsia="BIZ UDPゴシック" w:ascii="BIZ UDPゴシック" w:hAnsi="BIZ UDPゴシック"/>
        </w:rPr>
        <w:t>11</w:t>
      </w:r>
      <w:r>
        <w:rPr>
          <w:rFonts w:ascii="BIZ UDPゴシック" w:hAnsi="BIZ UDPゴシック" w:eastAsia="BIZ UDPゴシック"/>
        </w:rPr>
        <w:t>名・サービス</w:t>
      </w:r>
      <w:r>
        <w:rPr>
          <w:rFonts w:eastAsia="BIZ UDPゴシック" w:ascii="BIZ UDPゴシック" w:hAnsi="BIZ UDPゴシック"/>
        </w:rPr>
        <w:t>6</w:t>
      </w:r>
      <w:r>
        <w:rPr>
          <w:rFonts w:ascii="BIZ UDPゴシック" w:hAnsi="BIZ UDPゴシック" w:eastAsia="BIZ UDPゴシック"/>
        </w:rPr>
        <w:t>名の計</w:t>
      </w:r>
      <w:r>
        <w:rPr>
          <w:rFonts w:eastAsia="BIZ UDPゴシック" w:ascii="BIZ UDPゴシック" w:hAnsi="BIZ UDPゴシック"/>
        </w:rPr>
        <w:t>18</w:t>
      </w:r>
      <w:r>
        <w:rPr>
          <w:rFonts w:ascii="BIZ UDPゴシック" w:hAnsi="BIZ UDPゴシック" w:eastAsia="BIZ UDPゴシック"/>
        </w:rPr>
        <w:t>名（岸田様を除く）と拝見しております。この皆様について、給与・賞与・役職・勤務条件のいずれについても、譲受を理由とする不利益な変更は行いません。雇用はそのまま承継いたします。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れは方針の表明にとどまるものではございません。当社は、株式会社アピシウスの取得に際しても、幹部メンバーの全員に継続してご勤務いただいており、業績に応じた賞与を支給し、雇用条件は確実に改善されました。加えて、同社においてはサービス残業を撤廃し、</w:t>
      </w:r>
      <w:r>
        <w:rPr>
          <w:rFonts w:eastAsia="BIZ UDPゴシック" w:ascii="BIZ UDPゴシック" w:hAnsi="BIZ UDPゴシック"/>
        </w:rPr>
        <w:t>12</w:t>
      </w:r>
      <w:r>
        <w:rPr>
          <w:rFonts w:ascii="BIZ UDPゴシック" w:hAnsi="BIZ UDPゴシック" w:eastAsia="BIZ UDPゴシック"/>
        </w:rPr>
        <w:t>月の繁忙期を除き残業そのものが発生しない体制を実現いたしました。対象会社におきましても、同様の方針で臨む所存です。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経営体制および役員の派遣</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経営体制は、岸田様のご意向を最優先に、協議のうえ決定させていただきたいと考えております。現時点では、次のとおり想定しております。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岸田様が代表取締役の継続をご希望される場合には、岸田様と当社代表取締役 中野邦人による共同代表の体制をご提案いたします。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岸田様が代表取締役の退任をご希望される場合には、中野邦人が代表取締役に就任し、岸田様には料理とブランドの責任者としてご在任いただく体制を想定しております。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いずれの場合も、当社からは運営面の支援のため、株式会社アピシウスを管掌する取締役の派遣を想定しております。その他の役員構成は、協議のうえ決定いたします。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なお、厨房およびサービスの現場運営に当社から人員を派遣することは想定しておりません。</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モチベーションの維持・向上に関する施策</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・後継料理長の選定を見据えた、若手の皆様のキャリアパスの明示</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・独立を志す方に対する支援制度の整備（対象会社からは、二つ星</w:t>
      </w:r>
      <w:r>
        <w:rPr>
          <w:rFonts w:eastAsia="BIZ UDPゴシック" w:ascii="BIZ UDPゴシック" w:hAnsi="BIZ UDPゴシック"/>
        </w:rPr>
        <w:t>3</w:t>
      </w:r>
      <w:r>
        <w:rPr>
          <w:rFonts w:ascii="BIZ UDPゴシック" w:hAnsi="BIZ UDPゴシック" w:eastAsia="BIZ UDPゴシック"/>
        </w:rPr>
        <w:t>店舗を含め十数店舗の卒業生の方々が独立されていると承知しております。東京の他の三つ星</w:t>
      </w:r>
      <w:r>
        <w:rPr>
          <w:rFonts w:eastAsia="BIZ UDPゴシック" w:ascii="BIZ UDPゴシック" w:hAnsi="BIZ UDPゴシック"/>
        </w:rPr>
        <w:t>3</w:t>
      </w:r>
      <w:r>
        <w:rPr>
          <w:rFonts w:ascii="BIZ UDPゴシック" w:hAnsi="BIZ UDPゴシック" w:eastAsia="BIZ UDPゴシック"/>
        </w:rPr>
        <w:t>店舗の卒業生を合わせても及ばない規模であり、これは対象会社の育成力そのものです。この文化を損なうことなく、むしろ制度として支える形を検討いたします）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・当社グループのレストラン社員割引及びワインイベントの機会提供</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・当社グループのレストラン事業との人事交流（ご本人の希望による場合に限ります）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5</w:t>
      </w:r>
      <w:r>
        <w:rPr>
          <w:rFonts w:ascii="BIZ UDPゴシック" w:hAnsi="BIZ UDPゴシック" w:eastAsia="BIZ UDPゴシック"/>
          <w:b/>
          <w:bCs/>
          <w:sz w:val="22"/>
          <w:szCs w:val="22"/>
        </w:rPr>
        <w:t>．想定されている取引スキーム</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897"/>
        <w:gridCol w:w="7302"/>
      </w:tblGrid>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取得スキーム</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現金対価による株式譲渡</w:t>
            </w:r>
          </w:p>
        </w:tc>
      </w:tr>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取得希望割合</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発行済株式の</w:t>
            </w:r>
            <w:r>
              <w:rPr>
                <w:rFonts w:eastAsia="BIZ UDPゴシック" w:ascii="BIZ UDPゴシック" w:hAnsi="BIZ UDPゴシック"/>
                <w:sz w:val="20"/>
                <w:szCs w:val="20"/>
              </w:rPr>
              <w:t>100%</w:t>
            </w:r>
          </w:p>
        </w:tc>
      </w:tr>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取得対象</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対象会社および同社の子会社であるカンテサンスプラス株式会社の</w:t>
            </w:r>
            <w:r>
              <w:rPr>
                <w:rFonts w:eastAsia="BIZ UDPゴシック" w:ascii="BIZ UDPゴシック" w:hAnsi="BIZ UDPゴシック"/>
                <w:sz w:val="20"/>
                <w:szCs w:val="20"/>
              </w:rPr>
              <w:t>2</w:t>
            </w:r>
            <w:r>
              <w:rPr>
                <w:rFonts w:ascii="BIZ UDPゴシック" w:hAnsi="BIZ UDPゴシック" w:eastAsia="BIZ UDPゴシック"/>
                <w:sz w:val="20"/>
                <w:szCs w:val="20"/>
              </w:rPr>
              <w:t>社。株式会社</w:t>
            </w:r>
            <w:r>
              <w:rPr>
                <w:rFonts w:eastAsia="BIZ UDPゴシック" w:ascii="BIZ UDPゴシック" w:hAnsi="BIZ UDPゴシック"/>
                <w:sz w:val="20"/>
                <w:szCs w:val="20"/>
              </w:rPr>
              <w:t>BIS</w:t>
            </w:r>
            <w:r>
              <w:rPr>
                <w:rFonts w:ascii="BIZ UDPゴシック" w:hAnsi="BIZ UDPゴシック" w:eastAsia="BIZ UDPゴシック"/>
                <w:sz w:val="20"/>
                <w:szCs w:val="20"/>
              </w:rPr>
              <w:t>が本件の対象外であることは、ご共有いただいた質疑応答により確認いたしました。なお、カンテサンスプラス株式会社は監修・コンサルティングを営む会社であり、第</w:t>
            </w:r>
            <w:r>
              <w:rPr>
                <w:rFonts w:eastAsia="BIZ UDPゴシック" w:ascii="BIZ UDPゴシック" w:hAnsi="BIZ UDPゴシック"/>
                <w:sz w:val="20"/>
                <w:szCs w:val="20"/>
              </w:rPr>
              <w:t>10</w:t>
            </w:r>
            <w:r>
              <w:rPr>
                <w:rFonts w:ascii="BIZ UDPゴシック" w:hAnsi="BIZ UDPゴシック" w:eastAsia="BIZ UDPゴシック"/>
                <w:sz w:val="20"/>
                <w:szCs w:val="20"/>
              </w:rPr>
              <w:t>期（</w:t>
            </w: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6</w:t>
            </w:r>
            <w:r>
              <w:rPr>
                <w:rFonts w:ascii="BIZ UDPゴシック" w:hAnsi="BIZ UDPゴシック" w:eastAsia="BIZ UDPゴシック"/>
                <w:sz w:val="20"/>
                <w:szCs w:val="20"/>
              </w:rPr>
              <w:t>月期）の売上高は</w:t>
            </w:r>
            <w:r>
              <w:rPr>
                <w:rFonts w:eastAsia="BIZ UDPゴシック" w:ascii="BIZ UDPゴシック" w:hAnsi="BIZ UDPゴシック"/>
                <w:sz w:val="20"/>
                <w:szCs w:val="20"/>
              </w:rPr>
              <w:t>593</w:t>
            </w:r>
            <w:r>
              <w:rPr>
                <w:rFonts w:ascii="BIZ UDPゴシック" w:hAnsi="BIZ UDPゴシック" w:eastAsia="BIZ UDPゴシック"/>
                <w:sz w:val="20"/>
                <w:szCs w:val="20"/>
              </w:rPr>
              <w:t>万円、純資産は</w:t>
            </w:r>
            <w:r>
              <w:rPr>
                <w:rFonts w:eastAsia="BIZ UDPゴシック" w:ascii="BIZ UDPゴシック" w:hAnsi="BIZ UDPゴシック"/>
                <w:sz w:val="20"/>
                <w:szCs w:val="20"/>
              </w:rPr>
              <w:t>3,607</w:t>
            </w:r>
            <w:r>
              <w:rPr>
                <w:rFonts w:ascii="BIZ UDPゴシック" w:hAnsi="BIZ UDPゴシック" w:eastAsia="BIZ UDPゴシック"/>
                <w:sz w:val="20"/>
                <w:szCs w:val="20"/>
              </w:rPr>
              <w:t>万円、現預金は</w:t>
            </w:r>
            <w:r>
              <w:rPr>
                <w:rFonts w:eastAsia="BIZ UDPゴシック" w:ascii="BIZ UDPゴシック" w:hAnsi="BIZ UDPゴシック"/>
                <w:sz w:val="20"/>
                <w:szCs w:val="20"/>
              </w:rPr>
              <w:t>4,291</w:t>
            </w:r>
            <w:r>
              <w:rPr>
                <w:rFonts w:ascii="BIZ UDPゴシック" w:hAnsi="BIZ UDPゴシック" w:eastAsia="BIZ UDPゴシック"/>
                <w:sz w:val="20"/>
                <w:szCs w:val="20"/>
              </w:rPr>
              <w:t>万円と承知しております。物販（ガトー）の売上は対象会社本体に計上されていることも確認いたしました。</w:t>
            </w:r>
          </w:p>
        </w:tc>
      </w:tr>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取得主体</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当社及び株式会社アピシウスが本件のために設立する買収目的会社（</w:t>
            </w:r>
            <w:r>
              <w:rPr>
                <w:rFonts w:eastAsia="BIZ UDPゴシック" w:ascii="BIZ UDPゴシック" w:hAnsi="BIZ UDPゴシック"/>
                <w:sz w:val="20"/>
                <w:szCs w:val="20"/>
              </w:rPr>
              <w:t>SPC</w:t>
            </w:r>
            <w:r>
              <w:rPr>
                <w:rFonts w:ascii="BIZ UDPゴシック" w:hAnsi="BIZ UDPゴシック" w:eastAsia="BIZ UDPゴシック"/>
                <w:sz w:val="20"/>
                <w:szCs w:val="20"/>
              </w:rPr>
              <w:t>）。</w:t>
            </w:r>
            <w:r>
              <w:rPr>
                <w:rFonts w:eastAsia="BIZ UDPゴシック" w:ascii="BIZ UDPゴシック" w:hAnsi="BIZ UDPゴシック"/>
                <w:sz w:val="20"/>
                <w:szCs w:val="20"/>
              </w:rPr>
              <w:t>SPC</w:t>
            </w:r>
            <w:r>
              <w:rPr>
                <w:rFonts w:ascii="BIZ UDPゴシック" w:hAnsi="BIZ UDPゴシック" w:eastAsia="BIZ UDPゴシック"/>
                <w:sz w:val="20"/>
                <w:szCs w:val="20"/>
              </w:rPr>
              <w:t>が対象会社の全株式を取得し、クロージング後に</w:t>
            </w:r>
            <w:r>
              <w:rPr>
                <w:rFonts w:eastAsia="BIZ UDPゴシック" w:ascii="BIZ UDPゴシック" w:hAnsi="BIZ UDPゴシック"/>
                <w:sz w:val="20"/>
                <w:szCs w:val="20"/>
              </w:rPr>
              <w:t>SPC</w:t>
            </w:r>
            <w:r>
              <w:rPr>
                <w:rFonts w:ascii="BIZ UDPゴシック" w:hAnsi="BIZ UDPゴシック" w:eastAsia="BIZ UDPゴシック"/>
                <w:sz w:val="20"/>
                <w:szCs w:val="20"/>
              </w:rPr>
              <w:t>と対象会社を合併することを想定しております。</w:t>
            </w:r>
            <w:r>
              <w:rPr>
                <w:rFonts w:eastAsia="BIZ UDPゴシック" w:ascii="BIZ UDPゴシック" w:hAnsi="BIZ UDPゴシック"/>
                <w:sz w:val="20"/>
                <w:szCs w:val="20"/>
              </w:rPr>
              <w:t>SPC</w:t>
            </w:r>
            <w:r>
              <w:rPr>
                <w:rFonts w:ascii="BIZ UDPゴシック" w:hAnsi="BIZ UDPゴシック" w:eastAsia="BIZ UDPゴシック"/>
                <w:sz w:val="20"/>
                <w:szCs w:val="20"/>
              </w:rPr>
              <w:t>の株主は、当社、株式会社アピシウスおよび本件の投資家となる予定です。実質的な取得主体および責任主体は当社です。</w:t>
            </w:r>
          </w:p>
        </w:tc>
      </w:tr>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役員貸付金の取扱い</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対象会社が計上する長期貸付金（役員貸付金）については、クロージング時に現金にて精算いただく方法、または株式価値の算定において調整する方法のいずれかにより、クロージング時点で精算されることを前提としております。具体的な方法は、協議のうえ決定させていただきます。</w:t>
            </w:r>
          </w:p>
        </w:tc>
      </w:tr>
      <w:tr>
        <w:trPr>
          <w:cantSplit w:val="true"/>
        </w:trPr>
        <w:tc>
          <w:tcPr>
            <w:tcW w:w="18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クロージング</w:t>
            </w:r>
          </w:p>
        </w:tc>
        <w:tc>
          <w:tcPr>
            <w:tcW w:w="73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月末（貴社と合意済み）</w:t>
            </w:r>
          </w:p>
        </w:tc>
      </w:tr>
    </w:tbl>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6</w:t>
      </w:r>
      <w:r>
        <w:rPr>
          <w:rFonts w:ascii="BIZ UDPゴシック" w:hAnsi="BIZ UDPゴシック" w:eastAsia="BIZ UDPゴシック"/>
          <w:b/>
          <w:bCs/>
          <w:sz w:val="22"/>
          <w:szCs w:val="22"/>
        </w:rPr>
        <w:t>．対象会社の譲受希望価額</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株式価値（</w:t>
      </w:r>
      <w:r>
        <w:rPr>
          <w:rFonts w:eastAsia="BIZ UDPゴシック" w:ascii="BIZ UDPゴシック" w:hAnsi="BIZ UDPゴシック"/>
        </w:rPr>
        <w:t>100%</w:t>
      </w:r>
      <w:r>
        <w:rPr>
          <w:rFonts w:ascii="BIZ UDPゴシック" w:hAnsi="BIZ UDPゴシック" w:eastAsia="BIZ UDPゴシック"/>
        </w:rPr>
        <w:t>ベース）として、下記のレンジを提示いたします。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599"/>
        <w:gridCol w:w="6600"/>
      </w:tblGrid>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下限価額</w:t>
            </w:r>
          </w:p>
        </w:tc>
        <w:tc>
          <w:tcPr>
            <w:tcW w:w="66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del w:id="60001" w:author="Claude" w:date="2026-09-30T02:00:00Z">
              <w:r>
                <w:rPr>
                  <w:rFonts w:eastAsia="BIZ UDPゴシック" w:ascii="BIZ UDPゴシック" w:hAnsi="BIZ UDPゴシック"/>
                  <w:b/>
                  <w:bCs/>
                  <w:sz w:val="20"/>
                  <w:szCs w:val="20"/>
                </w:rPr>
                <w:delText xml:space="preserve">51</w:delText>
              </w:r>
            </w:del>
            <w:del w:id="60002" w:author="Claude" w:date="2026-09-30T02:00:00Z">
              <w:r>
                <w:rPr>
                  <w:rFonts w:ascii="BIZ UDPゴシック" w:hAnsi="BIZ UDPゴシック" w:eastAsia="BIZ UDPゴシック"/>
                  <w:b/>
                  <w:bCs/>
                  <w:sz w:val="20"/>
                  <w:szCs w:val="20"/>
                </w:rPr>
                <w:delText xml:space="preserve">億</w:delText>
              </w:r>
            </w:del>
            <w:del w:id="60003" w:author="Claude" w:date="2026-09-30T02:00:00Z">
              <w:r>
                <w:rPr>
                  <w:rFonts w:eastAsia="BIZ UDPゴシック" w:ascii="BIZ UDPゴシック" w:hAnsi="BIZ UDPゴシック"/>
                  <w:b/>
                  <w:bCs/>
                  <w:sz w:val="20"/>
                  <w:szCs w:val="20"/>
                </w:rPr>
                <w:delText xml:space="preserve">3,000</w:delText>
              </w:r>
            </w:del>
            <w:del w:id="60004" w:author="Claude" w:date="2026-09-30T02:00:00Z">
              <w:r>
                <w:rPr>
                  <w:rFonts w:ascii="BIZ UDPゴシック" w:hAnsi="BIZ UDPゴシック" w:eastAsia="BIZ UDPゴシック"/>
                  <w:b/>
                  <w:bCs/>
                  <w:sz w:val="20"/>
                  <w:szCs w:val="20"/>
                </w:rPr>
                <w:delText xml:space="preserve">万円</w:delText>
              </w:r>
            </w:del>
            <w:ins w:id="60005" w:author="Claude" w:date="2026-09-30T02:00:00Z">
              <w:r>
                <w:rPr>
                  <w:rFonts w:eastAsia="BIZ UDPゴシック" w:ascii="BIZ UDPゴシック" w:hAnsi="BIZ UDPゴシック"/>
                  <w:b/>
                  <w:bCs/>
                  <w:sz w:val="20"/>
                  <w:szCs w:val="20"/>
                </w:rPr>
                <w:t xml:space="preserve">50億0,000万円</w:t>
              </w:r>
            </w:ins>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上限価額</w:t>
            </w:r>
          </w:p>
        </w:tc>
        <w:tc>
          <w:tcPr>
            <w:tcW w:w="66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del w:id="60047" w:author="Claude" w:date="2026-09-30T02:00:00Z">
              <w:r>
                <w:rPr>
                  <w:rFonts w:eastAsia="BIZ UDPゴシック" w:ascii="BIZ UDPゴシック" w:hAnsi="BIZ UDPゴシック"/>
                  <w:b/>
                  <w:bCs/>
                  <w:sz w:val="20"/>
                  <w:szCs w:val="20"/>
                </w:rPr>
                <w:delText xml:space="preserve">55</w:delText>
              </w:r>
            </w:del>
            <w:del w:id="60048" w:author="Claude" w:date="2026-09-30T02:00:00Z">
              <w:r>
                <w:rPr>
                  <w:rFonts w:ascii="BIZ UDPゴシック" w:hAnsi="BIZ UDPゴシック" w:eastAsia="BIZ UDPゴシック"/>
                  <w:b/>
                  <w:bCs/>
                  <w:sz w:val="20"/>
                  <w:szCs w:val="20"/>
                </w:rPr>
                <w:delText xml:space="preserve">億</w:delText>
              </w:r>
            </w:del>
            <w:del w:id="60049" w:author="Claude" w:date="2026-09-30T02:00:00Z">
              <w:r>
                <w:rPr>
                  <w:rFonts w:eastAsia="BIZ UDPゴシック" w:ascii="BIZ UDPゴシック" w:hAnsi="BIZ UDPゴシック"/>
                  <w:b/>
                  <w:bCs/>
                  <w:sz w:val="20"/>
                  <w:szCs w:val="20"/>
                </w:rPr>
                <w:delText xml:space="preserve">0,000</w:delText>
              </w:r>
            </w:del>
            <w:del w:id="60050" w:author="Claude" w:date="2026-09-30T02:00:00Z">
              <w:r>
                <w:rPr>
                  <w:rFonts w:ascii="BIZ UDPゴシック" w:hAnsi="BIZ UDPゴシック" w:eastAsia="BIZ UDPゴシック"/>
                  <w:b/>
                  <w:bCs/>
                  <w:sz w:val="20"/>
                  <w:szCs w:val="20"/>
                </w:rPr>
                <w:delText xml:space="preserve">万円</w:delText>
              </w:r>
            </w:del>
            <w:ins w:id="60051" w:author="Claude" w:date="2026-09-30T02:00:00Z">
              <w:r>
                <w:rPr>
                  <w:rFonts w:eastAsia="BIZ UDPゴシック" w:ascii="BIZ UDPゴシック" w:hAnsi="BIZ UDPゴシック"/>
                  <w:b/>
                  <w:bCs/>
                  <w:sz w:val="20"/>
                  <w:szCs w:val="20"/>
                </w:rPr>
                <w:t xml:space="preserve">55億3,000万円</w:t>
              </w:r>
            </w:ins>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算定方式のご提案</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対象会社は無借金かつ多額の現預金を保有されており、かつクロージング予定日（</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は対象会社の決算期末と重なります。このため、固定額での提示は、クロージング日までに対象会社が稼得される利益の帰属について、売主・買主双方に不要な争点を生じさせるおそれがあると考え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そこで当社は、次の算定方式を提案いたします。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9200"/>
      </w:tblGrid>
      <w:tr>
        <w:trPr>
          <w:cantSplit w:val="true"/>
        </w:trPr>
        <w:tc>
          <w:tcPr>
            <w:tcW w:w="9200" w:type="dxa"/>
            <w:tcBorders>
              <w:top w:val="single" w:sz="4" w:space="0" w:color="BFBFBF"/>
              <w:left w:val="single" w:sz="4" w:space="0" w:color="BFBFBF"/>
              <w:bottom w:val="single" w:sz="4" w:space="0" w:color="BFBFBF"/>
              <w:right w:val="single" w:sz="4" w:space="0" w:color="BFBFBF"/>
            </w:tcBorders>
          </w:tcPr>
          <w:p>
            <w:pPr>
              <w:pStyle w:val="Normal"/>
              <w:spacing w:lineRule="auto" w:line="276"/>
              <w:jc w:val="center"/>
              <w:rPr>
                <w:rFonts w:ascii="BIZ UDPゴシック" w:hAnsi="BIZ UDPゴシック" w:eastAsia="BIZ UDPゴシック"/>
              </w:rPr>
            </w:pPr>
            <w:r>
              <w:rPr>
                <w:rFonts w:ascii="BIZ UDPゴシック" w:hAnsi="BIZ UDPゴシック" w:eastAsia="BIZ UDPゴシック"/>
                <w:b/>
                <w:bCs/>
              </w:rPr>
              <w:t xml:space="preserve">株式価値 ＝ 事業価値 </w:t>
            </w:r>
            <w:del w:id="60006" w:author="Claude" w:date="2026-09-30T02:00:00Z">
              <w:r>
                <w:rPr>
                  <w:rFonts w:eastAsia="BIZ UDPゴシック" w:ascii="BIZ UDPゴシック" w:hAnsi="BIZ UDPゴシック"/>
                  <w:b/>
                  <w:bCs/>
                </w:rPr>
                <w:delText xml:space="preserve">28</w:delText>
              </w:r>
            </w:del>
            <w:del w:id="60007" w:author="Claude" w:date="2026-09-30T02:00:00Z">
              <w:r>
                <w:rPr>
                  <w:rFonts w:ascii="BIZ UDPゴシック" w:hAnsi="BIZ UDPゴシック" w:eastAsia="BIZ UDPゴシック"/>
                  <w:b/>
                  <w:bCs/>
                </w:rPr>
                <w:delText xml:space="preserve">億</w:delText>
              </w:r>
            </w:del>
            <w:del w:id="60008" w:author="Claude" w:date="2026-09-30T02:00:00Z">
              <w:r>
                <w:rPr>
                  <w:rFonts w:eastAsia="BIZ UDPゴシック" w:ascii="BIZ UDPゴシック" w:hAnsi="BIZ UDPゴシック"/>
                  <w:b/>
                  <w:bCs/>
                </w:rPr>
                <w:delText xml:space="preserve">9,000</w:delText>
              </w:r>
            </w:del>
            <w:del w:id="60009" w:author="Claude" w:date="2026-09-30T02:00:00Z">
              <w:r>
                <w:rPr>
                  <w:rFonts w:ascii="BIZ UDPゴシック" w:hAnsi="BIZ UDPゴシック" w:eastAsia="BIZ UDPゴシック"/>
                  <w:b/>
                  <w:bCs/>
                </w:rPr>
                <w:delText xml:space="preserve">万円</w:delText>
              </w:r>
            </w:del>
            <w:ins w:id="60010" w:author="Claude" w:date="2026-09-30T02:00:00Z">
              <w:r>
                <w:rPr>
                  <w:rFonts w:eastAsia="BIZ UDPゴシック" w:ascii="BIZ UDPゴシック" w:hAnsi="BIZ UDPゴシック"/>
                  <w:b/>
                  <w:bCs/>
                </w:rPr>
                <w:t xml:space="preserve">27億8,000万円</w:t>
              </w:r>
            </w:ins>
            <w:r>
              <w:rPr>
                <w:rFonts w:ascii="BIZ UDPゴシック" w:hAnsi="BIZ UDPゴシック" w:eastAsia="BIZ UDPゴシック"/>
                <w:b/>
                <w:bCs/>
              </w:rPr>
              <w:t xml:space="preserve"> ＋ クロージング日時点のネットキャッシュ実額</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ネットキャッシュは「現預金＋役員貸付金の精算額」とし、クロージング日を基準として実額で算定いたします。ただし、算定結果にかかわらず株式価値が</w:t>
      </w:r>
      <w:del w:id="60011" w:author="Claude" w:date="2026-09-30T02:00:00Z">
        <w:r>
          <w:rPr>
            <w:rFonts w:eastAsia="BIZ UDPゴシック" w:ascii="BIZ UDPゴシック" w:hAnsi="BIZ UDPゴシック"/>
          </w:rPr>
          <w:delText xml:space="preserve">51</w:delText>
        </w:r>
      </w:del>
      <w:del w:id="60012" w:author="Claude" w:date="2026-09-30T02:00:00Z">
        <w:r>
          <w:rPr>
            <w:rFonts w:ascii="BIZ UDPゴシック" w:hAnsi="BIZ UDPゴシック" w:eastAsia="BIZ UDPゴシック"/>
          </w:rPr>
          <w:delText xml:space="preserve">億</w:delText>
        </w:r>
      </w:del>
      <w:del w:id="60013" w:author="Claude" w:date="2026-09-30T02:00:00Z">
        <w:r>
          <w:rPr>
            <w:rFonts w:eastAsia="BIZ UDPゴシック" w:ascii="BIZ UDPゴシック" w:hAnsi="BIZ UDPゴシック"/>
          </w:rPr>
          <w:delText xml:space="preserve">3,000</w:delText>
        </w:r>
      </w:del>
      <w:del w:id="60014" w:author="Claude" w:date="2026-09-30T02:00:00Z">
        <w:r>
          <w:rPr>
            <w:rFonts w:ascii="BIZ UDPゴシック" w:hAnsi="BIZ UDPゴシック" w:eastAsia="BIZ UDPゴシック"/>
          </w:rPr>
          <w:delText xml:space="preserve">万円</w:delText>
        </w:r>
      </w:del>
      <w:ins w:id="60015" w:author="Claude" w:date="2026-09-30T02:00:00Z">
        <w:r>
          <w:rPr>
            <w:rFonts w:eastAsia="BIZ UDPゴシック" w:ascii="BIZ UDPゴシック" w:hAnsi="BIZ UDPゴシック"/>
          </w:rPr>
          <w:t xml:space="preserve">50億円</w:t>
        </w:r>
      </w:ins>
      <w:r>
        <w:rPr>
          <w:rFonts w:ascii="BIZ UDPゴシック" w:hAnsi="BIZ UDPゴシック" w:eastAsia="BIZ UDPゴシック"/>
        </w:rPr>
        <w:t xml:space="preserve">を下回ることはないものといたします。</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月末をクロージング日とした場合、同日時点の想定ネットキャッシュは約</w:t>
      </w:r>
      <w:r>
        <w:rPr>
          <w:rFonts w:eastAsia="BIZ UDPゴシック" w:ascii="BIZ UDPゴシック" w:hAnsi="BIZ UDPゴシック"/>
        </w:rPr>
        <w:t>22</w:t>
      </w:r>
      <w:r>
        <w:rPr>
          <w:rFonts w:ascii="BIZ UDPゴシック" w:hAnsi="BIZ UDPゴシック" w:eastAsia="BIZ UDPゴシック"/>
        </w:rPr>
        <w:t>億</w:t>
      </w:r>
      <w:r>
        <w:rPr>
          <w:rFonts w:eastAsia="BIZ UDPゴシック" w:ascii="BIZ UDPゴシック" w:hAnsi="BIZ UDPゴシック"/>
        </w:rPr>
        <w:t>4,000</w:t>
      </w:r>
      <w:r>
        <w:rPr>
          <w:rFonts w:ascii="BIZ UDPゴシック" w:hAnsi="BIZ UDPゴシック" w:eastAsia="BIZ UDPゴシック"/>
        </w:rPr>
        <w:t xml:space="preserve">万円であり、株式価値は</w:t>
      </w:r>
      <w:del w:id="60016" w:author="Claude" w:date="2026-09-30T02:00:00Z">
        <w:r>
          <w:rPr>
            <w:rFonts w:ascii="BIZ UDPゴシック" w:hAnsi="BIZ UDPゴシック" w:eastAsia="BIZ UDPゴシック"/>
          </w:rPr>
          <w:delText xml:space="preserve">約</w:delText>
        </w:r>
      </w:del>
      <w:del w:id="60017" w:author="Claude" w:date="2026-09-30T02:00:00Z">
        <w:r>
          <w:rPr>
            <w:rFonts w:eastAsia="BIZ UDPゴシック" w:ascii="BIZ UDPゴシック" w:hAnsi="BIZ UDPゴシック"/>
          </w:rPr>
          <w:delText xml:space="preserve">51</w:delText>
        </w:r>
      </w:del>
      <w:del w:id="60018" w:author="Claude" w:date="2026-09-30T02:00:00Z">
        <w:r>
          <w:rPr>
            <w:rFonts w:ascii="BIZ UDPゴシック" w:hAnsi="BIZ UDPゴシック" w:eastAsia="BIZ UDPゴシック"/>
          </w:rPr>
          <w:delText xml:space="preserve">億</w:delText>
        </w:r>
      </w:del>
      <w:del w:id="60019" w:author="Claude" w:date="2026-09-30T02:00:00Z">
        <w:r>
          <w:rPr>
            <w:rFonts w:eastAsia="BIZ UDPゴシック" w:ascii="BIZ UDPゴシック" w:hAnsi="BIZ UDPゴシック"/>
          </w:rPr>
          <w:delText xml:space="preserve">3,000</w:delText>
        </w:r>
      </w:del>
      <w:del w:id="60020" w:author="Claude" w:date="2026-09-30T02:00:00Z">
        <w:r>
          <w:rPr>
            <w:rFonts w:ascii="BIZ UDPゴシック" w:hAnsi="BIZ UDPゴシック" w:eastAsia="BIZ UDPゴシック"/>
          </w:rPr>
          <w:delText xml:space="preserve">万円</w:delText>
        </w:r>
      </w:del>
      <w:ins w:id="60021" w:author="Claude" w:date="2026-09-30T02:00:00Z">
        <w:r>
          <w:rPr>
            <w:rFonts w:ascii="BIZ UDPゴシック" w:hAnsi="BIZ UDPゴシック" w:eastAsia="BIZ UDPゴシック"/>
          </w:rPr>
          <w:t xml:space="preserve">約50億2,000万円</w:t>
        </w:r>
      </w:ins>
      <w:r>
        <w:rPr>
          <w:rFonts w:ascii="BIZ UDPゴシック" w:hAnsi="BIZ UDPゴシック" w:eastAsia="BIZ UDPゴシック"/>
        </w:rPr>
        <w:t xml:space="preserve">となります。仮にクロージングが後ろ倒しとなる場合には、その間に対象会社が稼得された利益がそのまま株式価値に加算されます。すなわち本方式は、期日が動いた場合にも売主の皆様が不利益を被らない設計となっ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なお、ご開示いただいた第</w:t>
      </w:r>
      <w:r>
        <w:rPr>
          <w:rFonts w:eastAsia="BIZ UDPゴシック" w:ascii="BIZ UDPゴシック" w:hAnsi="BIZ UDPゴシック"/>
        </w:rPr>
        <w:t>16</w:t>
      </w:r>
      <w:r>
        <w:rPr>
          <w:rFonts w:ascii="BIZ UDPゴシック" w:hAnsi="BIZ UDPゴシック" w:eastAsia="BIZ UDPゴシック"/>
        </w:rPr>
        <w:t>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w:t>
      </w:r>
      <w:r>
        <w:rPr>
          <w:rFonts w:ascii="BIZ UDPゴシック" w:hAnsi="BIZ UDPゴシック" w:eastAsia="BIZ UDPゴシック"/>
        </w:rPr>
        <w:t>月〜</w:t>
      </w:r>
      <w:r>
        <w:rPr>
          <w:rFonts w:eastAsia="BIZ UDPゴシック" w:ascii="BIZ UDPゴシック" w:hAnsi="BIZ UDPゴシック"/>
        </w:rPr>
        <w:t>7</w:t>
      </w:r>
      <w:r>
        <w:rPr>
          <w:rFonts w:ascii="BIZ UDPゴシック" w:hAnsi="BIZ UDPゴシック" w:eastAsia="BIZ UDPゴシック"/>
        </w:rPr>
        <w:t>月）の月次試算表により、</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7</w:t>
      </w:r>
      <w:r>
        <w:rPr>
          <w:rFonts w:ascii="BIZ UDPゴシック" w:hAnsi="BIZ UDPゴシック" w:eastAsia="BIZ UDPゴシック"/>
        </w:rPr>
        <w:t>月末時点の現預金が</w:t>
      </w:r>
      <w:r>
        <w:rPr>
          <w:rFonts w:eastAsia="BIZ UDPゴシック" w:ascii="BIZ UDPゴシック" w:hAnsi="BIZ UDPゴシック"/>
        </w:rPr>
        <w:t>16</w:t>
      </w:r>
      <w:r>
        <w:rPr>
          <w:rFonts w:ascii="BIZ UDPゴシック" w:hAnsi="BIZ UDPゴシック" w:eastAsia="BIZ UDPゴシック"/>
        </w:rPr>
        <w:t>億</w:t>
      </w:r>
      <w:r>
        <w:rPr>
          <w:rFonts w:eastAsia="BIZ UDPゴシック" w:ascii="BIZ UDPゴシック" w:hAnsi="BIZ UDPゴシック"/>
        </w:rPr>
        <w:t>858</w:t>
      </w:r>
      <w:r>
        <w:rPr>
          <w:rFonts w:ascii="BIZ UDPゴシック" w:hAnsi="BIZ UDPゴシック" w:eastAsia="BIZ UDPゴシック"/>
        </w:rPr>
        <w:t>万円、長期貸付金が</w:t>
      </w:r>
      <w:r>
        <w:rPr>
          <w:rFonts w:eastAsia="BIZ UDPゴシック" w:ascii="BIZ UDPゴシック" w:hAnsi="BIZ UDPゴシック"/>
        </w:rPr>
        <w:t>5</w:t>
      </w:r>
      <w:r>
        <w:rPr>
          <w:rFonts w:ascii="BIZ UDPゴシック" w:hAnsi="BIZ UDPゴシック" w:eastAsia="BIZ UDPゴシック"/>
        </w:rPr>
        <w:t>億円、有利子負債がゼロであることを確認いたしました。</w:t>
      </w:r>
      <w:r>
        <w:rPr>
          <w:rFonts w:eastAsia="BIZ UDPゴシック" w:ascii="BIZ UDPゴシック" w:hAnsi="BIZ UDPゴシック"/>
        </w:rPr>
        <w:t>8</w:t>
      </w:r>
      <w:r>
        <w:rPr>
          <w:rFonts w:ascii="BIZ UDPゴシック" w:hAnsi="BIZ UDPゴシック" w:eastAsia="BIZ UDPゴシック"/>
        </w:rPr>
        <w:t>月以降の稼得利益から法人税の中間納付および</w:t>
      </w:r>
      <w:r>
        <w:rPr>
          <w:rFonts w:eastAsia="BIZ UDPゴシック" w:ascii="BIZ UDPゴシック" w:hAnsi="BIZ UDPゴシック"/>
        </w:rPr>
        <w:t>7</w:t>
      </w:r>
      <w:r>
        <w:rPr>
          <w:rFonts w:ascii="BIZ UDPゴシック" w:hAnsi="BIZ UDPゴシック" w:eastAsia="BIZ UDPゴシック"/>
        </w:rPr>
        <w:t>月の役員賞与に係る源泉預り金の支払を控除すると、</w:t>
      </w:r>
      <w:r>
        <w:rPr>
          <w:rFonts w:eastAsia="BIZ UDPゴシック" w:ascii="BIZ UDPゴシック" w:hAnsi="BIZ UDPゴシック"/>
        </w:rPr>
        <w:t>12</w:t>
      </w:r>
      <w:r>
        <w:rPr>
          <w:rFonts w:ascii="BIZ UDPゴシック" w:hAnsi="BIZ UDPゴシック" w:eastAsia="BIZ UDPゴシック"/>
        </w:rPr>
        <w:t>月末の現預金は</w:t>
      </w:r>
      <w:r>
        <w:rPr>
          <w:rFonts w:eastAsia="BIZ UDPゴシック" w:ascii="BIZ UDPゴシック" w:hAnsi="BIZ UDPゴシック"/>
        </w:rPr>
        <w:t>17</w:t>
      </w:r>
      <w:r>
        <w:rPr>
          <w:rFonts w:ascii="BIZ UDPゴシック" w:hAnsi="BIZ UDPゴシック" w:eastAsia="BIZ UDPゴシック"/>
        </w:rPr>
        <w:t>億</w:t>
      </w:r>
      <w:r>
        <w:rPr>
          <w:rFonts w:eastAsia="BIZ UDPゴシック" w:ascii="BIZ UDPゴシック" w:hAnsi="BIZ UDPゴシック"/>
        </w:rPr>
        <w:t>4,000</w:t>
      </w:r>
      <w:r>
        <w:rPr>
          <w:rFonts w:ascii="BIZ UDPゴシック" w:hAnsi="BIZ UDPゴシック" w:eastAsia="BIZ UDPゴシック"/>
        </w:rPr>
        <w:t>万円前後となる見込みであり、上記の想定ネットキャッシュは実績によって裏づけられているものと理解しております。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上限価額（</w:t>
      </w:r>
      <w:del w:id="60052" w:author="Claude" w:date="2026-09-30T02:00:00Z">
        <w:r>
          <w:rPr>
            <w:rFonts w:eastAsia="BIZ UDPゴシック" w:ascii="BIZ UDPゴシック" w:hAnsi="BIZ UDPゴシック"/>
            <w:b/>
            <w:bCs/>
          </w:rPr>
          <w:delText xml:space="preserve">55</w:delText>
        </w:r>
      </w:del>
      <w:del w:id="60053" w:author="Claude" w:date="2026-09-30T02:00:00Z">
        <w:r>
          <w:rPr>
            <w:rFonts w:ascii="BIZ UDPゴシック" w:hAnsi="BIZ UDPゴシック" w:eastAsia="BIZ UDPゴシック"/>
            <w:b/>
            <w:bCs/>
          </w:rPr>
          <w:delText xml:space="preserve">億円</w:delText>
        </w:r>
      </w:del>
      <w:ins w:id="60054" w:author="Claude" w:date="2026-09-30T02:00:00Z">
        <w:r>
          <w:rPr>
            <w:rFonts w:eastAsia="BIZ UDPゴシック" w:ascii="BIZ UDPゴシック" w:hAnsi="BIZ UDPゴシック"/>
            <w:b/>
            <w:bCs/>
          </w:rPr>
          <w:t xml:space="preserve">55億3,000万円</w:t>
        </w:r>
      </w:ins>
      <w:r>
        <w:rPr>
          <w:rFonts w:ascii="BIZ UDPゴシック" w:hAnsi="BIZ UDPゴシック" w:eastAsia="BIZ UDPゴシック"/>
          <w:b/>
          <w:bCs/>
        </w:rPr>
        <w:t xml:space="preserve">）までの追加評価要素</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下限価額</w:t>
      </w:r>
      <w:del w:id="60022" w:author="Claude" w:date="2026-09-30T02:00:00Z">
        <w:r>
          <w:rPr>
            <w:rFonts w:eastAsia="BIZ UDPゴシック" w:ascii="BIZ UDPゴシック" w:hAnsi="BIZ UDPゴシック"/>
          </w:rPr>
          <w:delText xml:space="preserve">51</w:delText>
        </w:r>
      </w:del>
      <w:del w:id="60023" w:author="Claude" w:date="2026-09-30T02:00:00Z">
        <w:r>
          <w:rPr>
            <w:rFonts w:ascii="BIZ UDPゴシック" w:hAnsi="BIZ UDPゴシック" w:eastAsia="BIZ UDPゴシック"/>
          </w:rPr>
          <w:delText xml:space="preserve">億</w:delText>
        </w:r>
      </w:del>
      <w:del w:id="60024" w:author="Claude" w:date="2026-09-30T02:00:00Z">
        <w:r>
          <w:rPr>
            <w:rFonts w:eastAsia="BIZ UDPゴシック" w:ascii="BIZ UDPゴシック" w:hAnsi="BIZ UDPゴシック"/>
          </w:rPr>
          <w:delText xml:space="preserve">3,000</w:delText>
        </w:r>
      </w:del>
      <w:del w:id="60025" w:author="Claude" w:date="2026-09-30T02:00:00Z">
        <w:r>
          <w:rPr>
            <w:rFonts w:ascii="BIZ UDPゴシック" w:hAnsi="BIZ UDPゴシック" w:eastAsia="BIZ UDPゴシック"/>
          </w:rPr>
          <w:delText xml:space="preserve">万円</w:delText>
        </w:r>
      </w:del>
      <w:ins w:id="60026" w:author="Claude" w:date="2026-09-30T02:00:00Z">
        <w:r>
          <w:rPr>
            <w:rFonts w:eastAsia="BIZ UDPゴシック" w:ascii="BIZ UDPゴシック" w:hAnsi="BIZ UDPゴシック"/>
          </w:rPr>
          <w:t xml:space="preserve">50億円</w:t>
        </w:r>
      </w:ins>
      <w:r>
        <w:rPr>
          <w:rFonts w:ascii="BIZ UDPゴシック" w:hAnsi="BIZ UDPゴシック" w:eastAsia="BIZ UDPゴシック"/>
        </w:rPr>
        <w:t xml:space="preserve">に対し、次の各事項が</w:t>
      </w:r>
      <w:r>
        <w:rPr>
          <w:rFonts w:eastAsia="BIZ UDPゴシック" w:ascii="BIZ UDPゴシック" w:hAnsi="BIZ UDPゴシック"/>
        </w:rPr>
        <w:t>DD</w:t>
      </w:r>
      <w:r>
        <w:rPr>
          <w:rFonts w:ascii="BIZ UDPゴシック" w:hAnsi="BIZ UDPゴシック" w:eastAsia="BIZ UDPゴシック"/>
        </w:rPr>
        <w:t>または最終契約交渉において確認された場合、当社は最大</w:t>
      </w:r>
      <w:del w:id="60027" w:author="Claude" w:date="2026-09-30T02:00:00Z">
        <w:r>
          <w:rPr>
            <w:rFonts w:eastAsia="BIZ UDPゴシック" w:ascii="BIZ UDPゴシック" w:hAnsi="BIZ UDPゴシック"/>
          </w:rPr>
          <w:delText xml:space="preserve">3</w:delText>
        </w:r>
      </w:del>
      <w:del w:id="60028" w:author="Claude" w:date="2026-09-30T02:00:00Z">
        <w:r>
          <w:rPr>
            <w:rFonts w:ascii="BIZ UDPゴシック" w:hAnsi="BIZ UDPゴシック" w:eastAsia="BIZ UDPゴシック"/>
          </w:rPr>
          <w:delText xml:space="preserve">億</w:delText>
        </w:r>
      </w:del>
      <w:del w:id="60029" w:author="Claude" w:date="2026-09-30T02:00:00Z">
        <w:r>
          <w:rPr>
            <w:rFonts w:eastAsia="BIZ UDPゴシック" w:ascii="BIZ UDPゴシック" w:hAnsi="BIZ UDPゴシック"/>
          </w:rPr>
          <w:delText xml:space="preserve">7,000</w:delText>
        </w:r>
      </w:del>
      <w:del w:id="60030" w:author="Claude" w:date="2026-09-30T02:00:00Z">
        <w:r>
          <w:rPr>
            <w:rFonts w:ascii="BIZ UDPゴシック" w:hAnsi="BIZ UDPゴシック" w:eastAsia="BIZ UDPゴシック"/>
          </w:rPr>
          <w:delText xml:space="preserve">万円</w:delText>
        </w:r>
      </w:del>
      <w:ins w:id="60031" w:author="Claude" w:date="2026-09-30T02:00:00Z">
        <w:r>
          <w:rPr>
            <w:rFonts w:eastAsia="BIZ UDPゴシック" w:ascii="BIZ UDPゴシック" w:hAnsi="BIZ UDPゴシック"/>
          </w:rPr>
          <w:t xml:space="preserve">5億3,000万円</w:t>
        </w:r>
      </w:ins>
      <w:r>
        <w:rPr>
          <w:rFonts w:ascii="BIZ UDPゴシック" w:hAnsi="BIZ UDPゴシック" w:eastAsia="BIZ UDPゴシック"/>
        </w:rPr>
        <w:t xml:space="preserve">の追加評価を行う用意がございます。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料理長について、岸田様が候補者（特に卒業生の方々）への働きかけにご協力いただけることが確約される場合。面談において、名古屋にてご活躍の卒業生の方をはじめ、複数の候補をお示しいただきました。この項目は、当社にとって最も評価の大きい項目です。</w:t>
      </w:r>
    </w:p>
    <w:p>
      <w:pPr>
        <w:pStyle w:val="Normal"/>
        <w:spacing w:lineRule="auto" w:line="300" w:before="0" w:after="80"/>
        <w:ind w:left="160"/>
        <w:rPr>
          <w:rFonts w:ascii="BIZ UDPゴシック" w:hAnsi="BIZ UDPゴシック" w:eastAsia="BIZ UDPゴシック"/>
        </w:rPr>
      </w:pPr>
      <w:r>
        <w:rPr>
          <w:rFonts w:ascii="BIZ UDPゴシック" w:hAnsi="BIZ UDPゴシック" w:eastAsia="BIZ UDPゴシック"/>
        </w:rPr>
        <w:t>　② 店舗について、現店舗に残る場合は賃貸借契約の十分な残存期間と支配権異動による解除事由の不存在が確認され、移転を選択する場合は誘致条件（賃料、先方負担額、開業時期）が確定し、移転後の収益見通しについて合意に至る場合。</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物販事業について、商標およびレシピが対象会社に帰属し、レストラン外に製造拠点を設けることが確認される場合。なお、ワイン在庫につきましては第</w:t>
      </w:r>
      <w:r>
        <w:rPr>
          <w:rFonts w:eastAsia="BIZ UDPゴシック" w:ascii="BIZ UDPゴシック" w:hAnsi="BIZ UDPゴシック"/>
        </w:rPr>
        <w:t>15</w:t>
      </w:r>
      <w:r>
        <w:rPr>
          <w:rFonts w:ascii="BIZ UDPゴシック" w:hAnsi="BIZ UDPゴシック" w:eastAsia="BIZ UDPゴシック"/>
        </w:rPr>
        <w:t>期末の簿価</w:t>
      </w:r>
      <w:r>
        <w:rPr>
          <w:rFonts w:eastAsia="BIZ UDPゴシック" w:ascii="BIZ UDPゴシック" w:hAnsi="BIZ UDPゴシック"/>
        </w:rPr>
        <w:t>1.19</w:t>
      </w:r>
      <w:r>
        <w:rPr>
          <w:rFonts w:ascii="BIZ UDPゴシック" w:hAnsi="BIZ UDPゴシック" w:eastAsia="BIZ UDPゴシック"/>
        </w:rPr>
        <w:t>億円（</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7</w:t>
      </w:r>
      <w:r>
        <w:rPr>
          <w:rFonts w:ascii="BIZ UDPゴシック" w:hAnsi="BIZ UDPゴシック" w:eastAsia="BIZ UDPゴシック"/>
        </w:rPr>
        <w:t>月末は</w:t>
      </w:r>
      <w:r>
        <w:rPr>
          <w:rFonts w:eastAsia="BIZ UDPゴシック" w:ascii="BIZ UDPゴシック" w:hAnsi="BIZ UDPゴシック"/>
        </w:rPr>
        <w:t>1.15</w:t>
      </w:r>
      <w:r>
        <w:rPr>
          <w:rFonts w:ascii="BIZ UDPゴシック" w:hAnsi="BIZ UDPゴシック" w:eastAsia="BIZ UDPゴシック"/>
        </w:rPr>
        <w:t>億円）と承知しており、時価評価による含み益は生じうるものの、価額全体に与える影響は限定的であると理解しております。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対象会社の</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月期の営業利益が会社計画を上回ることが確認される場合。</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カンテサンスプラス株式会社の純資産</w:t>
      </w:r>
      <w:r>
        <w:rPr>
          <w:rFonts w:eastAsia="BIZ UDPゴシック" w:ascii="BIZ UDPゴシック" w:hAnsi="BIZ UDPゴシック"/>
        </w:rPr>
        <w:t>3,607</w:t>
      </w:r>
      <w:r>
        <w:rPr>
          <w:rFonts w:ascii="BIZ UDPゴシック" w:hAnsi="BIZ UDPゴシック" w:eastAsia="BIZ UDPゴシック"/>
        </w:rPr>
        <w:t>万円及び業績が前期を超えることが確認される場合。</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なお、これらはいずれも対象会社の価値を毀損する事象ではなく、確認により当社のリスク評価が低下することに伴う上乗せです。確認できない場合であっても、下限価額を引き下げることは想定しておりません。</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その他の主要な経済条件</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対価は現金とし、クロージング時に全額を一括してお支払いいたします。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株式価値は、上記</w:t>
      </w:r>
      <w:r>
        <w:rPr>
          <w:rFonts w:eastAsia="BIZ UDPゴシック" w:ascii="BIZ UDPゴシック" w:hAnsi="BIZ UDPゴシック"/>
        </w:rPr>
        <w:t>(1)</w:t>
      </w:r>
      <w:r>
        <w:rPr>
          <w:rFonts w:ascii="BIZ UDPゴシック" w:hAnsi="BIZ UDPゴシック" w:eastAsia="BIZ UDPゴシック"/>
        </w:rPr>
        <w:t>の算定式によりクロージング日時点のネットキャッシュ実額に連動させます（下限</w:t>
      </w:r>
      <w:del w:id="60032" w:author="Claude" w:date="2026-09-30T02:00:00Z">
        <w:r>
          <w:rPr>
            <w:rFonts w:eastAsia="BIZ UDPゴシック" w:ascii="BIZ UDPゴシック" w:hAnsi="BIZ UDPゴシック"/>
          </w:rPr>
          <w:delText xml:space="preserve">51</w:delText>
        </w:r>
      </w:del>
      <w:del w:id="60033" w:author="Claude" w:date="2026-09-30T02:00:00Z">
        <w:r>
          <w:rPr>
            <w:rFonts w:ascii="BIZ UDPゴシック" w:hAnsi="BIZ UDPゴシック" w:eastAsia="BIZ UDPゴシック"/>
          </w:rPr>
          <w:delText xml:space="preserve">億</w:delText>
        </w:r>
      </w:del>
      <w:del w:id="60034" w:author="Claude" w:date="2026-09-30T02:00:00Z">
        <w:r>
          <w:rPr>
            <w:rFonts w:eastAsia="BIZ UDPゴシック" w:ascii="BIZ UDPゴシック" w:hAnsi="BIZ UDPゴシック"/>
          </w:rPr>
          <w:delText xml:space="preserve">3,000</w:delText>
        </w:r>
      </w:del>
      <w:del w:id="60035" w:author="Claude" w:date="2026-09-30T02:00:00Z">
        <w:r>
          <w:rPr>
            <w:rFonts w:ascii="BIZ UDPゴシック" w:hAnsi="BIZ UDPゴシック" w:eastAsia="BIZ UDPゴシック"/>
          </w:rPr>
          <w:delText xml:space="preserve">万円</w:delText>
        </w:r>
      </w:del>
      <w:ins w:id="60036" w:author="Claude" w:date="2026-09-30T02:00:00Z">
        <w:r>
          <w:rPr>
            <w:rFonts w:eastAsia="BIZ UDPゴシック" w:ascii="BIZ UDPゴシック" w:hAnsi="BIZ UDPゴシック"/>
          </w:rPr>
          <w:t xml:space="preserve">50億円</w:t>
        </w:r>
      </w:ins>
      <w:r>
        <w:rPr>
          <w:rFonts w:ascii="BIZ UDPゴシック" w:hAnsi="BIZ UDPゴシック" w:eastAsia="BIZ UDPゴシック"/>
        </w:rPr>
        <w:t xml:space="preserve">）。</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役員貸付金は、クロージング時点で精算されることを前提といたします（現金による精算、または株式価値の算定上の調整。方法は協議のうえ決定）。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岸田様には譲受後</w:t>
      </w:r>
      <w:r>
        <w:rPr>
          <w:rFonts w:eastAsia="BIZ UDPゴシック" w:ascii="BIZ UDPゴシック" w:hAnsi="BIZ UDPゴシック"/>
        </w:rPr>
        <w:t>3</w:t>
      </w:r>
      <w:r>
        <w:rPr>
          <w:rFonts w:ascii="BIZ UDPゴシック" w:hAnsi="BIZ UDPゴシック" w:eastAsia="BIZ UDPゴシック"/>
        </w:rPr>
        <w:t>年間ご在任いただくことを前提とし、役員報酬等は協議のうえ決定いたします（</w:t>
      </w:r>
      <w:r>
        <w:rPr>
          <w:rFonts w:eastAsia="BIZ UDPゴシック" w:ascii="BIZ UDPゴシック" w:hAnsi="BIZ UDPゴシック"/>
        </w:rPr>
        <w:t>4</w:t>
      </w:r>
      <w:r>
        <w:rPr>
          <w:rFonts w:ascii="BIZ UDPゴシック" w:hAnsi="BIZ UDPゴシック" w:eastAsia="BIZ UDPゴシック"/>
        </w:rPr>
        <w:t>項</w:t>
      </w:r>
      <w:r>
        <w:rPr>
          <w:rFonts w:eastAsia="BIZ UDPゴシック" w:ascii="BIZ UDPゴシック" w:hAnsi="BIZ UDPゴシック"/>
        </w:rPr>
        <w:t>(1)</w:t>
      </w:r>
      <w:r>
        <w:rPr>
          <w:rFonts w:ascii="BIZ UDPゴシック" w:hAnsi="BIZ UDPゴシック" w:eastAsia="BIZ UDPゴシック"/>
        </w:rPr>
        <w:t>）。</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譲受を理由として、従業員の皆様の雇用および給与水準を引き下げることはいたしません（</w:t>
      </w:r>
      <w:r>
        <w:rPr>
          <w:rFonts w:eastAsia="BIZ UDPゴシック" w:ascii="BIZ UDPゴシック" w:hAnsi="BIZ UDPゴシック"/>
        </w:rPr>
        <w:t>4</w:t>
      </w:r>
      <w:r>
        <w:rPr>
          <w:rFonts w:ascii="BIZ UDPゴシック" w:hAnsi="BIZ UDPゴシック" w:eastAsia="BIZ UDPゴシック"/>
        </w:rPr>
        <w:t>項</w:t>
      </w:r>
      <w:r>
        <w:rPr>
          <w:rFonts w:eastAsia="BIZ UDPゴシック" w:ascii="BIZ UDPゴシック" w:hAnsi="BIZ UDPゴシック"/>
        </w:rPr>
        <w:t>(2)</w:t>
      </w:r>
      <w:r>
        <w:rPr>
          <w:rFonts w:ascii="BIZ UDPゴシック" w:hAnsi="BIZ UDPゴシック" w:eastAsia="BIZ UDPゴシック"/>
        </w:rPr>
        <w:t>）。</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競業避止は、同価格帯のガストロノミーの新規開業の制限に限ります（</w:t>
      </w:r>
      <w:r>
        <w:rPr>
          <w:rFonts w:eastAsia="BIZ UDPゴシック" w:ascii="BIZ UDPゴシック" w:hAnsi="BIZ UDPゴシック"/>
        </w:rPr>
        <w:t>9</w:t>
      </w:r>
      <w:r>
        <w:rPr>
          <w:rFonts w:ascii="BIZ UDPゴシック" w:hAnsi="BIZ UDPゴシック" w:eastAsia="BIZ UDPゴシック"/>
        </w:rPr>
        <w:t>項⑧）。</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7</w:t>
      </w:r>
      <w:r>
        <w:rPr>
          <w:rFonts w:ascii="BIZ UDPゴシック" w:hAnsi="BIZ UDPゴシック" w:eastAsia="BIZ UDPゴシック"/>
          <w:b/>
          <w:bCs/>
          <w:sz w:val="22"/>
          <w:szCs w:val="22"/>
        </w:rPr>
        <w:t>．譲受価額の算出根拠</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本価額は、初期開示資料に記載された</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期の会社計画を前提とし、倍率法、年買法、ディスカウント・キャッシュ・フロー法および類似取引事例との比較を総合的に勘案して決定したものです。算定にあたっては、値上げ、増席、営業日数の増加その他の施策による増収を一切織り込まず、現行の収益水準のみを前提としております。また、後継となる料理長が現時点で確定していないことを承知のうえで、本価額をご提示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前提とした財務数値（</w:t>
      </w:r>
      <w:r>
        <w:rPr>
          <w:rFonts w:eastAsia="BIZ UDPゴシック" w:ascii="BIZ UDPゴシック" w:hAnsi="BIZ UDPゴシック"/>
          <w:b/>
          <w:bCs/>
        </w:rPr>
        <w:t>2026</w:t>
      </w:r>
      <w:r>
        <w:rPr>
          <w:rFonts w:ascii="BIZ UDPゴシック" w:hAnsi="BIZ UDPゴシック" w:eastAsia="BIZ UDPゴシック"/>
          <w:b/>
          <w:bCs/>
        </w:rPr>
        <w:t>年</w:t>
      </w:r>
      <w:r>
        <w:rPr>
          <w:rFonts w:eastAsia="BIZ UDPゴシック" w:ascii="BIZ UDPゴシック" w:hAnsi="BIZ UDPゴシック"/>
          <w:b/>
          <w:bCs/>
        </w:rPr>
        <w:t>12</w:t>
      </w:r>
      <w:r>
        <w:rPr>
          <w:rFonts w:ascii="BIZ UDPゴシック" w:hAnsi="BIZ UDPゴシック" w:eastAsia="BIZ UDPゴシック"/>
          <w:b/>
          <w:bCs/>
        </w:rPr>
        <w:t>月期）</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599"/>
        <w:gridCol w:w="1932"/>
        <w:gridCol w:w="2369"/>
        <w:gridCol w:w="2299"/>
      </w:tblGrid>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売上高</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10</w:t>
            </w:r>
            <w:r>
              <w:rPr>
                <w:rFonts w:ascii="BIZ UDPゴシック" w:hAnsi="BIZ UDPゴシック" w:eastAsia="BIZ UDPゴシック"/>
                <w:sz w:val="20"/>
                <w:szCs w:val="20"/>
              </w:rPr>
              <w:t>億</w:t>
            </w:r>
            <w:r>
              <w:rPr>
                <w:rFonts w:eastAsia="BIZ UDPゴシック" w:ascii="BIZ UDPゴシック" w:hAnsi="BIZ UDPゴシック"/>
                <w:sz w:val="20"/>
                <w:szCs w:val="20"/>
              </w:rPr>
              <w:t>1,500</w:t>
            </w:r>
            <w:r>
              <w:rPr>
                <w:rFonts w:ascii="BIZ UDPゴシック" w:hAnsi="BIZ UDPゴシック" w:eastAsia="BIZ UDPゴシック"/>
                <w:sz w:val="20"/>
                <w:szCs w:val="20"/>
              </w:rPr>
              <w:t>万円</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当期純利益</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3</w:t>
            </w:r>
            <w:r>
              <w:rPr>
                <w:rFonts w:ascii="BIZ UDPゴシック" w:hAnsi="BIZ UDPゴシック" w:eastAsia="BIZ UDPゴシック"/>
                <w:sz w:val="20"/>
                <w:szCs w:val="20"/>
              </w:rPr>
              <w:t>億</w:t>
            </w:r>
            <w:r>
              <w:rPr>
                <w:rFonts w:eastAsia="BIZ UDPゴシック" w:ascii="BIZ UDPゴシック" w:hAnsi="BIZ UDPゴシック"/>
                <w:sz w:val="20"/>
                <w:szCs w:val="20"/>
              </w:rPr>
              <w:t>5,000</w:t>
            </w:r>
            <w:r>
              <w:rPr>
                <w:rFonts w:ascii="BIZ UDPゴシック" w:hAnsi="BIZ UDPゴシック" w:eastAsia="BIZ UDPゴシック"/>
                <w:sz w:val="20"/>
                <w:szCs w:val="20"/>
              </w:rPr>
              <w:t>万円</w:t>
            </w:r>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営業利益</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5</w:t>
            </w:r>
            <w:r>
              <w:rPr>
                <w:rFonts w:ascii="BIZ UDPゴシック" w:hAnsi="BIZ UDPゴシック" w:eastAsia="BIZ UDPゴシック"/>
                <w:sz w:val="20"/>
                <w:szCs w:val="20"/>
              </w:rPr>
              <w:t>億</w:t>
            </w:r>
            <w:r>
              <w:rPr>
                <w:rFonts w:eastAsia="BIZ UDPゴシック" w:ascii="BIZ UDPゴシック" w:hAnsi="BIZ UDPゴシック"/>
                <w:sz w:val="20"/>
                <w:szCs w:val="20"/>
              </w:rPr>
              <w:t>2,800</w:t>
            </w:r>
            <w:r>
              <w:rPr>
                <w:rFonts w:ascii="BIZ UDPゴシック" w:hAnsi="BIZ UDPゴシック" w:eastAsia="BIZ UDPゴシック"/>
                <w:sz w:val="20"/>
                <w:szCs w:val="20"/>
              </w:rPr>
              <w:t>万円</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20"/>
                <w:szCs w:val="20"/>
              </w:rPr>
              <w:t>EBITDA</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5</w:t>
            </w:r>
            <w:r>
              <w:rPr>
                <w:rFonts w:ascii="BIZ UDPゴシック" w:hAnsi="BIZ UDPゴシック" w:eastAsia="BIZ UDPゴシック"/>
                <w:sz w:val="20"/>
                <w:szCs w:val="20"/>
              </w:rPr>
              <w:t>億</w:t>
            </w:r>
            <w:r>
              <w:rPr>
                <w:rFonts w:eastAsia="BIZ UDPゴシック" w:ascii="BIZ UDPゴシック" w:hAnsi="BIZ UDPゴシック"/>
                <w:sz w:val="20"/>
                <w:szCs w:val="20"/>
              </w:rPr>
              <w:t>2,900</w:t>
            </w:r>
            <w:r>
              <w:rPr>
                <w:rFonts w:ascii="BIZ UDPゴシック" w:hAnsi="BIZ UDPゴシック" w:eastAsia="BIZ UDPゴシック"/>
                <w:sz w:val="20"/>
                <w:szCs w:val="20"/>
              </w:rPr>
              <w:t>万円</w:t>
            </w:r>
          </w:p>
        </w:tc>
      </w:tr>
      <w:tr>
        <w:trPr>
          <w:cantSplit w:val="true"/>
        </w:trPr>
        <w:tc>
          <w:tcPr>
            <w:tcW w:w="259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営業利益率</w:t>
            </w:r>
          </w:p>
        </w:tc>
        <w:tc>
          <w:tcPr>
            <w:tcW w:w="1932"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52.0%</w:t>
            </w:r>
          </w:p>
        </w:tc>
        <w:tc>
          <w:tcPr>
            <w:tcW w:w="2369"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期末純資産</w:t>
            </w:r>
          </w:p>
        </w:tc>
        <w:tc>
          <w:tcPr>
            <w:tcW w:w="2299"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23</w:t>
            </w:r>
            <w:r>
              <w:rPr>
                <w:rFonts w:ascii="BIZ UDPゴシック" w:hAnsi="BIZ UDPゴシック" w:eastAsia="BIZ UDPゴシック"/>
                <w:sz w:val="20"/>
                <w:szCs w:val="20"/>
              </w:rPr>
              <w:t>億</w:t>
            </w:r>
            <w:r>
              <w:rPr>
                <w:rFonts w:eastAsia="BIZ UDPゴシック" w:ascii="BIZ UDPゴシック" w:hAnsi="BIZ UDPゴシック"/>
                <w:sz w:val="20"/>
                <w:szCs w:val="20"/>
              </w:rPr>
              <w:t>1,500</w:t>
            </w:r>
            <w:r>
              <w:rPr>
                <w:rFonts w:ascii="BIZ UDPゴシック" w:hAnsi="BIZ UDPゴシック" w:eastAsia="BIZ UDPゴシック"/>
                <w:sz w:val="20"/>
                <w:szCs w:val="20"/>
              </w:rPr>
              <w:t>万円</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前提条件</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・初期開示資料に記載された計数に重大な誤りがないこと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・役員貸付金がクロージング時点で精算されること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・簿外債務、偶発債務および未認識の係争が存在しないこと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・役員報酬・役員賞与が販売費及び一般管理費に計上済みであるとの理解に相違がないこと</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・クロージングまでの間に、賃料水準その他の費用構造に重大な変更が生じないこと</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8</w:t>
      </w:r>
      <w:r>
        <w:rPr>
          <w:rFonts w:ascii="BIZ UDPゴシック" w:hAnsi="BIZ UDPゴシック" w:eastAsia="BIZ UDPゴシック"/>
          <w:b/>
          <w:bCs/>
          <w:sz w:val="22"/>
          <w:szCs w:val="22"/>
        </w:rPr>
        <w:t>．譲受代金の調達方法</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譲受代金は、金融機関からの借入、本件の投資家からの出資、および当社の自己資金・増資により調達する予定です。現時点で想定している構成は次のとおりです（下限価額</w:t>
      </w:r>
      <w:del w:id="60037" w:author="Claude" w:date="2026-09-30T02:00:00Z">
        <w:r>
          <w:rPr>
            <w:rFonts w:eastAsia="BIZ UDPゴシック" w:ascii="BIZ UDPゴシック" w:hAnsi="BIZ UDPゴシック"/>
          </w:rPr>
          <w:delText xml:space="preserve">51</w:delText>
        </w:r>
      </w:del>
      <w:del w:id="60038" w:author="Claude" w:date="2026-09-30T02:00:00Z">
        <w:r>
          <w:rPr>
            <w:rFonts w:ascii="BIZ UDPゴシック" w:hAnsi="BIZ UDPゴシック" w:eastAsia="BIZ UDPゴシック"/>
          </w:rPr>
          <w:delText xml:space="preserve">億</w:delText>
        </w:r>
      </w:del>
      <w:del w:id="60039" w:author="Claude" w:date="2026-09-30T02:00:00Z">
        <w:r>
          <w:rPr>
            <w:rFonts w:eastAsia="BIZ UDPゴシック" w:ascii="BIZ UDPゴシック" w:hAnsi="BIZ UDPゴシック"/>
          </w:rPr>
          <w:delText xml:space="preserve">3,000</w:delText>
        </w:r>
      </w:del>
      <w:del w:id="60040" w:author="Claude" w:date="2026-09-30T02:00:00Z">
        <w:r>
          <w:rPr>
            <w:rFonts w:ascii="BIZ UDPゴシック" w:hAnsi="BIZ UDPゴシック" w:eastAsia="BIZ UDPゴシック"/>
          </w:rPr>
          <w:delText xml:space="preserve">万円</w:delText>
        </w:r>
      </w:del>
      <w:ins w:id="60041" w:author="Claude" w:date="2026-09-30T02:00:00Z">
        <w:r>
          <w:rPr>
            <w:rFonts w:eastAsia="BIZ UDPゴシック" w:ascii="BIZ UDPゴシック" w:hAnsi="BIZ UDPゴシック"/>
          </w:rPr>
          <w:t xml:space="preserve">50億円</w:t>
        </w:r>
      </w:ins>
      <w:r>
        <w:rPr>
          <w:rFonts w:ascii="BIZ UDPゴシック" w:hAnsi="BIZ UDPゴシック" w:eastAsia="BIZ UDPゴシック"/>
        </w:rPr>
        <w:t xml:space="preserve">に取得関連費用を加えた必要資金を前提としております）。</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3000"/>
        <w:gridCol w:w="2198"/>
        <w:gridCol w:w="4002"/>
      </w:tblGrid>
      <w:tr>
        <w:trPr>
          <w:cantSplit w:val="true"/>
        </w:trPr>
        <w:tc>
          <w:tcPr>
            <w:tcW w:w="30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調達区分</w:t>
            </w:r>
          </w:p>
        </w:tc>
        <w:tc>
          <w:tcPr>
            <w:tcW w:w="21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想定金額</w:t>
            </w:r>
          </w:p>
        </w:tc>
        <w:tc>
          <w:tcPr>
            <w:tcW w:w="400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内容</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金融機関借入</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sz w:val="20"/>
                <w:szCs w:val="20"/>
              </w:rPr>
            </w:pPr>
            <w:r>
              <w:rPr>
                <w:rFonts w:eastAsia="BIZ UDPゴシック" w:ascii="BIZ UDPゴシック" w:hAnsi="BIZ UDPゴシック"/>
                <w:sz w:val="20"/>
                <w:szCs w:val="20"/>
              </w:rPr>
              <w:t>41</w:t>
            </w:r>
            <w:r>
              <w:rPr>
                <w:rFonts w:ascii="BIZ UDPゴシック" w:hAnsi="BIZ UDPゴシック" w:eastAsia="BIZ UDPゴシック"/>
                <w:sz w:val="20"/>
                <w:szCs w:val="20"/>
              </w:rPr>
              <w:t>億</w:t>
            </w:r>
            <w:r>
              <w:rPr>
                <w:rFonts w:eastAsia="BIZ UDPゴシック" w:ascii="BIZ UDPゴシック" w:hAnsi="BIZ UDPゴシック"/>
                <w:sz w:val="20"/>
                <w:szCs w:val="20"/>
              </w:rPr>
              <w:t>5,000</w:t>
            </w:r>
            <w:r>
              <w:rPr>
                <w:rFonts w:ascii="BIZ UDPゴシック" w:hAnsi="BIZ UDPゴシック" w:eastAsia="BIZ UDPゴシック"/>
                <w:sz w:val="20"/>
                <w:szCs w:val="20"/>
              </w:rPr>
              <w:t>万円</w:t>
            </w:r>
          </w:p>
          <w:p>
            <w:pPr>
              <w:pStyle w:val="Normal"/>
              <w:spacing w:lineRule="auto" w:line="276"/>
              <w:jc w:val="right"/>
              <w:rPr>
                <w:rFonts w:ascii="BIZ UDPゴシック" w:hAnsi="BIZ UDPゴシック" w:eastAsia="BIZ UDPゴシック"/>
              </w:rPr>
            </w:pPr>
            <w:r>
              <w:rPr>
                <w:rFonts w:ascii="BIZ UDPゴシック" w:hAnsi="BIZ UDPゴシック" w:eastAsia="BIZ UDPゴシック"/>
              </w:rPr>
              <w:t>（ブリッジローン含む）</w:t>
            </w:r>
          </w:p>
        </w:tc>
        <w:tc>
          <w:tcPr>
            <w:tcW w:w="40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みずほ銀行からの借入を予定しております。不足が生じる場合には、当社および株式会社アピシウスの株主からの融資により補完いたします。</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投資家の出資</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r>
              <w:rPr>
                <w:rFonts w:eastAsia="BIZ UDPゴシック" w:ascii="BIZ UDPゴシック" w:hAnsi="BIZ UDPゴシック"/>
                <w:sz w:val="20"/>
                <w:szCs w:val="20"/>
              </w:rPr>
              <w:t>10</w:t>
            </w:r>
            <w:r>
              <w:rPr>
                <w:rFonts w:ascii="BIZ UDPゴシック" w:hAnsi="BIZ UDPゴシック" w:eastAsia="BIZ UDPゴシック"/>
                <w:sz w:val="20"/>
                <w:szCs w:val="20"/>
              </w:rPr>
              <w:t>億円</w:t>
            </w:r>
          </w:p>
        </w:tc>
        <w:tc>
          <w:tcPr>
            <w:tcW w:w="40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本件のための出資についてご内諾をいただいている、株式会社アピシウスの株主（株式会社シスキー）からの払込みを想定しております。</w:t>
            </w:r>
          </w:p>
        </w:tc>
      </w:tr>
      <w:tr>
        <w:trPr>
          <w:cantSplit w:val="true"/>
        </w:trPr>
        <w:tc>
          <w:tcPr>
            <w:tcW w:w="30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（上限価額の場合）追加投資家の出資</w:t>
            </w:r>
          </w:p>
        </w:tc>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jc w:val="right"/>
              <w:rPr>
                <w:rFonts w:ascii="BIZ UDPゴシック" w:hAnsi="BIZ UDPゴシック" w:eastAsia="BIZ UDPゴシック"/>
              </w:rPr>
            </w:pPr>
            <w:del w:id="60042" w:author="Claude" w:date="2026-09-30T02:00:00Z">
              <w:r>
                <w:rPr>
                  <w:rFonts w:eastAsia="BIZ UDPゴシック" w:ascii="BIZ UDPゴシック" w:hAnsi="BIZ UDPゴシック"/>
                  <w:sz w:val="20"/>
                  <w:szCs w:val="20"/>
                </w:rPr>
                <w:delText xml:space="preserve">3</w:delText>
              </w:r>
            </w:del>
            <w:del w:id="60043" w:author="Claude" w:date="2026-09-30T02:00:00Z">
              <w:r>
                <w:rPr>
                  <w:rFonts w:ascii="BIZ UDPゴシック" w:hAnsi="BIZ UDPゴシック" w:eastAsia="BIZ UDPゴシック"/>
                  <w:sz w:val="20"/>
                  <w:szCs w:val="20"/>
                </w:rPr>
                <w:delText xml:space="preserve">億</w:delText>
              </w:r>
            </w:del>
            <w:del w:id="60044" w:author="Claude" w:date="2026-09-30T02:00:00Z">
              <w:r>
                <w:rPr>
                  <w:rFonts w:eastAsia="BIZ UDPゴシック" w:ascii="BIZ UDPゴシック" w:hAnsi="BIZ UDPゴシック"/>
                  <w:sz w:val="20"/>
                  <w:szCs w:val="20"/>
                </w:rPr>
                <w:delText xml:space="preserve">7,000</w:delText>
              </w:r>
            </w:del>
            <w:del w:id="60045" w:author="Claude" w:date="2026-09-30T02:00:00Z">
              <w:r>
                <w:rPr>
                  <w:rFonts w:ascii="BIZ UDPゴシック" w:hAnsi="BIZ UDPゴシック" w:eastAsia="BIZ UDPゴシック"/>
                  <w:sz w:val="20"/>
                  <w:szCs w:val="20"/>
                </w:rPr>
                <w:delText xml:space="preserve">万円</w:delText>
              </w:r>
            </w:del>
            <w:ins w:id="60046" w:author="Claude" w:date="2026-09-30T02:00:00Z">
              <w:r>
                <w:rPr>
                  <w:rFonts w:eastAsia="BIZ UDPゴシック" w:ascii="BIZ UDPゴシック" w:hAnsi="BIZ UDPゴシック"/>
                  <w:sz w:val="20"/>
                  <w:szCs w:val="20"/>
                </w:rPr>
                <w:t xml:space="preserve">5億3,000万円</w:t>
              </w:r>
            </w:ins>
          </w:p>
        </w:tc>
        <w:tc>
          <w:tcPr>
            <w:tcW w:w="400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譲受価額が</w:t>
            </w:r>
            <w:del w:id="60055" w:author="Claude" w:date="2026-09-30T02:00:00Z">
              <w:r>
                <w:rPr>
                  <w:rFonts w:eastAsia="BIZ UDPゴシック" w:ascii="BIZ UDPゴシック" w:hAnsi="BIZ UDPゴシック"/>
                  <w:sz w:val="20"/>
                  <w:szCs w:val="20"/>
                </w:rPr>
                <w:delText xml:space="preserve">55</w:delText>
              </w:r>
            </w:del>
            <w:del w:id="60056" w:author="Claude" w:date="2026-09-30T02:00:00Z">
              <w:r>
                <w:rPr>
                  <w:rFonts w:ascii="BIZ UDPゴシック" w:hAnsi="BIZ UDPゴシック" w:eastAsia="BIZ UDPゴシック"/>
                  <w:sz w:val="20"/>
                  <w:szCs w:val="20"/>
                </w:rPr>
                <w:delText xml:space="preserve">億円</w:delText>
              </w:r>
            </w:del>
            <w:ins w:id="60057" w:author="Claude" w:date="2026-09-30T02:00:00Z">
              <w:r>
                <w:rPr>
                  <w:rFonts w:eastAsia="BIZ UDPゴシック" w:ascii="BIZ UDPゴシック" w:hAnsi="BIZ UDPゴシック"/>
                  <w:sz w:val="20"/>
                  <w:szCs w:val="20"/>
                </w:rPr>
                <w:t xml:space="preserve">55億3,000万円</w:t>
              </w:r>
            </w:ins>
            <w:r>
              <w:rPr>
                <w:rFonts w:ascii="BIZ UDPゴシック" w:hAnsi="BIZ UDPゴシック" w:eastAsia="BIZ UDPゴシック"/>
                <w:sz w:val="20"/>
                <w:szCs w:val="20"/>
              </w:rPr>
              <w:t xml:space="preserve">となる場合、差額は第三者割当増資により、上記投資家と同一の条件で追加の投資家から調達いたします。借入額および取得後の財務は変わりません。</w:t>
            </w:r>
          </w:p>
        </w:tc>
      </w:tr>
    </w:tbl>
    <w:p>
      <w:pPr>
        <w:pStyle w:val="Normal"/>
        <w:spacing w:before="0" w:after="8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ブリッジローンは、対象会社の保有する現預金および役員貸付金の精算額が、クロージングの完了後でなければ本件の決済に充当できないことによるものです。クロージング後に</w:t>
      </w:r>
      <w:r>
        <w:rPr>
          <w:rFonts w:eastAsia="BIZ UDPゴシック" w:ascii="BIZ UDPゴシック" w:hAnsi="BIZ UDPゴシック"/>
        </w:rPr>
        <w:t>SPC</w:t>
      </w:r>
      <w:r>
        <w:rPr>
          <w:rFonts w:ascii="BIZ UDPゴシック" w:hAnsi="BIZ UDPゴシック" w:eastAsia="BIZ UDPゴシック"/>
        </w:rPr>
        <w:t>と対象会社を合併したうえで、対象会社が保有する余剰現預金をもって速やかに全額を返済いたします。譲受代金は、クロージング時に全額を一括してお支払いいたします。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金融機関借入の返済可能性については、当社のメインバンクであるみずほ銀行に対し、資金調達の一般的な可能性を確認しており、前向きな感触を得ております。具体的な協議は、下記【本ご案内Ⅳ</w:t>
      </w:r>
      <w:r>
        <w:rPr>
          <w:rFonts w:eastAsia="BIZ UDPゴシック" w:ascii="BIZ UDPゴシック" w:hAnsi="BIZ UDPゴシック"/>
        </w:rPr>
        <w:t>-5</w:t>
      </w:r>
      <w:r>
        <w:rPr>
          <w:rFonts w:ascii="BIZ UDPゴシック" w:hAnsi="BIZ UDPゴシック" w:eastAsia="BIZ UDPゴシック"/>
        </w:rPr>
        <w:t>に関するお願い】のとおり、貴社の書面によるご承諾を得たうえで開始いたします。なお、借入の返済は対象会社の事業から生じるキャッシュ・フローの範囲で行う設計としており、返済のために対象会社の事業運営を変更する必要は生じません。</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なお、中野邦人（当社代表取締役）は</w:t>
      </w:r>
      <w:r>
        <w:rPr>
          <w:rFonts w:eastAsia="BIZ UDPゴシック" w:ascii="BIZ UDPゴシック" w:hAnsi="BIZ UDPゴシック"/>
        </w:rPr>
        <w:t>2021</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月に、自らが創業した株式会社あどばるを東証プライム上場企業へ売却した実績及び過半数を出資する投資先</w:t>
      </w:r>
      <w:r>
        <w:rPr>
          <w:rFonts w:eastAsia="BIZ UDPゴシック" w:ascii="BIZ UDPゴシック" w:hAnsi="BIZ UDPゴシック"/>
        </w:rPr>
        <w:t>3</w:t>
      </w:r>
      <w:r>
        <w:rPr>
          <w:rFonts w:ascii="BIZ UDPゴシック" w:hAnsi="BIZ UDPゴシック" w:eastAsia="BIZ UDPゴシック"/>
        </w:rPr>
        <w:t>社を上場企業へ売却した実績を有しております。本件に必要な資金を確実に調達できる体制にあることを申し添えます。</w:t>
      </w:r>
    </w:p>
    <w:p>
      <w:pPr>
        <w:pStyle w:val="Normal"/>
        <w:spacing w:lineRule="auto" w:line="300" w:before="200" w:after="100"/>
        <w:rPr>
          <w:rFonts w:ascii="BIZ UDPゴシック" w:hAnsi="BIZ UDPゴシック" w:eastAsia="BIZ UDPゴシック"/>
        </w:rPr>
      </w:pPr>
      <w:r>
        <w:rPr>
          <w:rFonts w:ascii="BIZ UDPゴシック" w:hAnsi="BIZ UDPゴシック" w:eastAsia="BIZ UDPゴシック"/>
          <w:b/>
          <w:bCs/>
        </w:rPr>
        <w:t>【本ご案内Ⅳ</w:t>
      </w:r>
      <w:r>
        <w:rPr>
          <w:rFonts w:eastAsia="BIZ UDPゴシック" w:ascii="BIZ UDPゴシック" w:hAnsi="BIZ UDPゴシック"/>
          <w:b/>
          <w:bCs/>
        </w:rPr>
        <w:t>-5</w:t>
      </w:r>
      <w:r>
        <w:rPr>
          <w:rFonts w:ascii="BIZ UDPゴシック" w:hAnsi="BIZ UDPゴシック" w:eastAsia="BIZ UDPゴシック"/>
          <w:b/>
          <w:bCs/>
        </w:rPr>
        <w:t>に関するお願い】</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本ご案内Ⅳ</w:t>
      </w:r>
      <w:r>
        <w:rPr>
          <w:rFonts w:eastAsia="BIZ UDPゴシック" w:ascii="BIZ UDPゴシック" w:hAnsi="BIZ UDPゴシック"/>
        </w:rPr>
        <w:t>-5</w:t>
      </w:r>
      <w:r>
        <w:rPr>
          <w:rFonts w:ascii="BIZ UDPゴシック" w:hAnsi="BIZ UDPゴシック" w:eastAsia="BIZ UDPゴシック"/>
        </w:rPr>
        <w:t>において、外部資金提供者との協議の開始および第三者との共同買収の検討には、売主の事前の書面によるご承諾を要する旨が定められていることを承知しております。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は、本件の検討にあたり、当社の既存取引金融機関および当社の既存株主に対して、資金調達の一般的な可能性について確認を行っております。これらはいずれも当社の従前からの取引関係および資本関係に基づくものですが、本ご案内Ⅳ</w:t>
      </w:r>
      <w:r>
        <w:rPr>
          <w:rFonts w:eastAsia="BIZ UDPゴシック" w:ascii="BIZ UDPゴシック" w:hAnsi="BIZ UDPゴシック"/>
        </w:rPr>
        <w:t>-5</w:t>
      </w:r>
      <w:r>
        <w:rPr>
          <w:rFonts w:ascii="BIZ UDPゴシック" w:hAnsi="BIZ UDPゴシック" w:eastAsia="BIZ UDPゴシック"/>
        </w:rPr>
        <w:t>の趣旨に照らし、ここに事実としてご報告申し上げます。当社は、いかなる資金提供者との間においても、当社に対する排他的な資金提供に係る協議または合意を一切行っておりません。</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つきましては、本件に係る具体的な資金調達の協議を進めるにあたり、貴社の書面によるご承諾を賜りたく、お願い申し上げます。ご承諾をいただけない場合には、当社は直ちに当該協議を停止し、貴社のご指示に従います。なお、これらの協議の存在を含む本件関連情報については、当社において厳格に秘密として管理してお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9</w:t>
      </w:r>
      <w:r>
        <w:rPr>
          <w:rFonts w:ascii="BIZ UDPゴシック" w:hAnsi="BIZ UDPゴシック" w:eastAsia="BIZ UDPゴシック"/>
          <w:b/>
          <w:bCs/>
          <w:sz w:val="22"/>
          <w:szCs w:val="22"/>
        </w:rPr>
        <w:t>．対象会社の譲受に際しての前提条件</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当社が本件を実行するにあたっての前提条件は、次のとおりです。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DD</w:t>
      </w:r>
      <w:r>
        <w:rPr>
          <w:rFonts w:ascii="BIZ UDPゴシック" w:hAnsi="BIZ UDPゴシック" w:eastAsia="BIZ UDPゴシック"/>
        </w:rPr>
        <w:t>において、対象会社の事業、財務、税務、法務に関する重大な不利益事実が発見されないこと。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岸田様が、クロージング後</w:t>
      </w:r>
      <w:r>
        <w:rPr>
          <w:rFonts w:eastAsia="BIZ UDPゴシック" w:ascii="BIZ UDPゴシック" w:hAnsi="BIZ UDPゴシック"/>
        </w:rPr>
        <w:t>3</w:t>
      </w:r>
      <w:r>
        <w:rPr>
          <w:rFonts w:ascii="BIZ UDPゴシック" w:hAnsi="BIZ UDPゴシック" w:eastAsia="BIZ UDPゴシック"/>
        </w:rPr>
        <w:t>年間にわたり、対象会社の業務に従事される旨の契約が締結されること（従事の具体的な形態は、本書</w:t>
      </w:r>
      <w:r>
        <w:rPr>
          <w:rFonts w:eastAsia="BIZ UDPゴシック" w:ascii="BIZ UDPゴシック" w:hAnsi="BIZ UDPゴシック"/>
        </w:rPr>
        <w:t>4</w:t>
      </w:r>
      <w:r>
        <w:rPr>
          <w:rFonts w:ascii="BIZ UDPゴシック" w:hAnsi="BIZ UDPゴシック" w:eastAsia="BIZ UDPゴシック"/>
        </w:rPr>
        <w:t>項</w:t>
      </w:r>
      <w:r>
        <w:rPr>
          <w:rFonts w:eastAsia="BIZ UDPゴシック" w:ascii="BIZ UDPゴシック" w:hAnsi="BIZ UDPゴシック"/>
        </w:rPr>
        <w:t>(1)</w:t>
      </w:r>
      <w:r>
        <w:rPr>
          <w:rFonts w:ascii="BIZ UDPゴシック" w:hAnsi="BIZ UDPゴシック" w:eastAsia="BIZ UDPゴシック"/>
        </w:rPr>
        <w:t>に記載のとおりご相談のうえ定めるものといたします）。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後継料理長の探索に関し、岸田様のご協力を得られることについて、契約上の手当てがなされること。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に記載の各事項（移転・誘致、賃貸借契約の変更、一定額を超える設備投資）について、クロージングまでの間、事前協議の枠組みにつきご了解をいただけること。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役員貸付金がクロージング時点で全額精算されること（精算の方法は協議のうえ決定）。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店舗賃貸借契約が承継可能であり、支配権の異動が解除事由に該当しないこと。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⑦ </w:t>
      </w:r>
      <w:r>
        <w:rPr>
          <w:rFonts w:ascii="BIZ UDPゴシック" w:hAnsi="BIZ UDPゴシック" w:eastAsia="BIZ UDPゴシック"/>
        </w:rPr>
        <w:t>主要仕入先との取引関係がクロージング後も継続されること。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⑧ </w:t>
      </w:r>
      <w:r>
        <w:rPr>
          <w:rFonts w:ascii="BIZ UDPゴシック" w:hAnsi="BIZ UDPゴシック" w:eastAsia="BIZ UDPゴシック"/>
        </w:rPr>
        <w:t>岸田様との間で、合理的な範囲の競業避止に関する合意が成立すること。想定しているのは、対象会社と同価格帯のガストロノミーを新たに開業されることの制限のみです。株式会社</w:t>
      </w:r>
      <w:r>
        <w:rPr>
          <w:rFonts w:eastAsia="BIZ UDPゴシック" w:ascii="BIZ UDPゴシック" w:hAnsi="BIZ UDPゴシック"/>
        </w:rPr>
        <w:t>BIS</w:t>
      </w:r>
      <w:r>
        <w:rPr>
          <w:rFonts w:ascii="BIZ UDPゴシック" w:hAnsi="BIZ UDPゴシック" w:eastAsia="BIZ UDPゴシック"/>
        </w:rPr>
        <w:t>が現に行っておられる名古屋「</w:t>
      </w:r>
      <w:r>
        <w:rPr>
          <w:rFonts w:eastAsia="BIZ UDPゴシック" w:ascii="BIZ UDPゴシック" w:hAnsi="BIZ UDPゴシック"/>
        </w:rPr>
        <w:t>Brillance</w:t>
      </w:r>
      <w:r>
        <w:rPr>
          <w:rFonts w:ascii="BIZ UDPゴシック" w:hAnsi="BIZ UDPゴシック" w:eastAsia="BIZ UDPゴシック"/>
        </w:rPr>
        <w:t>」の監修・プロデュース業務につきましては、本件後も従前どおり継続されることを当社は前提としております。同店は対象会社の卒業生が率いる店舗であり、その関係が維持されることは、後継料理長の選定という本件最大の論点においても有益であると考え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⑨ </w:t>
      </w:r>
      <w:r>
        <w:rPr>
          <w:rFonts w:ascii="BIZ UDPゴシック" w:hAnsi="BIZ UDPゴシック" w:eastAsia="BIZ UDPゴシック"/>
        </w:rPr>
        <w:t>当社の取締役会において、本件の実行に係る承認決議が得られること。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⑩ </w:t>
      </w:r>
      <w:r>
        <w:rPr>
          <w:rFonts w:ascii="BIZ UDPゴシック" w:hAnsi="BIZ UDPゴシック" w:eastAsia="BIZ UDPゴシック"/>
        </w:rPr>
        <w:t>金融機関から、本件に係る融資の正式な承認が得られること。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⑪ </w:t>
      </w:r>
      <w:r>
        <w:rPr>
          <w:rFonts w:ascii="BIZ UDPゴシック" w:hAnsi="BIZ UDPゴシック" w:eastAsia="BIZ UDPゴシック"/>
        </w:rPr>
        <w:t>本件の投資家による出資が予定どおり実行されること。</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⑫ </w:t>
      </w:r>
      <w:r>
        <w:rPr>
          <w:rFonts w:ascii="BIZ UDPゴシック" w:hAnsi="BIZ UDPゴシック" w:eastAsia="BIZ UDPゴシック"/>
        </w:rPr>
        <w:t>法令上必要となる許認可の承継または再取得、および必要な届出が完了すること。</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10</w:t>
      </w:r>
      <w:r>
        <w:rPr>
          <w:rFonts w:ascii="BIZ UDPゴシック" w:hAnsi="BIZ UDPゴシック" w:eastAsia="BIZ UDPゴシック"/>
          <w:b/>
          <w:bCs/>
          <w:sz w:val="22"/>
          <w:szCs w:val="22"/>
        </w:rPr>
        <w:t>．最終契約／クロージングまでに必要となるプロセス</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本ご案内Ⅰに示された想定スケジュールを基礎としつつ、クロージングを</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月末とすることで貴社と合意しております。当社が想定するプロセスは次のとおりです。</w:t>
      </w:r>
    </w:p>
    <w:tbl>
      <w:tblPr>
        <w:tblW w:w="1006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400"/>
        <w:gridCol w:w="2097"/>
        <w:gridCol w:w="5563"/>
      </w:tblGrid>
      <w:tr>
        <w:trPr>
          <w:cantSplit w:val="true"/>
        </w:trPr>
        <w:tc>
          <w:tcPr>
            <w:tcW w:w="240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プロセス</w:t>
            </w:r>
          </w:p>
        </w:tc>
        <w:tc>
          <w:tcPr>
            <w:tcW w:w="20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時期</w:t>
            </w:r>
          </w:p>
        </w:tc>
        <w:tc>
          <w:tcPr>
            <w:tcW w:w="556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内容</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19"/>
                <w:szCs w:val="19"/>
              </w:rPr>
              <w:t>基本合意書の締結</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2026</w:t>
            </w:r>
            <w:r>
              <w:rPr>
                <w:rFonts w:ascii="BIZ UDPゴシック" w:hAnsi="BIZ UDPゴシック" w:eastAsia="BIZ UDPゴシック"/>
                <w:sz w:val="19"/>
                <w:szCs w:val="19"/>
              </w:rPr>
              <w:t>年</w:t>
            </w:r>
            <w:r>
              <w:rPr>
                <w:rFonts w:eastAsia="BIZ UDPゴシック" w:ascii="BIZ UDPゴシック" w:hAnsi="BIZ UDPゴシック"/>
                <w:sz w:val="19"/>
                <w:szCs w:val="19"/>
              </w:rPr>
              <w:t>10</w:t>
            </w:r>
            <w:r>
              <w:rPr>
                <w:rFonts w:ascii="BIZ UDPゴシック" w:hAnsi="BIZ UDPゴシック" w:eastAsia="BIZ UDPゴシック"/>
                <w:sz w:val="19"/>
                <w:szCs w:val="19"/>
              </w:rPr>
              <w:t>月上旬</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本書をご評価いただけた場合、</w:t>
            </w:r>
            <w:r>
              <w:rPr>
                <w:rFonts w:eastAsia="BIZ UDPゴシック" w:ascii="BIZ UDPゴシック" w:hAnsi="BIZ UDPゴシック"/>
                <w:sz w:val="19"/>
                <w:szCs w:val="19"/>
              </w:rPr>
              <w:t>DD</w:t>
            </w:r>
            <w:r>
              <w:rPr>
                <w:rFonts w:ascii="BIZ UDPゴシック" w:hAnsi="BIZ UDPゴシック" w:eastAsia="BIZ UDPゴシック"/>
                <w:sz w:val="19"/>
                <w:szCs w:val="19"/>
              </w:rPr>
              <w:t>の開始に先立ち、独占交渉権を含む基本合意書の締結を希望いたします。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Q&amp;A</w:t>
            </w:r>
            <w:r>
              <w:rPr>
                <w:rFonts w:ascii="BIZ UDPゴシック" w:hAnsi="BIZ UDPゴシック" w:eastAsia="BIZ UDPゴシック"/>
                <w:sz w:val="20"/>
                <w:szCs w:val="20"/>
              </w:rPr>
              <w:t>対応</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貴社よりご提示予定の</w:t>
            </w:r>
            <w:r>
              <w:rPr>
                <w:rFonts w:eastAsia="BIZ UDPゴシック" w:ascii="BIZ UDPゴシック" w:hAnsi="BIZ UDPゴシック"/>
                <w:sz w:val="20"/>
                <w:szCs w:val="20"/>
              </w:rPr>
              <w:t>Q&amp;A</w:t>
            </w:r>
            <w:r>
              <w:rPr>
                <w:rFonts w:ascii="BIZ UDPゴシック" w:hAnsi="BIZ UDPゴシック" w:eastAsia="BIZ UDPゴシック"/>
                <w:sz w:val="20"/>
                <w:szCs w:val="20"/>
              </w:rPr>
              <w:t>シートに対応いたします。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マネジメントインタビュー</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岸田様および支配人の方を対象に、半日程度を</w:t>
            </w:r>
            <w:r>
              <w:rPr>
                <w:rFonts w:eastAsia="BIZ UDPゴシック" w:ascii="BIZ UDPゴシック" w:hAnsi="BIZ UDPゴシック"/>
                <w:sz w:val="20"/>
                <w:szCs w:val="20"/>
              </w:rPr>
              <w:t>2</w:t>
            </w:r>
            <w:r>
              <w:rPr>
                <w:rFonts w:ascii="BIZ UDPゴシック" w:hAnsi="BIZ UDPゴシック" w:eastAsia="BIZ UDPゴシック"/>
                <w:sz w:val="20"/>
                <w:szCs w:val="20"/>
              </w:rPr>
              <w:t>回。営業に支障のない時間帯を希望いたします。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（財務・税務）</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11</w:t>
            </w:r>
            <w:r>
              <w:rPr>
                <w:rFonts w:ascii="BIZ UDPゴシック" w:hAnsi="BIZ UDPゴシック" w:eastAsia="BIZ UDPゴシック"/>
                <w:sz w:val="20"/>
                <w:szCs w:val="20"/>
              </w:rPr>
              <w:t>月中旬</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外部会計事務所を起用。貴社アドバイザーと独立の事務所を選定いたします。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（法務）</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11</w:t>
            </w:r>
            <w:r>
              <w:rPr>
                <w:rFonts w:ascii="BIZ UDPゴシック" w:hAnsi="BIZ UDPゴシック" w:eastAsia="BIZ UDPゴシック"/>
                <w:sz w:val="20"/>
                <w:szCs w:val="20"/>
              </w:rPr>
              <w:t>月中旬</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外部法律事務所を起用。契約関係、労務、許認可、係争の有無を確認いたします。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DD</w:t>
            </w:r>
            <w:r>
              <w:rPr>
                <w:rFonts w:ascii="BIZ UDPゴシック" w:hAnsi="BIZ UDPゴシック" w:eastAsia="BIZ UDPゴシック"/>
                <w:sz w:val="20"/>
                <w:szCs w:val="20"/>
              </w:rPr>
              <w:t>（ビジネス）</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月上旬〜</w:t>
            </w:r>
            <w:r>
              <w:rPr>
                <w:rFonts w:eastAsia="BIZ UDPゴシック" w:ascii="BIZ UDPゴシック" w:hAnsi="BIZ UDPゴシック"/>
                <w:sz w:val="20"/>
                <w:szCs w:val="20"/>
              </w:rPr>
              <w:t>10</w:t>
            </w:r>
            <w:r>
              <w:rPr>
                <w:rFonts w:ascii="BIZ UDPゴシック" w:hAnsi="BIZ UDPゴシック" w:eastAsia="BIZ UDPゴシック"/>
                <w:sz w:val="20"/>
                <w:szCs w:val="20"/>
              </w:rPr>
              <w:t>月下旬</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当社内部にて実施。ワイン在庫の時価評価を含みます。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現地視察</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月中</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1</w:t>
            </w:r>
            <w:r>
              <w:rPr>
                <w:rFonts w:ascii="BIZ UDPゴシック" w:hAnsi="BIZ UDPゴシック" w:eastAsia="BIZ UDPゴシック"/>
                <w:sz w:val="20"/>
                <w:szCs w:val="20"/>
              </w:rPr>
              <w:t>〜</w:t>
            </w:r>
            <w:r>
              <w:rPr>
                <w:rFonts w:eastAsia="BIZ UDPゴシック" w:ascii="BIZ UDPゴシック" w:hAnsi="BIZ UDPゴシック"/>
                <w:sz w:val="20"/>
                <w:szCs w:val="20"/>
              </w:rPr>
              <w:t>2</w:t>
            </w:r>
            <w:r>
              <w:rPr>
                <w:rFonts w:ascii="BIZ UDPゴシック" w:hAnsi="BIZ UDPゴシック" w:eastAsia="BIZ UDPゴシック"/>
                <w:sz w:val="20"/>
                <w:szCs w:val="20"/>
              </w:rPr>
              <w:t>回。営業時間外を希望いたします。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移転・誘致に関する協議</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10</w:t>
            </w:r>
            <w:r>
              <w:rPr>
                <w:rFonts w:ascii="BIZ UDPゴシック" w:hAnsi="BIZ UDPゴシック" w:eastAsia="BIZ UDPゴシック"/>
                <w:sz w:val="20"/>
                <w:szCs w:val="20"/>
              </w:rPr>
              <w:t>月〜</w:t>
            </w:r>
            <w:r>
              <w:rPr>
                <w:rFonts w:eastAsia="BIZ UDPゴシック" w:ascii="BIZ UDPゴシック" w:hAnsi="BIZ UDPゴシック"/>
                <w:sz w:val="20"/>
                <w:szCs w:val="20"/>
              </w:rPr>
              <w:t>11</w:t>
            </w:r>
            <w:r>
              <w:rPr>
                <w:rFonts w:ascii="BIZ UDPゴシック" w:hAnsi="BIZ UDPゴシック" w:eastAsia="BIZ UDPゴシック"/>
                <w:sz w:val="20"/>
                <w:szCs w:val="20"/>
              </w:rPr>
              <w:t>月</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誘致のお話について、条件を確認のうえ岸田様とご一緒に方針を検討いたします。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最終契約交渉</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11</w:t>
            </w:r>
            <w:r>
              <w:rPr>
                <w:rFonts w:ascii="BIZ UDPゴシック" w:hAnsi="BIZ UDPゴシック" w:eastAsia="BIZ UDPゴシック"/>
                <w:sz w:val="20"/>
                <w:szCs w:val="20"/>
              </w:rPr>
              <w:t>月下旬〜</w:t>
            </w:r>
            <w:r>
              <w:rPr>
                <w:rFonts w:eastAsia="BIZ UDPゴシック" w:ascii="BIZ UDPゴシック" w:hAnsi="BIZ UDPゴシック"/>
                <w:sz w:val="20"/>
                <w:szCs w:val="20"/>
              </w:rPr>
              <w:t>12</w:t>
            </w:r>
            <w:r>
              <w:rPr>
                <w:rFonts w:ascii="BIZ UDPゴシック" w:hAnsi="BIZ UDPゴシック" w:eastAsia="BIZ UDPゴシック"/>
                <w:sz w:val="20"/>
                <w:szCs w:val="20"/>
              </w:rPr>
              <w:t>月上旬</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最終契約締結</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月中旬</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当社取締役会決議を経て締結いたします。</w:t>
            </w:r>
          </w:p>
        </w:tc>
      </w:tr>
      <w:tr>
        <w:trPr>
          <w:cantSplit w:val="true"/>
        </w:trPr>
        <w:tc>
          <w:tcPr>
            <w:tcW w:w="240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クロージング</w:t>
            </w:r>
          </w:p>
        </w:tc>
        <w:tc>
          <w:tcPr>
            <w:tcW w:w="20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20"/>
                <w:szCs w:val="20"/>
              </w:rPr>
              <w:t>2026</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月末迄</w:t>
            </w:r>
          </w:p>
        </w:tc>
        <w:tc>
          <w:tcPr>
            <w:tcW w:w="556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合意済。</w:t>
            </w:r>
          </w:p>
        </w:tc>
      </w:tr>
    </w:tbl>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最終契約までの間に、岸田様と協議のうえ定めさせていただきたい主な事項は、次のとおりです。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岸田様の役職、報酬および勤務形態</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3</w:t>
      </w:r>
      <w:r>
        <w:rPr>
          <w:rFonts w:ascii="BIZ UDPゴシック" w:hAnsi="BIZ UDPゴシック" w:eastAsia="BIZ UDPゴシック"/>
        </w:rPr>
        <w:t>年経過後の監修の内容、頻度、期間および報酬</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後継料理長の選定の進め方</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物販、ブティック店舗、新業態および海外展開の時期と進め方</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経営会議その他の会議体の頻度と運営方法</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店舗の設備更新および移転・誘致への対応</w:t>
      </w:r>
    </w:p>
    <w:p>
      <w:pPr>
        <w:pStyle w:val="Normal"/>
        <w:spacing w:before="0" w:after="14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ascii="BIZ UDPゴシック" w:hAnsi="BIZ UDPゴシック" w:eastAsia="BIZ UDPゴシック"/>
          <w:b/>
          <w:bCs/>
        </w:rPr>
        <w:t>最終契約締結の前提として確認を要すると考えるリスク</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後継者：現ご在籍の方、卒業生の方、外部からの招聘のそれぞれについて、打診の可否と具体的な手順。面談にて後任の方が現時点では確定されていない旨を伺っており、当社は本件における最大の論点であると認識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岸田様のご関与形態：</w:t>
      </w:r>
      <w:r>
        <w:rPr>
          <w:rFonts w:eastAsia="BIZ UDPゴシック" w:ascii="BIZ UDPゴシック" w:hAnsi="BIZ UDPゴシック"/>
        </w:rPr>
        <w:t>3</w:t>
      </w:r>
      <w:r>
        <w:rPr>
          <w:rFonts w:ascii="BIZ UDPゴシック" w:hAnsi="BIZ UDPゴシック" w:eastAsia="BIZ UDPゴシック"/>
        </w:rPr>
        <w:t>年間の従事の内容（勤務日数、厨房への関与の程度）と、</w:t>
      </w:r>
      <w:r>
        <w:rPr>
          <w:rFonts w:eastAsia="BIZ UDPゴシック" w:ascii="BIZ UDPゴシック" w:hAnsi="BIZ UDPゴシック"/>
        </w:rPr>
        <w:t>3</w:t>
      </w:r>
      <w:r>
        <w:rPr>
          <w:rFonts w:ascii="BIZ UDPゴシック" w:hAnsi="BIZ UDPゴシック" w:eastAsia="BIZ UDPゴシック"/>
        </w:rPr>
        <w:t>年経過後のご意向。</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移転・誘致：各案件の条件（開業時期、賃料、保証金、先方負担額、意思決定期限）と、移転後の収益見通し。</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ミシュランの評価：評価が店舗と岸田様個人のいずれに帰属するものと考えられるか。評価が変動した場合の収益への影響。</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⑤ </w:t>
      </w:r>
      <w:r>
        <w:rPr>
          <w:rFonts w:ascii="BIZ UDPゴシック" w:hAnsi="BIZ UDPゴシック" w:eastAsia="BIZ UDPゴシック"/>
        </w:rPr>
        <w:t>仕入先からの配分：希少銘柄の配分が、対象会社と岸田様個人のいずれに帰属するものか。その根拠となる契約の有無。</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⑥ </w:t>
      </w:r>
      <w:r>
        <w:rPr>
          <w:rFonts w:ascii="BIZ UDPゴシック" w:hAnsi="BIZ UDPゴシック" w:eastAsia="BIZ UDPゴシック"/>
        </w:rPr>
        <w:t>店舗賃貸借契約：残存期間、更新条件、支配権異動に関する条項、原状回復義務の範囲。</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⑦ </w:t>
      </w:r>
      <w:r>
        <w:rPr>
          <w:rFonts w:ascii="BIZ UDPゴシック" w:hAnsi="BIZ UDPゴシック" w:eastAsia="BIZ UDPゴシック"/>
        </w:rPr>
        <w:t>物販事業：粗利率、商標およびレシピの帰属、レストラン外に製造拠点を設ける場合の許認可および人員の手当て（年商約</w:t>
      </w:r>
      <w:r>
        <w:rPr>
          <w:rFonts w:eastAsia="BIZ UDPゴシック" w:ascii="BIZ UDPゴシック" w:hAnsi="BIZ UDPゴシック"/>
        </w:rPr>
        <w:t>7,000</w:t>
      </w:r>
      <w:r>
        <w:rPr>
          <w:rFonts w:ascii="BIZ UDPゴシック" w:hAnsi="BIZ UDPゴシック" w:eastAsia="BIZ UDPゴシック"/>
        </w:rPr>
        <w:t>万円、抽選販売、生産能力が上限にあることは承知しております）。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⑧ </w:t>
      </w:r>
      <w:r>
        <w:rPr>
          <w:rFonts w:ascii="BIZ UDPゴシック" w:hAnsi="BIZ UDPゴシック" w:eastAsia="BIZ UDPゴシック"/>
        </w:rPr>
        <w:t>労務：</w:t>
      </w:r>
      <w:r>
        <w:rPr>
          <w:rFonts w:eastAsia="BIZ UDPゴシック" w:ascii="BIZ UDPゴシック" w:hAnsi="BIZ UDPゴシック"/>
        </w:rPr>
        <w:t>36</w:t>
      </w:r>
      <w:r>
        <w:rPr>
          <w:rFonts w:ascii="BIZ UDPゴシック" w:hAnsi="BIZ UDPゴシック" w:eastAsia="BIZ UDPゴシック"/>
        </w:rPr>
        <w:t>協定の運用状況、固定残業給の設計と実労働時間との関係、勤怠記録の保存状況。本書</w:t>
      </w:r>
      <w:r>
        <w:rPr>
          <w:rFonts w:eastAsia="BIZ UDPゴシック" w:ascii="BIZ UDPゴシック" w:hAnsi="BIZ UDPゴシック"/>
        </w:rPr>
        <w:t>13</w:t>
      </w:r>
      <w:r>
        <w:rPr>
          <w:rFonts w:ascii="BIZ UDPゴシック" w:hAnsi="BIZ UDPゴシック" w:eastAsia="BIZ UDPゴシック"/>
        </w:rPr>
        <w:t>項</w:t>
      </w:r>
      <w:r>
        <w:rPr>
          <w:rFonts w:eastAsia="BIZ UDPゴシック" w:ascii="BIZ UDPゴシック" w:hAnsi="BIZ UDPゴシック"/>
        </w:rPr>
        <w:t>(2)</w:t>
      </w:r>
      <w:r>
        <w:rPr>
          <w:rFonts w:ascii="BIZ UDPゴシック" w:hAnsi="BIZ UDPゴシック" w:eastAsia="BIZ UDPゴシック"/>
        </w:rPr>
        <w:t>に記載のとおり、当社は現時点では是正を価額の減額要素とは考えておりません。</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⑨ </w:t>
      </w:r>
      <w:r>
        <w:rPr>
          <w:rFonts w:ascii="BIZ UDPゴシック" w:hAnsi="BIZ UDPゴシック" w:eastAsia="BIZ UDPゴシック"/>
        </w:rPr>
        <w:t>カンテサンスプラス株式会社：監修・コンサルティングの取引先および契約期間、岸田様からの役員借入金</w:t>
      </w:r>
      <w:r>
        <w:rPr>
          <w:rFonts w:eastAsia="BIZ UDPゴシック" w:ascii="BIZ UDPゴシック" w:hAnsi="BIZ UDPゴシック"/>
        </w:rPr>
        <w:t>554</w:t>
      </w:r>
      <w:r>
        <w:rPr>
          <w:rFonts w:ascii="BIZ UDPゴシック" w:hAnsi="BIZ UDPゴシック" w:eastAsia="BIZ UDPゴシック"/>
        </w:rPr>
        <w:t>万円の精算方法、本店を岸田様のご自宅に置かれていることに伴う地代家賃</w:t>
      </w:r>
      <w:r>
        <w:rPr>
          <w:rFonts w:eastAsia="BIZ UDPゴシック" w:ascii="BIZ UDPゴシック" w:hAnsi="BIZ UDPゴシック"/>
        </w:rPr>
        <w:t>19.5</w:t>
      </w:r>
      <w:r>
        <w:rPr>
          <w:rFonts w:ascii="BIZ UDPゴシック" w:hAnsi="BIZ UDPゴシック" w:eastAsia="BIZ UDPゴシック"/>
        </w:rPr>
        <w:t>万円の取扱い。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⑩ </w:t>
      </w:r>
      <w:r>
        <w:rPr>
          <w:rFonts w:ascii="BIZ UDPゴシック" w:hAnsi="BIZ UDPゴシック" w:eastAsia="BIZ UDPゴシック"/>
        </w:rPr>
        <w:t>関連当事者取引および社宅：第</w:t>
      </w:r>
      <w:r>
        <w:rPr>
          <w:rFonts w:eastAsia="BIZ UDPゴシック" w:ascii="BIZ UDPゴシック" w:hAnsi="BIZ UDPゴシック"/>
        </w:rPr>
        <w:t>15</w:t>
      </w:r>
      <w:r>
        <w:rPr>
          <w:rFonts w:ascii="BIZ UDPゴシック" w:hAnsi="BIZ UDPゴシック" w:eastAsia="BIZ UDPゴシック"/>
        </w:rPr>
        <w:t>期の地代家賃のうち社宅分</w:t>
      </w:r>
      <w:r>
        <w:rPr>
          <w:rFonts w:eastAsia="BIZ UDPゴシック" w:ascii="BIZ UDPゴシック" w:hAnsi="BIZ UDPゴシック"/>
        </w:rPr>
        <w:t>393</w:t>
      </w:r>
      <w:r>
        <w:rPr>
          <w:rFonts w:ascii="BIZ UDPゴシック" w:hAnsi="BIZ UDPゴシック" w:eastAsia="BIZ UDPゴシック"/>
        </w:rPr>
        <w:t>万</w:t>
      </w:r>
      <w:r>
        <w:rPr>
          <w:rFonts w:eastAsia="BIZ UDPゴシック" w:ascii="BIZ UDPゴシック" w:hAnsi="BIZ UDPゴシック"/>
        </w:rPr>
        <w:t>7,000</w:t>
      </w:r>
      <w:r>
        <w:rPr>
          <w:rFonts w:ascii="BIZ UDPゴシック" w:hAnsi="BIZ UDPゴシック" w:eastAsia="BIZ UDPゴシック"/>
        </w:rPr>
        <w:t>円について、給与控除による回収額</w:t>
      </w:r>
      <w:r>
        <w:rPr>
          <w:rFonts w:eastAsia="BIZ UDPゴシック" w:ascii="BIZ UDPゴシック" w:hAnsi="BIZ UDPゴシック"/>
        </w:rPr>
        <w:t>393</w:t>
      </w:r>
      <w:r>
        <w:rPr>
          <w:rFonts w:ascii="BIZ UDPゴシック" w:hAnsi="BIZ UDPゴシック" w:eastAsia="BIZ UDPゴシック"/>
        </w:rPr>
        <w:t>万円がほぼ同額であり損益への影響が生じていないことを確認しております。賃貸借契約の名義、対象者および本件後の取扱いをご教示ください。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⑪ </w:t>
      </w:r>
      <w:r>
        <w:rPr>
          <w:rFonts w:ascii="BIZ UDPゴシック" w:hAnsi="BIZ UDPゴシック" w:eastAsia="BIZ UDPゴシック"/>
        </w:rPr>
        <w:t>予約サイトとの関係：第</w:t>
      </w:r>
      <w:r>
        <w:rPr>
          <w:rFonts w:eastAsia="BIZ UDPゴシック" w:ascii="BIZ UDPゴシック" w:hAnsi="BIZ UDPゴシック"/>
        </w:rPr>
        <w:t>15</w:t>
      </w:r>
      <w:r>
        <w:rPr>
          <w:rFonts w:ascii="BIZ UDPゴシック" w:hAnsi="BIZ UDPゴシック" w:eastAsia="BIZ UDPゴシック"/>
        </w:rPr>
        <w:t>期末に株式会社</w:t>
      </w:r>
      <w:r>
        <w:rPr>
          <w:rFonts w:eastAsia="BIZ UDPゴシック" w:ascii="BIZ UDPゴシック" w:hAnsi="BIZ UDPゴシック"/>
        </w:rPr>
        <w:t>GHO</w:t>
      </w:r>
      <w:r>
        <w:rPr>
          <w:rFonts w:ascii="BIZ UDPゴシック" w:hAnsi="BIZ UDPゴシック" w:eastAsia="BIZ UDPゴシック"/>
        </w:rPr>
        <w:t>（</w:t>
      </w:r>
      <w:r>
        <w:rPr>
          <w:rFonts w:eastAsia="BIZ UDPゴシック" w:ascii="BIZ UDPゴシック" w:hAnsi="BIZ UDPゴシック"/>
        </w:rPr>
        <w:t>OMAKASE</w:t>
      </w:r>
      <w:r>
        <w:rPr>
          <w:rFonts w:ascii="BIZ UDPゴシック" w:hAnsi="BIZ UDPゴシック" w:eastAsia="BIZ UDPゴシック"/>
        </w:rPr>
        <w:t>）に対する未収入金</w:t>
      </w:r>
      <w:r>
        <w:rPr>
          <w:rFonts w:eastAsia="BIZ UDPゴシック" w:ascii="BIZ UDPゴシック" w:hAnsi="BIZ UDPゴシック"/>
        </w:rPr>
        <w:t>538</w:t>
      </w:r>
      <w:r>
        <w:rPr>
          <w:rFonts w:ascii="BIZ UDPゴシック" w:hAnsi="BIZ UDPゴシック" w:eastAsia="BIZ UDPゴシック"/>
        </w:rPr>
        <w:t>万円が計上されていることと、質疑応答における「どことも契約しておらず手数料の支払はない」とのご説明との関係。</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⑫ </w:t>
      </w:r>
      <w:r>
        <w:rPr>
          <w:rFonts w:ascii="BIZ UDPゴシック" w:hAnsi="BIZ UDPゴシック" w:eastAsia="BIZ UDPゴシック"/>
        </w:rPr>
        <w:t>役員貸付金：精算の方法および時期。</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⑬ </w:t>
      </w:r>
      <w:r>
        <w:rPr>
          <w:rFonts w:ascii="BIZ UDPゴシック" w:hAnsi="BIZ UDPゴシック" w:eastAsia="BIZ UDPゴシック"/>
        </w:rPr>
        <w:t>許認可：飲食店営業許可等の承継可否。</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⑭ </w:t>
      </w:r>
      <w:r>
        <w:rPr>
          <w:rFonts w:ascii="BIZ UDPゴシック" w:hAnsi="BIZ UDPゴシック" w:eastAsia="BIZ UDPゴシック"/>
        </w:rPr>
        <w:t>非継続の収益：第</w:t>
      </w:r>
      <w:r>
        <w:rPr>
          <w:rFonts w:eastAsia="BIZ UDPゴシック" w:ascii="BIZ UDPゴシック" w:hAnsi="BIZ UDPゴシック"/>
        </w:rPr>
        <w:t>15</w:t>
      </w:r>
      <w:r>
        <w:rPr>
          <w:rFonts w:ascii="BIZ UDPゴシック" w:hAnsi="BIZ UDPゴシック" w:eastAsia="BIZ UDPゴシック"/>
        </w:rPr>
        <w:t>期の売上高</w:t>
      </w:r>
      <w:r>
        <w:rPr>
          <w:rFonts w:eastAsia="BIZ UDPゴシック" w:ascii="BIZ UDPゴシック" w:hAnsi="BIZ UDPゴシック"/>
        </w:rPr>
        <w:t>9</w:t>
      </w:r>
      <w:r>
        <w:rPr>
          <w:rFonts w:ascii="BIZ UDPゴシック" w:hAnsi="BIZ UDPゴシック" w:eastAsia="BIZ UDPゴシック"/>
        </w:rPr>
        <w:t>億</w:t>
      </w:r>
      <w:r>
        <w:rPr>
          <w:rFonts w:eastAsia="BIZ UDPゴシック" w:ascii="BIZ UDPゴシック" w:hAnsi="BIZ UDPゴシック"/>
        </w:rPr>
        <w:t>7,640</w:t>
      </w:r>
      <w:r>
        <w:rPr>
          <w:rFonts w:ascii="BIZ UDPゴシック" w:hAnsi="BIZ UDPゴシック" w:eastAsia="BIZ UDPゴシック"/>
        </w:rPr>
        <w:t>万円には、月額</w:t>
      </w:r>
      <w:r>
        <w:rPr>
          <w:rFonts w:eastAsia="BIZ UDPゴシック" w:ascii="BIZ UDPゴシック" w:hAnsi="BIZ UDPゴシック"/>
        </w:rPr>
        <w:t>100</w:t>
      </w:r>
      <w:r>
        <w:rPr>
          <w:rFonts w:ascii="BIZ UDPゴシック" w:hAnsi="BIZ UDPゴシック" w:eastAsia="BIZ UDPゴシック"/>
        </w:rPr>
        <w:t>万円の業務受託収入が</w:t>
      </w:r>
      <w:r>
        <w:rPr>
          <w:rFonts w:eastAsia="BIZ UDPゴシック" w:ascii="BIZ UDPゴシック" w:hAnsi="BIZ UDPゴシック"/>
        </w:rPr>
        <w:t>9</w:t>
      </w:r>
      <w:r>
        <w:rPr>
          <w:rFonts w:ascii="BIZ UDPゴシック" w:hAnsi="BIZ UDPゴシック" w:eastAsia="BIZ UDPゴシック"/>
        </w:rPr>
        <w:t>か月分（</w:t>
      </w:r>
      <w:r>
        <w:rPr>
          <w:rFonts w:eastAsia="BIZ UDPゴシック" w:ascii="BIZ UDPゴシック" w:hAnsi="BIZ UDPゴシック"/>
        </w:rPr>
        <w:t>900</w:t>
      </w:r>
      <w:r>
        <w:rPr>
          <w:rFonts w:ascii="BIZ UDPゴシック" w:hAnsi="BIZ UDPゴシック" w:eastAsia="BIZ UDPゴシック"/>
        </w:rPr>
        <w:t>万円）含まれており、</w:t>
      </w:r>
      <w:r>
        <w:rPr>
          <w:rFonts w:eastAsia="BIZ UDPゴシック" w:ascii="BIZ UDPゴシック" w:hAnsi="BIZ UDPゴシック"/>
        </w:rPr>
        <w:t>2025</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月をもって終了しているものと拝見しております。当該取引の内容と終了の経緯をご教示ください。なお当社は、これを除いた継続事業ベースで</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w:t>
      </w:r>
      <w:r>
        <w:rPr>
          <w:rFonts w:ascii="BIZ UDPゴシック" w:hAnsi="BIZ UDPゴシック" w:eastAsia="BIZ UDPゴシック"/>
        </w:rPr>
        <w:t>〜</w:t>
      </w:r>
      <w:r>
        <w:rPr>
          <w:rFonts w:eastAsia="BIZ UDPゴシック" w:ascii="BIZ UDPゴシック" w:hAnsi="BIZ UDPゴシック"/>
        </w:rPr>
        <w:t>7</w:t>
      </w:r>
      <w:r>
        <w:rPr>
          <w:rFonts w:ascii="BIZ UDPゴシック" w:hAnsi="BIZ UDPゴシック" w:eastAsia="BIZ UDPゴシック"/>
        </w:rPr>
        <w:t>月の売上が前年同期比</w:t>
      </w:r>
      <w:r>
        <w:rPr>
          <w:rFonts w:eastAsia="BIZ UDPゴシック" w:ascii="BIZ UDPゴシック" w:hAnsi="BIZ UDPゴシック"/>
        </w:rPr>
        <w:t>6.1%</w:t>
      </w:r>
      <w:r>
        <w:rPr>
          <w:rFonts w:ascii="BIZ UDPゴシック" w:hAnsi="BIZ UDPゴシック" w:eastAsia="BIZ UDPゴシック"/>
        </w:rPr>
        <w:t>増であると理解しており、本件の評価においてはこの実勢を用いております。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⑮ </w:t>
      </w:r>
      <w:r>
        <w:rPr>
          <w:rFonts w:ascii="BIZ UDPゴシック" w:hAnsi="BIZ UDPゴシック" w:eastAsia="BIZ UDPゴシック"/>
        </w:rPr>
        <w:t>店舗家賃の期間差異：地代家賃（店舗分）が第</w:t>
      </w:r>
      <w:r>
        <w:rPr>
          <w:rFonts w:eastAsia="BIZ UDPゴシック" w:ascii="BIZ UDPゴシック" w:hAnsi="BIZ UDPゴシック"/>
        </w:rPr>
        <w:t>13</w:t>
      </w:r>
      <w:r>
        <w:rPr>
          <w:rFonts w:ascii="BIZ UDPゴシック" w:hAnsi="BIZ UDPゴシック" w:eastAsia="BIZ UDPゴシック"/>
        </w:rPr>
        <w:t>期</w:t>
      </w:r>
      <w:r>
        <w:rPr>
          <w:rFonts w:eastAsia="BIZ UDPゴシック" w:ascii="BIZ UDPゴシック" w:hAnsi="BIZ UDPゴシック"/>
        </w:rPr>
        <w:t>2,435</w:t>
      </w:r>
      <w:r>
        <w:rPr>
          <w:rFonts w:ascii="BIZ UDPゴシック" w:hAnsi="BIZ UDPゴシック" w:eastAsia="BIZ UDPゴシック"/>
        </w:rPr>
        <w:t>万円に対し第</w:t>
      </w:r>
      <w:r>
        <w:rPr>
          <w:rFonts w:eastAsia="BIZ UDPゴシック" w:ascii="BIZ UDPゴシック" w:hAnsi="BIZ UDPゴシック"/>
        </w:rPr>
        <w:t>14</w:t>
      </w:r>
      <w:r>
        <w:rPr>
          <w:rFonts w:ascii="BIZ UDPゴシック" w:hAnsi="BIZ UDPゴシック" w:eastAsia="BIZ UDPゴシック"/>
        </w:rPr>
        <w:t>期・第</w:t>
      </w:r>
      <w:r>
        <w:rPr>
          <w:rFonts w:eastAsia="BIZ UDPゴシック" w:ascii="BIZ UDPゴシック" w:hAnsi="BIZ UDPゴシック"/>
        </w:rPr>
        <w:t>15</w:t>
      </w:r>
      <w:r>
        <w:rPr>
          <w:rFonts w:ascii="BIZ UDPゴシック" w:hAnsi="BIZ UDPゴシック" w:eastAsia="BIZ UDPゴシック"/>
        </w:rPr>
        <w:t>期は</w:t>
      </w:r>
      <w:r>
        <w:rPr>
          <w:rFonts w:eastAsia="BIZ UDPゴシック" w:ascii="BIZ UDPゴシック" w:hAnsi="BIZ UDPゴシック"/>
        </w:rPr>
        <w:t>1,534</w:t>
      </w:r>
      <w:r>
        <w:rPr>
          <w:rFonts w:ascii="BIZ UDPゴシック" w:hAnsi="BIZ UDPゴシック" w:eastAsia="BIZ UDPゴシック"/>
        </w:rPr>
        <w:t>万円と、約</w:t>
      </w:r>
      <w:r>
        <w:rPr>
          <w:rFonts w:eastAsia="BIZ UDPゴシック" w:ascii="BIZ UDPゴシック" w:hAnsi="BIZ UDPゴシック"/>
        </w:rPr>
        <w:t>900</w:t>
      </w:r>
      <w:r>
        <w:rPr>
          <w:rFonts w:ascii="BIZ UDPゴシック" w:hAnsi="BIZ UDPゴシック" w:eastAsia="BIZ UDPゴシック"/>
        </w:rPr>
        <w:t>万円の差異が生じております。契約条件の変更、賃料改定または計上区分の変更の有無をご教示ください。</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⑯ </w:t>
      </w:r>
      <w:r>
        <w:rPr>
          <w:rFonts w:ascii="BIZ UDPゴシック" w:hAnsi="BIZ UDPゴシック" w:eastAsia="BIZ UDPゴシック"/>
        </w:rPr>
        <w:t>勤怠記録：ご開示いただいた支給控除一覧表において、就労時間が</w:t>
      </w:r>
      <w:r>
        <w:rPr>
          <w:rFonts w:eastAsia="BIZ UDPゴシック" w:ascii="BIZ UDPゴシック" w:hAnsi="BIZ UDPゴシック"/>
        </w:rPr>
        <w:t>1</w:t>
      </w:r>
      <w:r>
        <w:rPr>
          <w:rFonts w:ascii="BIZ UDPゴシック" w:hAnsi="BIZ UDPゴシック" w:eastAsia="BIZ UDPゴシック"/>
        </w:rPr>
        <w:t>日</w:t>
      </w:r>
      <w:r>
        <w:rPr>
          <w:rFonts w:eastAsia="BIZ UDPゴシック" w:ascii="BIZ UDPゴシック" w:hAnsi="BIZ UDPゴシック"/>
        </w:rPr>
        <w:t>8</w:t>
      </w:r>
      <w:r>
        <w:rPr>
          <w:rFonts w:ascii="BIZ UDPゴシック" w:hAnsi="BIZ UDPゴシック" w:eastAsia="BIZ UDPゴシック"/>
        </w:rPr>
        <w:t>時間</w:t>
      </w:r>
      <w:r>
        <w:rPr>
          <w:rFonts w:eastAsia="BIZ UDPゴシック" w:ascii="BIZ UDPゴシック" w:hAnsi="BIZ UDPゴシック"/>
        </w:rPr>
        <w:t>×</w:t>
      </w:r>
      <w:r>
        <w:rPr>
          <w:rFonts w:ascii="BIZ UDPゴシック" w:hAnsi="BIZ UDPゴシック" w:eastAsia="BIZ UDPゴシック"/>
        </w:rPr>
        <w:t>出勤日数の定時数で記録されております。実労働時間の記録方法と、原資料（タイムカード等）の保存状況をご教示ください。本項は前記⑧と一体の論点であり、当社は現時点では是正を価額の減額要素とは考えておりません。</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11</w:t>
      </w:r>
      <w:r>
        <w:rPr>
          <w:rFonts w:ascii="BIZ UDPゴシック" w:hAnsi="BIZ UDPゴシック" w:eastAsia="BIZ UDPゴシック"/>
          <w:b/>
          <w:bCs/>
          <w:sz w:val="22"/>
          <w:szCs w:val="22"/>
        </w:rPr>
        <w:t>．今後の意思決定プロセス</w:t>
      </w:r>
    </w:p>
    <w:p>
      <w:pPr>
        <w:pStyle w:val="Normal"/>
        <w:spacing w:lineRule="auto" w:line="300" w:before="200" w:after="100"/>
        <w:rPr>
          <w:rFonts w:ascii="BIZ UDPゴシック" w:hAnsi="BIZ UDPゴシック" w:eastAsia="BIZ UDPゴシック"/>
          <w:color w:val="595959"/>
        </w:rPr>
      </w:pPr>
      <w:r>
        <w:rPr>
          <w:rFonts w:eastAsia="BIZ UDPゴシック" w:ascii="BIZ UDPゴシック" w:hAnsi="BIZ UDPゴシック"/>
          <w:b/>
          <w:bCs/>
        </w:rPr>
        <w:t xml:space="preserve">(1) </w:t>
      </w:r>
      <w:r>
        <w:rPr>
          <w:rFonts w:ascii="BIZ UDPゴシック" w:hAnsi="BIZ UDPゴシック" w:eastAsia="BIZ UDPゴシック"/>
          <w:b/>
          <w:bCs/>
        </w:rPr>
        <w:t>本書の提出までに行われた意思決定</w:t>
      </w:r>
    </w:p>
    <w:p>
      <w:pPr>
        <w:pStyle w:val="Normal"/>
        <w:spacing w:lineRule="auto" w:line="300" w:before="200" w:after="100"/>
        <w:rPr>
          <w:rFonts w:ascii="BIZ UDPゴシック" w:hAnsi="BIZ UDPゴシック" w:eastAsia="BIZ UDPゴシック"/>
          <w:b/>
          <w:bCs/>
        </w:rPr>
      </w:pPr>
      <w:r>
        <w:rPr>
          <w:rFonts w:eastAsia="BIZ UDPゴシック" w:ascii="BIZ UDPゴシック" w:hAnsi="BIZ UDPゴシック"/>
          <w:color w:val="auto"/>
        </w:rPr>
        <w:t>2026</w:t>
      </w:r>
      <w:r>
        <w:rPr>
          <w:rFonts w:ascii="BIZ UDPゴシック" w:hAnsi="BIZ UDPゴシック" w:eastAsia="BIZ UDPゴシック"/>
          <w:color w:val="auto"/>
        </w:rPr>
        <w:t>年</w:t>
      </w:r>
      <w:r>
        <w:rPr>
          <w:rFonts w:eastAsia="BIZ UDPゴシック" w:ascii="BIZ UDPゴシック" w:hAnsi="BIZ UDPゴシック"/>
          <w:color w:val="auto"/>
        </w:rPr>
        <w:t>9</w:t>
      </w:r>
      <w:r>
        <w:rPr>
          <w:rFonts w:ascii="BIZ UDPゴシック" w:hAnsi="BIZ UDPゴシック" w:eastAsia="BIZ UDPゴシック"/>
          <w:color w:val="auto"/>
        </w:rPr>
        <w:t>月</w:t>
      </w:r>
      <w:r>
        <w:rPr>
          <w:rFonts w:eastAsia="BIZ UDPゴシック" w:ascii="BIZ UDPゴシック" w:hAnsi="BIZ UDPゴシック"/>
          <w:color w:val="auto"/>
        </w:rPr>
        <w:t>29</w:t>
      </w:r>
      <w:r>
        <w:rPr>
          <w:rFonts w:ascii="BIZ UDPゴシック" w:hAnsi="BIZ UDPゴシック" w:eastAsia="BIZ UDPゴシック"/>
          <w:color w:val="auto"/>
        </w:rPr>
        <w:t>日開催の取締役会において、本件の検討および</w:t>
      </w:r>
      <w:r>
        <w:rPr>
          <w:rFonts w:eastAsia="BIZ UDPゴシック" w:ascii="BIZ UDPゴシック" w:hAnsi="BIZ UDPゴシック"/>
          <w:color w:val="auto"/>
        </w:rPr>
        <w:t>DD</w:t>
      </w:r>
      <w:r>
        <w:rPr>
          <w:rFonts w:ascii="BIZ UDPゴシック" w:hAnsi="BIZ UDPゴシック" w:eastAsia="BIZ UDPゴシック"/>
          <w:color w:val="auto"/>
        </w:rPr>
        <w:t>の実施について決議しております。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今後必要となる意思決定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DD</w:t>
      </w:r>
      <w:r>
        <w:rPr>
          <w:rFonts w:ascii="BIZ UDPゴシック" w:hAnsi="BIZ UDPゴシック" w:eastAsia="BIZ UDPゴシック"/>
        </w:rPr>
        <w:t>結果を踏まえた最終契約の締結について、当社取締役会の決議を要します（</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12</w:t>
      </w:r>
      <w:r>
        <w:rPr>
          <w:rFonts w:ascii="BIZ UDPゴシック" w:hAnsi="BIZ UDPゴシック" w:eastAsia="BIZ UDPゴシック"/>
        </w:rPr>
        <w:t>月中旬を予定）。</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w:t>
      </w:r>
      <w:r>
        <w:rPr>
          <w:rFonts w:ascii="BIZ UDPゴシック" w:hAnsi="BIZ UDPゴシック" w:eastAsia="BIZ UDPゴシック"/>
        </w:rPr>
        <w:t>本件の資金調達に係る増資について、当社の株主総会または取締役会の決議を要します。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金融機関における与信審査および正式な承認を要します。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いずれの手続についても、本ご案内に示されたスケジュールに支障が生じないよう進行させる所存です。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12</w:t>
      </w:r>
      <w:r>
        <w:rPr>
          <w:rFonts w:ascii="BIZ UDPゴシック" w:hAnsi="BIZ UDPゴシック" w:eastAsia="BIZ UDPゴシック"/>
          <w:b/>
          <w:bCs/>
          <w:sz w:val="22"/>
          <w:szCs w:val="22"/>
        </w:rPr>
        <w:t>．当社の情報（本件取引の取組体制）</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当社の担当者</w:t>
      </w:r>
    </w:p>
    <w:tbl>
      <w:tblPr>
        <w:tblW w:w="9918"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497"/>
        <w:gridCol w:w="1330"/>
        <w:gridCol w:w="1137"/>
        <w:gridCol w:w="1982"/>
        <w:gridCol w:w="3972"/>
      </w:tblGrid>
      <w:tr>
        <w:trPr>
          <w:cantSplit w:val="true"/>
        </w:trPr>
        <w:tc>
          <w:tcPr>
            <w:tcW w:w="14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氏名</w:t>
            </w:r>
          </w:p>
        </w:tc>
        <w:tc>
          <w:tcPr>
            <w:tcW w:w="1330"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所属・役職</w:t>
            </w:r>
          </w:p>
        </w:tc>
        <w:tc>
          <w:tcPr>
            <w:tcW w:w="113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所在地</w:t>
            </w:r>
          </w:p>
        </w:tc>
        <w:tc>
          <w:tcPr>
            <w:tcW w:w="198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電話番号</w:t>
            </w:r>
          </w:p>
        </w:tc>
        <w:tc>
          <w:tcPr>
            <w:tcW w:w="3972"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eastAsia="BIZ UDPゴシック" w:ascii="BIZ UDPゴシック" w:hAnsi="BIZ UDPゴシック"/>
                <w:b/>
                <w:bCs/>
                <w:sz w:val="20"/>
                <w:szCs w:val="20"/>
              </w:rPr>
              <w:t>E-mail</w:t>
            </w:r>
          </w:p>
        </w:tc>
      </w:tr>
      <w:tr>
        <w:trPr>
          <w:cantSplit w:val="true"/>
        </w:trPr>
        <w:tc>
          <w:tcPr>
            <w:tcW w:w="14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中野　邦人</w:t>
            </w:r>
          </w:p>
        </w:tc>
        <w:tc>
          <w:tcPr>
            <w:tcW w:w="133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代表取締役</w:t>
            </w:r>
          </w:p>
        </w:tc>
        <w:tc>
          <w:tcPr>
            <w:tcW w:w="113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本社</w:t>
            </w:r>
          </w:p>
        </w:tc>
        <w:tc>
          <w:tcPr>
            <w:tcW w:w="198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03-6416-9370</w:t>
            </w:r>
          </w:p>
        </w:tc>
        <w:tc>
          <w:tcPr>
            <w:tcW w:w="39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nakano@wine-bank.co.jp</w:t>
            </w:r>
          </w:p>
        </w:tc>
      </w:tr>
      <w:tr>
        <w:trPr>
          <w:cantSplit w:val="true"/>
        </w:trPr>
        <w:tc>
          <w:tcPr>
            <w:tcW w:w="14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疋田　一久</w:t>
            </w:r>
          </w:p>
        </w:tc>
        <w:tc>
          <w:tcPr>
            <w:tcW w:w="1330"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取締役</w:t>
            </w:r>
          </w:p>
        </w:tc>
        <w:tc>
          <w:tcPr>
            <w:tcW w:w="113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本社</w:t>
            </w:r>
          </w:p>
        </w:tc>
        <w:tc>
          <w:tcPr>
            <w:tcW w:w="198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03-6416-9370</w:t>
            </w:r>
          </w:p>
        </w:tc>
        <w:tc>
          <w:tcPr>
            <w:tcW w:w="3972"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sz w:val="19"/>
                <w:szCs w:val="19"/>
              </w:rPr>
              <w:t>kazuhisa-hikita@wine-bank.co.jp</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起用を予定している外部専門家</w:t>
      </w:r>
    </w:p>
    <w:tbl>
      <w:tblPr>
        <w:tblW w:w="9200"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2198"/>
        <w:gridCol w:w="2601"/>
        <w:gridCol w:w="2203"/>
        <w:gridCol w:w="2197"/>
      </w:tblGrid>
      <w:tr>
        <w:trPr>
          <w:cantSplit w:val="true"/>
        </w:trPr>
        <w:tc>
          <w:tcPr>
            <w:tcW w:w="2198"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区分</w:t>
            </w:r>
          </w:p>
        </w:tc>
        <w:tc>
          <w:tcPr>
            <w:tcW w:w="2601"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事務所名</w:t>
            </w:r>
          </w:p>
        </w:tc>
        <w:tc>
          <w:tcPr>
            <w:tcW w:w="2203"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担当者</w:t>
            </w:r>
          </w:p>
        </w:tc>
        <w:tc>
          <w:tcPr>
            <w:tcW w:w="2197"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連絡先</w:t>
            </w:r>
          </w:p>
        </w:tc>
      </w:tr>
      <w:tr>
        <w:trPr>
          <w:cantSplit w:val="true"/>
        </w:trPr>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財務・税務</w:t>
            </w:r>
            <w:r>
              <w:rPr>
                <w:rFonts w:eastAsia="BIZ UDPゴシック" w:ascii="BIZ UDPゴシック" w:hAnsi="BIZ UDPゴシック"/>
                <w:sz w:val="19"/>
                <w:szCs w:val="19"/>
              </w:rPr>
              <w:t>DD</w:t>
            </w:r>
          </w:p>
        </w:tc>
        <w:tc>
          <w:tcPr>
            <w:tcW w:w="260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color w:val="595959"/>
                <w:sz w:val="19"/>
                <w:szCs w:val="19"/>
              </w:rPr>
              <w:t>U&amp;I</w:t>
            </w:r>
            <w:r>
              <w:rPr>
                <w:rFonts w:ascii="BIZ UDPゴシック" w:hAnsi="BIZ UDPゴシック" w:eastAsia="BIZ UDPゴシック"/>
                <w:color w:val="595959"/>
                <w:sz w:val="19"/>
                <w:szCs w:val="19"/>
              </w:rPr>
              <w:t>税理士法人</w:t>
            </w:r>
          </w:p>
        </w:tc>
        <w:tc>
          <w:tcPr>
            <w:tcW w:w="220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藤村先生</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color w:val="595959"/>
                <w:sz w:val="19"/>
                <w:szCs w:val="19"/>
              </w:rPr>
              <w:t>03-5575-8150</w:t>
            </w:r>
          </w:p>
        </w:tc>
      </w:tr>
      <w:tr>
        <w:trPr>
          <w:cantSplit w:val="true"/>
        </w:trPr>
        <w:tc>
          <w:tcPr>
            <w:tcW w:w="219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19"/>
                <w:szCs w:val="19"/>
              </w:rPr>
              <w:t>法務</w:t>
            </w:r>
            <w:r>
              <w:rPr>
                <w:rFonts w:eastAsia="BIZ UDPゴシック" w:ascii="BIZ UDPゴシック" w:hAnsi="BIZ UDPゴシック"/>
                <w:sz w:val="19"/>
                <w:szCs w:val="19"/>
              </w:rPr>
              <w:t>DD</w:t>
            </w:r>
          </w:p>
        </w:tc>
        <w:tc>
          <w:tcPr>
            <w:tcW w:w="2601"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岩田合同法律事務所</w:t>
            </w:r>
          </w:p>
        </w:tc>
        <w:tc>
          <w:tcPr>
            <w:tcW w:w="2203"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color w:val="595959"/>
                <w:sz w:val="19"/>
                <w:szCs w:val="19"/>
              </w:rPr>
              <w:t>大櫛先生</w:t>
            </w:r>
          </w:p>
        </w:tc>
        <w:tc>
          <w:tcPr>
            <w:tcW w:w="2197"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eastAsia="BIZ UDPゴシック" w:ascii="BIZ UDPゴシック" w:hAnsi="BIZ UDPゴシック"/>
                <w:color w:val="595959"/>
                <w:sz w:val="19"/>
                <w:szCs w:val="19"/>
              </w:rPr>
              <w:t>03-3214-6228</w:t>
            </w:r>
          </w:p>
        </w:tc>
      </w:tr>
    </w:tbl>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color w:val="595959"/>
          <w:sz w:val="19"/>
          <w:szCs w:val="19"/>
        </w:rPr>
        <w:t>※</w:t>
      </w:r>
      <w:r>
        <w:rPr>
          <w:rFonts w:ascii="BIZ UDPゴシック" w:hAnsi="BIZ UDPゴシック" w:eastAsia="BIZ UDPゴシック"/>
          <w:color w:val="595959"/>
          <w:sz w:val="19"/>
          <w:szCs w:val="19"/>
        </w:rPr>
        <w:t>　外部専門家につきましては、貴社アドバイザーと独立の事務所を選定しております。</w:t>
      </w:r>
    </w:p>
    <w:p>
      <w:pPr>
        <w:pStyle w:val="Normal"/>
        <w:pBdr>
          <w:bottom w:val="single" w:sz="6" w:space="4" w:color="333333"/>
        </w:pBdr>
        <w:spacing w:lineRule="auto" w:line="300" w:before="320" w:after="160"/>
        <w:rPr>
          <w:rFonts w:ascii="BIZ UDPゴシック" w:hAnsi="BIZ UDPゴシック" w:eastAsia="BIZ UDPゴシック"/>
        </w:rPr>
      </w:pPr>
      <w:r>
        <w:rPr>
          <w:rFonts w:eastAsia="BIZ UDPゴシック" w:ascii="BIZ UDPゴシック" w:hAnsi="BIZ UDPゴシック"/>
          <w:b/>
          <w:bCs/>
          <w:sz w:val="22"/>
          <w:szCs w:val="22"/>
        </w:rPr>
        <w:t>13</w:t>
      </w:r>
      <w:r>
        <w:rPr>
          <w:rFonts w:ascii="BIZ UDPゴシック" w:hAnsi="BIZ UDPゴシック" w:eastAsia="BIZ UDPゴシック"/>
          <w:b/>
          <w:bCs/>
          <w:sz w:val="22"/>
          <w:szCs w:val="22"/>
        </w:rPr>
        <w:t>．その他ご提案またはご要望事項</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(1) </w:t>
      </w:r>
      <w:r>
        <w:rPr>
          <w:rFonts w:ascii="BIZ UDPゴシック" w:hAnsi="BIZ UDPゴシック" w:eastAsia="BIZ UDPゴシック"/>
          <w:b/>
          <w:bCs/>
        </w:rPr>
        <w:t>当社の実績 ― 株式会社アピシウスの承継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w:t>
      </w:r>
      <w:r>
        <w:rPr>
          <w:rFonts w:eastAsia="BIZ UDPゴシック" w:ascii="BIZ UDPゴシック" w:hAnsi="BIZ UDPゴシック"/>
        </w:rPr>
        <w:t>2024</w:t>
      </w:r>
      <w:r>
        <w:rPr>
          <w:rFonts w:ascii="BIZ UDPゴシック" w:hAnsi="BIZ UDPゴシック" w:eastAsia="BIZ UDPゴシック"/>
        </w:rPr>
        <w:t>年</w:t>
      </w:r>
      <w:r>
        <w:rPr>
          <w:rFonts w:eastAsia="BIZ UDPゴシック" w:ascii="BIZ UDPゴシック" w:hAnsi="BIZ UDPゴシック"/>
        </w:rPr>
        <w:t>6</w:t>
      </w:r>
      <w:r>
        <w:rPr>
          <w:rFonts w:ascii="BIZ UDPゴシック" w:hAnsi="BIZ UDPゴシック" w:eastAsia="BIZ UDPゴシック"/>
        </w:rPr>
        <w:t>月に、東京・銀座で創業</w:t>
      </w:r>
      <w:r>
        <w:rPr>
          <w:rFonts w:eastAsia="BIZ UDPゴシック" w:ascii="BIZ UDPゴシック" w:hAnsi="BIZ UDPゴシック"/>
        </w:rPr>
        <w:t>40</w:t>
      </w:r>
      <w:r>
        <w:rPr>
          <w:rFonts w:ascii="BIZ UDPゴシック" w:hAnsi="BIZ UDPゴシック" w:eastAsia="BIZ UDPゴシック"/>
        </w:rPr>
        <w:t>年を超えるグランメゾンを運営する株式会社アピシウスを取得いたしました。同社は</w:t>
      </w:r>
      <w:r>
        <w:rPr>
          <w:rFonts w:eastAsia="BIZ UDPゴシック" w:ascii="BIZ UDPゴシック" w:hAnsi="BIZ UDPゴシック"/>
        </w:rPr>
        <w:t>39</w:t>
      </w:r>
      <w:r>
        <w:rPr>
          <w:rFonts w:ascii="BIZ UDPゴシック" w:hAnsi="BIZ UDPゴシック" w:eastAsia="BIZ UDPゴシック"/>
        </w:rPr>
        <w:t>年間にわたり赤字が続き、</w:t>
      </w:r>
      <w:r>
        <w:rPr>
          <w:rFonts w:eastAsia="BIZ UDPゴシック" w:ascii="BIZ UDPゴシック" w:hAnsi="BIZ UDPゴシック"/>
        </w:rPr>
        <w:t>40</w:t>
      </w:r>
      <w:r>
        <w:rPr>
          <w:rFonts w:ascii="BIZ UDPゴシック" w:hAnsi="BIZ UDPゴシック" w:eastAsia="BIZ UDPゴシック"/>
        </w:rPr>
        <w:t>年目にようやく黒字化したという状況にございました。</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取得から</w:t>
      </w:r>
      <w:r>
        <w:rPr>
          <w:rFonts w:eastAsia="BIZ UDPゴシック" w:ascii="BIZ UDPゴシック" w:hAnsi="BIZ UDPゴシック"/>
        </w:rPr>
        <w:t>2</w:t>
      </w:r>
      <w:r>
        <w:rPr>
          <w:rFonts w:ascii="BIZ UDPゴシック" w:hAnsi="BIZ UDPゴシック" w:eastAsia="BIZ UDPゴシック"/>
        </w:rPr>
        <w:t>年が経過した現在、同社の状況は次のとおりです。</w:t>
      </w:r>
    </w:p>
    <w:tbl>
      <w:tblPr>
        <w:tblW w:w="10485" w:type="dxa"/>
        <w:jc w:val="left"/>
        <w:tblInd w:w="0" w:type="dxa"/>
        <w:tblLayout w:type="fixed"/>
        <w:tblCellMar>
          <w:top w:w="70" w:type="dxa"/>
          <w:left w:w="110" w:type="dxa"/>
          <w:bottom w:w="70" w:type="dxa"/>
          <w:right w:w="110" w:type="dxa"/>
        </w:tblCellMar>
        <w:tblLook w:val="0000" w:noHBand="0" w:noVBand="0" w:firstColumn="0" w:lastRow="0" w:lastColumn="0" w:firstRow="0"/>
      </w:tblPr>
      <w:tblGrid>
        <w:gridCol w:w="1696"/>
        <w:gridCol w:w="8788"/>
      </w:tblGrid>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売上高</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 xml:space="preserve">取得前比 </w:t>
            </w:r>
            <w:r>
              <w:rPr>
                <w:rFonts w:eastAsia="BIZ UDPゴシック" w:ascii="BIZ UDPゴシック" w:hAnsi="BIZ UDPゴシック"/>
                <w:sz w:val="20"/>
                <w:szCs w:val="20"/>
              </w:rPr>
              <w:t>30%</w:t>
            </w:r>
            <w:r>
              <w:rPr>
                <w:rFonts w:ascii="BIZ UDPゴシック" w:hAnsi="BIZ UDPゴシック" w:eastAsia="BIZ UDPゴシック"/>
                <w:sz w:val="20"/>
                <w:szCs w:val="20"/>
              </w:rPr>
              <w:t>増</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営業利益</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 xml:space="preserve">取得前比 </w:t>
            </w:r>
            <w:r>
              <w:rPr>
                <w:rFonts w:eastAsia="BIZ UDPゴシック" w:ascii="BIZ UDPゴシック" w:hAnsi="BIZ UDPゴシック"/>
                <w:sz w:val="20"/>
                <w:szCs w:val="20"/>
              </w:rPr>
              <w:t>2.5</w:t>
            </w:r>
            <w:r>
              <w:rPr>
                <w:rFonts w:ascii="BIZ UDPゴシック" w:hAnsi="BIZ UDPゴシック" w:eastAsia="BIZ UDPゴシック"/>
                <w:sz w:val="20"/>
                <w:szCs w:val="20"/>
              </w:rPr>
              <w:t>倍超</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幹部メンバー</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全員が継続して勤務。経営陣の入替えは行っておりません。</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労働環境</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サービス残業を撤廃。</w:t>
            </w:r>
            <w:r>
              <w:rPr>
                <w:rFonts w:eastAsia="BIZ UDPゴシック" w:ascii="BIZ UDPゴシック" w:hAnsi="BIZ UDPゴシック"/>
                <w:sz w:val="20"/>
                <w:szCs w:val="20"/>
              </w:rPr>
              <w:t>12</w:t>
            </w:r>
            <w:r>
              <w:rPr>
                <w:rFonts w:ascii="BIZ UDPゴシック" w:hAnsi="BIZ UDPゴシック" w:eastAsia="BIZ UDPゴシック"/>
                <w:sz w:val="20"/>
                <w:szCs w:val="20"/>
              </w:rPr>
              <w:t>月の繁忙期を除き、残業そのものが発生しない体制を構築いたしました。</w:t>
            </w:r>
          </w:p>
        </w:tc>
      </w:tr>
      <w:tr>
        <w:trPr>
          <w:cantSplit w:val="true"/>
        </w:trPr>
        <w:tc>
          <w:tcPr>
            <w:tcW w:w="1696" w:type="dxa"/>
            <w:tcBorders>
              <w:top w:val="single" w:sz="4" w:space="0" w:color="BFBFBF"/>
              <w:left w:val="single" w:sz="4" w:space="0" w:color="BFBFBF"/>
              <w:bottom w:val="single" w:sz="4" w:space="0" w:color="BFBFBF"/>
              <w:right w:val="single" w:sz="4" w:space="0" w:color="BFBFBF"/>
            </w:tcBorders>
            <w:shd w:color="auto" w:fill="F2F2F2" w:val="clear"/>
          </w:tcPr>
          <w:p>
            <w:pPr>
              <w:pStyle w:val="Normal"/>
              <w:spacing w:lineRule="auto" w:line="276"/>
              <w:rPr>
                <w:rFonts w:ascii="BIZ UDPゴシック" w:hAnsi="BIZ UDPゴシック" w:eastAsia="BIZ UDPゴシック"/>
              </w:rPr>
            </w:pPr>
            <w:r>
              <w:rPr>
                <w:rFonts w:ascii="BIZ UDPゴシック" w:hAnsi="BIZ UDPゴシック" w:eastAsia="BIZ UDPゴシック"/>
                <w:b/>
                <w:bCs/>
                <w:sz w:val="20"/>
                <w:szCs w:val="20"/>
              </w:rPr>
              <w:t>店舗</w:t>
            </w:r>
          </w:p>
        </w:tc>
        <w:tc>
          <w:tcPr>
            <w:tcW w:w="8788" w:type="dxa"/>
            <w:tcBorders>
              <w:top w:val="single" w:sz="4" w:space="0" w:color="BFBFBF"/>
              <w:left w:val="single" w:sz="4" w:space="0" w:color="BFBFBF"/>
              <w:bottom w:val="single" w:sz="4" w:space="0" w:color="BFBFBF"/>
              <w:right w:val="single" w:sz="4" w:space="0" w:color="BFBFBF"/>
            </w:tcBorders>
          </w:tcPr>
          <w:p>
            <w:pPr>
              <w:pStyle w:val="Normal"/>
              <w:spacing w:lineRule="auto" w:line="276"/>
              <w:rPr>
                <w:rFonts w:ascii="BIZ UDPゴシック" w:hAnsi="BIZ UDPゴシック" w:eastAsia="BIZ UDPゴシック"/>
              </w:rPr>
            </w:pPr>
            <w:r>
              <w:rPr>
                <w:rFonts w:ascii="BIZ UDPゴシック" w:hAnsi="BIZ UDPゴシック" w:eastAsia="BIZ UDPゴシック"/>
                <w:sz w:val="20"/>
                <w:szCs w:val="20"/>
              </w:rPr>
              <w:t>店内の一部改装・修繕を実施。業態および客層は変更しておりません。</w:t>
            </w:r>
          </w:p>
        </w:tc>
      </w:tr>
    </w:tbl>
    <w:p>
      <w:pPr>
        <w:pStyle w:val="Normal"/>
        <w:spacing w:before="0" w:after="12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当社がこの実績を通じて申し上げたいのは、収益改善の手法ではございません。「グランメゾンは、引き継いでも継続可能」ということです。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レストランの事業承継において、譲渡された側の従業員の方々が抱かれる最大のご不安は、待遇の切下げと人員の入替えであると存じます。当社は、アピシウスにおいて、そのいずれも行わないどころか労働環境をむしろ改善したうえで、業績を大きく伸ばすことができました。対象会社の従業員の皆様に対して、当社はこの実績をもってご説明申し上げることができます。</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なお、対象会社は既に高い収益性を実現されており、当社が申し上げているのは再建ではございません。必要なのは適切な承継であり、当社は、グランメゾンを実際に承継した経験を有する買主として本件に臨んで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(2) </w:t>
      </w:r>
      <w:r>
        <w:rPr>
          <w:rFonts w:ascii="BIZ UDPゴシック" w:hAnsi="BIZ UDPゴシック" w:eastAsia="BIZ UDPゴシック"/>
          <w:b/>
          <w:bCs/>
        </w:rPr>
        <w:t>労務に関するご説明</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ご共有いただいた質疑応答において、</w:t>
      </w:r>
      <w:r>
        <w:rPr>
          <w:rFonts w:eastAsia="BIZ UDPゴシック" w:ascii="BIZ UDPゴシック" w:hAnsi="BIZ UDPゴシック"/>
        </w:rPr>
        <w:t>36</w:t>
      </w:r>
      <w:r>
        <w:rPr>
          <w:rFonts w:ascii="BIZ UDPゴシック" w:hAnsi="BIZ UDPゴシック" w:eastAsia="BIZ UDPゴシック"/>
        </w:rPr>
        <w:t>協定の運用面で確認を要する事項がある旨、および出退勤の記録が手書きで管理されている旨のご説明を拝見いたしました。</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当社は、株式会社アピシウスの承継に際して、常態化していたサービス残業を撤廃し、勤怠管理を整備した実績を有しております。飲食業における労務管理の実務を、当社は現に経験しております。</w:t>
      </w:r>
    </w:p>
    <w:p>
      <w:pPr>
        <w:pStyle w:val="Normal"/>
        <w:spacing w:lineRule="auto" w:line="300" w:before="0" w:after="100"/>
        <w:rPr>
          <w:rFonts w:ascii="BIZ UDPゴシック" w:hAnsi="BIZ UDPゴシック" w:eastAsia="BIZ UDPゴシック"/>
        </w:rPr>
      </w:pPr>
      <w:r>
        <w:rPr>
          <w:rFonts w:ascii="BIZ UDPゴシック" w:hAnsi="BIZ UDPゴシック" w:eastAsia="BIZ UDPゴシック"/>
        </w:rPr>
        <w:t>そのうえで、ご開示いただいた賃金台帳（</w:t>
      </w:r>
      <w:r>
        <w:rPr>
          <w:rFonts w:eastAsia="BIZ UDPゴシック" w:ascii="BIZ UDPゴシック" w:hAnsi="BIZ UDPゴシック"/>
        </w:rPr>
        <w:t>2025</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8</w:t>
      </w:r>
      <w:r>
        <w:rPr>
          <w:rFonts w:ascii="BIZ UDPゴシック" w:hAnsi="BIZ UDPゴシック" w:eastAsia="BIZ UDPゴシック"/>
        </w:rPr>
        <w:t>月・全社計）および正社員賃金規程を拝見し、次のとおり理解しております。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・固定残業手当の年額は</w:t>
      </w:r>
      <w:r>
        <w:rPr>
          <w:rFonts w:eastAsia="BIZ UDPゴシック" w:ascii="BIZ UDPゴシック" w:hAnsi="BIZ UDPゴシック"/>
        </w:rPr>
        <w:t>1,234</w:t>
      </w:r>
      <w:r>
        <w:rPr>
          <w:rFonts w:ascii="BIZ UDPゴシック" w:hAnsi="BIZ UDPゴシック" w:eastAsia="BIZ UDPゴシック"/>
        </w:rPr>
        <w:t>万円である一方、同期間の時間外労働は全社で</w:t>
      </w:r>
      <w:r>
        <w:rPr>
          <w:rFonts w:eastAsia="BIZ UDPゴシック" w:ascii="BIZ UDPゴシック" w:hAnsi="BIZ UDPゴシック"/>
        </w:rPr>
        <w:t>417</w:t>
      </w:r>
      <w:r>
        <w:rPr>
          <w:rFonts w:ascii="BIZ UDPゴシック" w:hAnsi="BIZ UDPゴシック" w:eastAsia="BIZ UDPゴシック"/>
        </w:rPr>
        <w:t>時間です。</w:t>
      </w:r>
      <w:r>
        <w:rPr>
          <w:rFonts w:eastAsia="BIZ UDPゴシック" w:ascii="BIZ UDPゴシック" w:hAnsi="BIZ UDPゴシック"/>
        </w:rPr>
        <w:t>1</w:t>
      </w:r>
      <w:r>
        <w:rPr>
          <w:rFonts w:ascii="BIZ UDPゴシック" w:hAnsi="BIZ UDPゴシック" w:eastAsia="BIZ UDPゴシック"/>
        </w:rPr>
        <w:t>人あたりに引き直すと月</w:t>
      </w:r>
      <w:r>
        <w:rPr>
          <w:rFonts w:eastAsia="BIZ UDPゴシック" w:ascii="BIZ UDPゴシック" w:hAnsi="BIZ UDPゴシック"/>
        </w:rPr>
        <w:t>1.7</w:t>
      </w:r>
      <w:r>
        <w:rPr>
          <w:rFonts w:ascii="BIZ UDPゴシック" w:hAnsi="BIZ UDPゴシック" w:eastAsia="BIZ UDPゴシック"/>
        </w:rPr>
        <w:t>時間であり、固定残業手当が実際の時間外労働を大きく上回っています。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w:t>
      </w:r>
      <w:r>
        <w:rPr>
          <w:rFonts w:eastAsia="BIZ UDPゴシック" w:ascii="BIZ UDPゴシック" w:hAnsi="BIZ UDPゴシック"/>
        </w:rPr>
        <w:t>1</w:t>
      </w:r>
      <w:r>
        <w:rPr>
          <w:rFonts w:ascii="BIZ UDPゴシック" w:hAnsi="BIZ UDPゴシック" w:eastAsia="BIZ UDPゴシック"/>
        </w:rPr>
        <w:t>日あたりの就労時間は</w:t>
      </w:r>
      <w:r>
        <w:rPr>
          <w:rFonts w:eastAsia="BIZ UDPゴシック" w:ascii="BIZ UDPゴシック" w:hAnsi="BIZ UDPゴシック"/>
        </w:rPr>
        <w:t>7.97</w:t>
      </w:r>
      <w:r>
        <w:rPr>
          <w:rFonts w:ascii="BIZ UDPゴシック" w:hAnsi="BIZ UDPゴシック" w:eastAsia="BIZ UDPゴシック"/>
        </w:rPr>
        <w:t>時間、</w:t>
      </w:r>
      <w:r>
        <w:rPr>
          <w:rFonts w:eastAsia="BIZ UDPゴシック" w:ascii="BIZ UDPゴシック" w:hAnsi="BIZ UDPゴシック"/>
        </w:rPr>
        <w:t>1</w:t>
      </w:r>
      <w:r>
        <w:rPr>
          <w:rFonts w:ascii="BIZ UDPゴシック" w:hAnsi="BIZ UDPゴシック" w:eastAsia="BIZ UDPゴシック"/>
        </w:rPr>
        <w:t>人あたりの年間出勤日数は</w:t>
      </w:r>
      <w:r>
        <w:rPr>
          <w:rFonts w:eastAsia="BIZ UDPゴシック" w:ascii="BIZ UDPゴシック" w:hAnsi="BIZ UDPゴシック"/>
        </w:rPr>
        <w:t>194</w:t>
      </w:r>
      <w:r>
        <w:rPr>
          <w:rFonts w:ascii="BIZ UDPゴシック" w:hAnsi="BIZ UDPゴシック" w:eastAsia="BIZ UDPゴシック"/>
        </w:rPr>
        <w:t>日です。高価格帯のフランス料理店として、極めて良好な水準です。</w:t>
      </w:r>
    </w:p>
    <w:p>
      <w:pPr>
        <w:pStyle w:val="Normal"/>
        <w:spacing w:lineRule="auto" w:line="300" w:before="0" w:after="80"/>
        <w:ind w:hanging="220" w:left="440"/>
        <w:rPr>
          <w:rFonts w:ascii="BIZ UDPゴシック" w:hAnsi="BIZ UDPゴシック" w:eastAsia="BIZ UDPゴシック"/>
        </w:rPr>
      </w:pPr>
      <w:r>
        <w:rPr>
          <w:rFonts w:ascii="BIZ UDPゴシック" w:hAnsi="BIZ UDPゴシック" w:eastAsia="BIZ UDPゴシック"/>
        </w:rPr>
        <w:t>・正社員賃金規程第</w:t>
      </w:r>
      <w:r>
        <w:rPr>
          <w:rFonts w:eastAsia="BIZ UDPゴシック" w:ascii="BIZ UDPゴシック" w:hAnsi="BIZ UDPゴシック"/>
        </w:rPr>
        <w:t>9</w:t>
      </w:r>
      <w:r>
        <w:rPr>
          <w:rFonts w:ascii="BIZ UDPゴシック" w:hAnsi="BIZ UDPゴシック" w:eastAsia="BIZ UDPゴシック"/>
        </w:rPr>
        <w:t>条には、固定残業時間を超過した場合に差額を支払う旨（第</w:t>
      </w:r>
      <w:r>
        <w:rPr>
          <w:rFonts w:eastAsia="BIZ UDPゴシック" w:ascii="BIZ UDPゴシック" w:hAnsi="BIZ UDPゴシック"/>
        </w:rPr>
        <w:t>4</w:t>
      </w:r>
      <w:r>
        <w:rPr>
          <w:rFonts w:ascii="BIZ UDPゴシック" w:hAnsi="BIZ UDPゴシック" w:eastAsia="BIZ UDPゴシック"/>
        </w:rPr>
        <w:t>項）および固定残業に含まれる時間外は</w:t>
      </w:r>
      <w:r>
        <w:rPr>
          <w:rFonts w:eastAsia="BIZ UDPゴシック" w:ascii="BIZ UDPゴシック" w:hAnsi="BIZ UDPゴシック"/>
        </w:rPr>
        <w:t>45</w:t>
      </w:r>
      <w:r>
        <w:rPr>
          <w:rFonts w:ascii="BIZ UDPゴシック" w:hAnsi="BIZ UDPゴシック" w:eastAsia="BIZ UDPゴシック"/>
        </w:rPr>
        <w:t>時間以内とする旨（第</w:t>
      </w:r>
      <w:r>
        <w:rPr>
          <w:rFonts w:eastAsia="BIZ UDPゴシック" w:ascii="BIZ UDPゴシック" w:hAnsi="BIZ UDPゴシック"/>
        </w:rPr>
        <w:t>5</w:t>
      </w:r>
      <w:r>
        <w:rPr>
          <w:rFonts w:ascii="BIZ UDPゴシック" w:hAnsi="BIZ UDPゴシック" w:eastAsia="BIZ UDPゴシック"/>
        </w:rPr>
        <w:t>項）が明記されており、固定残業手当の設計は適正であると理解しております。</w:t>
      </w:r>
    </w:p>
    <w:p>
      <w:pPr>
        <w:pStyle w:val="Normal"/>
        <w:spacing w:before="0" w:after="60"/>
        <w:rPr>
          <w:rFonts w:ascii="BIZ UDPゴシック" w:hAnsi="BIZ UDPゴシック" w:eastAsia="BIZ UDPゴシック"/>
        </w:rPr>
      </w:pPr>
      <w:r>
        <w:rPr>
          <w:rFonts w:eastAsia="BIZ UDPゴシック" w:ascii="BIZ UDPゴシック" w:hAnsi="BIZ UDPゴシック"/>
        </w:rPr>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仮に、個別の労働契約書における固定残業時間数の記載が不十分であるなどの理由により、固定残業手当の全部が無効と判断された場合であっても、既払額を充当しない前提で試算した未払残業代は年</w:t>
      </w:r>
      <w:r>
        <w:rPr>
          <w:rFonts w:eastAsia="BIZ UDPゴシック" w:ascii="BIZ UDPゴシック" w:hAnsi="BIZ UDPゴシック"/>
        </w:rPr>
        <w:t>80</w:t>
      </w:r>
      <w:r>
        <w:rPr>
          <w:rFonts w:ascii="BIZ UDPゴシック" w:hAnsi="BIZ UDPゴシック" w:eastAsia="BIZ UDPゴシック"/>
        </w:rPr>
        <w:t>万円程度、</w:t>
      </w:r>
      <w:r>
        <w:rPr>
          <w:rFonts w:eastAsia="BIZ UDPゴシック" w:ascii="BIZ UDPゴシック" w:hAnsi="BIZ UDPゴシック"/>
        </w:rPr>
        <w:t>3</w:t>
      </w:r>
      <w:r>
        <w:rPr>
          <w:rFonts w:ascii="BIZ UDPゴシック" w:hAnsi="BIZ UDPゴシック" w:eastAsia="BIZ UDPゴシック"/>
        </w:rPr>
        <w:t>年遡及で</w:t>
      </w:r>
      <w:r>
        <w:rPr>
          <w:rFonts w:eastAsia="BIZ UDPゴシック" w:ascii="BIZ UDPゴシック" w:hAnsi="BIZ UDPゴシック"/>
        </w:rPr>
        <w:t>240</w:t>
      </w:r>
      <w:r>
        <w:rPr>
          <w:rFonts w:ascii="BIZ UDPゴシック" w:hAnsi="BIZ UDPゴシック" w:eastAsia="BIZ UDPゴシック"/>
        </w:rPr>
        <w:t>万円程度にとどまります。譲受価額に対する影響は</w:t>
      </w:r>
      <w:r>
        <w:rPr>
          <w:rFonts w:eastAsia="BIZ UDPゴシック" w:ascii="BIZ UDPゴシック" w:hAnsi="BIZ UDPゴシック"/>
        </w:rPr>
        <w:t>0.1%</w:t>
      </w:r>
      <w:r>
        <w:rPr>
          <w:rFonts w:ascii="BIZ UDPゴシック" w:hAnsi="BIZ UDPゴシック" w:eastAsia="BIZ UDPゴシック"/>
        </w:rPr>
        <w:t>未満です。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つきましては、</w:t>
      </w:r>
      <w:r>
        <w:rPr>
          <w:rFonts w:eastAsia="BIZ UDPゴシック" w:ascii="BIZ UDPゴシック" w:hAnsi="BIZ UDPゴシック"/>
        </w:rPr>
        <w:t>DD</w:t>
      </w:r>
      <w:r>
        <w:rPr>
          <w:rFonts w:ascii="BIZ UDPゴシック" w:hAnsi="BIZ UDPゴシック" w:eastAsia="BIZ UDPゴシック"/>
        </w:rPr>
        <w:t>において確認のうえ、是正を要する事項が判明した場合には、当社の負担と責任において整備いたします。現時点で把握している範囲においては、当該事項をもって譲受価額の減額を求めることは想定しておりません。従業員の皆様の待遇を切り下げる形での是正も行いません。</w:t>
      </w:r>
    </w:p>
    <w:p>
      <w:pPr>
        <w:pStyle w:val="Normal"/>
        <w:spacing w:lineRule="auto" w:line="300" w:before="0" w:after="160"/>
        <w:rPr>
          <w:rFonts w:ascii="BIZ UDPゴシック" w:hAnsi="BIZ UDPゴシック" w:eastAsia="BIZ UDPゴシック"/>
        </w:rPr>
      </w:pPr>
      <w:r>
        <w:rPr>
          <w:rFonts w:eastAsia="BIZ UDPゴシック" w:ascii="BIZ UDPゴシック" w:hAnsi="BIZ UDPゴシック"/>
        </w:rPr>
        <w:t>36</w:t>
      </w:r>
      <w:r>
        <w:rPr>
          <w:rFonts w:ascii="BIZ UDPゴシック" w:hAnsi="BIZ UDPゴシック" w:eastAsia="BIZ UDPゴシック"/>
        </w:rPr>
        <w:t>協定の運用および勤怠記録の方法につきましては、労働時間の適正な把握という観点から整備の余地があるものと拝察いたしますが、これは対象会社の価値を損なう事象ではなく、承継後に当社が担うべき実務である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(3) </w:t>
      </w:r>
      <w:r>
        <w:rPr>
          <w:rFonts w:ascii="BIZ UDPゴシック" w:hAnsi="BIZ UDPゴシック" w:eastAsia="BIZ UDPゴシック"/>
          <w:b/>
          <w:bCs/>
        </w:rPr>
        <w:t>当社をご選定いただきたい理由</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本件における最大の論点は、価格もさることながら後継であると当社は考えております。面談において、</w:t>
      </w:r>
      <w:r>
        <w:rPr>
          <w:rFonts w:eastAsia="BIZ UDPゴシック" w:ascii="BIZ UDPゴシック" w:hAnsi="BIZ UDPゴシック"/>
        </w:rPr>
        <w:t>3</w:t>
      </w:r>
      <w:r>
        <w:rPr>
          <w:rFonts w:ascii="BIZ UDPゴシック" w:hAnsi="BIZ UDPゴシック" w:eastAsia="BIZ UDPゴシック"/>
        </w:rPr>
        <w:t>〜</w:t>
      </w:r>
      <w:r>
        <w:rPr>
          <w:rFonts w:eastAsia="BIZ UDPゴシック" w:ascii="BIZ UDPゴシック" w:hAnsi="BIZ UDPゴシック"/>
        </w:rPr>
        <w:t>4</w:t>
      </w:r>
      <w:r>
        <w:rPr>
          <w:rFonts w:ascii="BIZ UDPゴシック" w:hAnsi="BIZ UDPゴシック" w:eastAsia="BIZ UDPゴシック"/>
        </w:rPr>
        <w:t>年後に後任となる方が現時点ではいらっしゃらないこと、リーダーには料理の技術とは異なる能力が必要であること、選択肢を多く持ったうえで最も能力の高い方を選びたいとお考えであることを伺いました。</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本件には、当社のほかにも候補となる方々がいらっしゃると伺っております。投資を本業とする資本は、定められた期間のなかで価値を高め、次の買い手へ引き継ぐことを使命としております。多店舗を展開する事業会社は、規模と効率によって価値を生み出すことを得意としております。いずれも、それぞれの領域においては正しい考え方です。しかし、岸田様が</w:t>
      </w:r>
      <w:r>
        <w:rPr>
          <w:rFonts w:eastAsia="BIZ UDPゴシック" w:ascii="BIZ UDPゴシック" w:hAnsi="BIZ UDPゴシック"/>
        </w:rPr>
        <w:t>20</w:t>
      </w:r>
      <w:r>
        <w:rPr>
          <w:rFonts w:ascii="BIZ UDPゴシック" w:hAnsi="BIZ UDPゴシック" w:eastAsia="BIZ UDPゴシック"/>
        </w:rPr>
        <w:t>年をかけて築かれたものは、期限を切って磨き上げるものでも、規模によって広げるものでもないと、当社は考えております。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これは、価格の多寡によって解決される性質の課題ではございません。必要なのは、</w:t>
      </w:r>
      <w:r>
        <w:rPr>
          <w:rFonts w:eastAsia="BIZ UDPゴシック" w:ascii="BIZ UDPゴシック" w:hAnsi="BIZ UDPゴシック"/>
        </w:rPr>
        <w:t>3</w:t>
      </w:r>
      <w:r>
        <w:rPr>
          <w:rFonts w:ascii="BIZ UDPゴシック" w:hAnsi="BIZ UDPゴシック" w:eastAsia="BIZ UDPゴシック"/>
        </w:rPr>
        <w:t>年という限られた期間のなかで、候補者を探し、打診し、迎え入れる実務を担える買主です。当社は、グランメゾンを現に運営し、料理人の方々のネットワークを実務として有しております。面談の場で申し上げたとおり、この探索を岸田様とご一緒に行わせていただきたく存じます。</w:t>
      </w:r>
    </w:p>
    <w:p>
      <w:pPr>
        <w:pStyle w:val="Normal"/>
        <w:spacing w:lineRule="auto" w:line="300" w:before="0" w:after="120"/>
        <w:rPr>
          <w:rFonts w:ascii="BIZ UDPゴシック" w:hAnsi="BIZ UDPゴシック" w:eastAsia="BIZ UDPゴシック"/>
        </w:rPr>
      </w:pPr>
      <w:r>
        <w:rPr>
          <w:rFonts w:ascii="BIZ UDPゴシック" w:hAnsi="BIZ UDPゴシック" w:eastAsia="BIZ UDPゴシック"/>
        </w:rPr>
        <w:t>あわせて、当社はワインを本業とする事業者として、対象会社が</w:t>
      </w:r>
      <w:r>
        <w:rPr>
          <w:rFonts w:eastAsia="BIZ UDPゴシック" w:ascii="BIZ UDPゴシック" w:hAnsi="BIZ UDPゴシック"/>
        </w:rPr>
        <w:t>19</w:t>
      </w:r>
      <w:r>
        <w:rPr>
          <w:rFonts w:ascii="BIZ UDPゴシック" w:hAnsi="BIZ UDPゴシック" w:eastAsia="BIZ UDPゴシック"/>
        </w:rPr>
        <w:t>年をかけて築いてこられた仕入先との関係の価値を正しく理解しております。これを損なうことなく維持し、必要に応じて補完する立場にあります。</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当社は、対象会社を短期的な収益機会として取得するものではありません。三つ星を維持し、岸田様が築かれたものを次の世代へ引き継ぐことを、本件の目的そのものとして位置づけております。当社は、対象会社の所有者である以上に、期限のない預かり手でありたいと考えておりま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(4) </w:t>
      </w:r>
      <w:r>
        <w:rPr>
          <w:rFonts w:ascii="BIZ UDPゴシック" w:hAnsi="BIZ UDPゴシック" w:eastAsia="BIZ UDPゴシック"/>
          <w:b/>
          <w:bCs/>
        </w:rPr>
        <w:t>ご要望事項</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① </w:t>
      </w:r>
      <w:r>
        <w:rPr>
          <w:rFonts w:ascii="BIZ UDPゴシック" w:hAnsi="BIZ UDPゴシック" w:eastAsia="BIZ UDPゴシック"/>
        </w:rPr>
        <w:t>本ご案内Ⅳ</w:t>
      </w:r>
      <w:r>
        <w:rPr>
          <w:rFonts w:eastAsia="BIZ UDPゴシック" w:ascii="BIZ UDPゴシック" w:hAnsi="BIZ UDPゴシック"/>
        </w:rPr>
        <w:t>-5</w:t>
      </w:r>
      <w:r>
        <w:rPr>
          <w:rFonts w:ascii="BIZ UDPゴシック" w:hAnsi="BIZ UDPゴシック" w:eastAsia="BIZ UDPゴシック"/>
        </w:rPr>
        <w:t>に関し、本書</w:t>
      </w:r>
      <w:r>
        <w:rPr>
          <w:rFonts w:eastAsia="BIZ UDPゴシック" w:ascii="BIZ UDPゴシック" w:hAnsi="BIZ UDPゴシック"/>
        </w:rPr>
        <w:t>8</w:t>
      </w:r>
      <w:r>
        <w:rPr>
          <w:rFonts w:ascii="BIZ UDPゴシック" w:hAnsi="BIZ UDPゴシック" w:eastAsia="BIZ UDPゴシック"/>
        </w:rPr>
        <w:t>項に記載のとおり、資金調達に係る協議についての書面によるご承諾を賜りたくお願い申し上げます。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② DD</w:t>
      </w:r>
      <w:r>
        <w:rPr>
          <w:rFonts w:ascii="BIZ UDPゴシック" w:hAnsi="BIZ UDPゴシック" w:eastAsia="BIZ UDPゴシック"/>
        </w:rPr>
        <w:t>の過程において、主要仕入先との取引条件、店舗賃貸借契約、および誘致案件に関する資料をご開示いただきたく存じます。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③ </w:t>
      </w:r>
      <w:r>
        <w:rPr>
          <w:rFonts w:ascii="BIZ UDPゴシック" w:hAnsi="BIZ UDPゴシック" w:eastAsia="BIZ UDPゴシック"/>
        </w:rPr>
        <w:t>本書</w:t>
      </w:r>
      <w:r>
        <w:rPr>
          <w:rFonts w:eastAsia="BIZ UDPゴシック" w:ascii="BIZ UDPゴシック" w:hAnsi="BIZ UDPゴシック"/>
        </w:rPr>
        <w:t>3</w:t>
      </w:r>
      <w:r>
        <w:rPr>
          <w:rFonts w:ascii="BIZ UDPゴシック" w:hAnsi="BIZ UDPゴシック" w:eastAsia="BIZ UDPゴシック"/>
        </w:rPr>
        <w:t>項</w:t>
      </w:r>
      <w:r>
        <w:rPr>
          <w:rFonts w:eastAsia="BIZ UDPゴシック" w:ascii="BIZ UDPゴシック" w:hAnsi="BIZ UDPゴシック"/>
        </w:rPr>
        <w:t>(4)</w:t>
      </w:r>
      <w:r>
        <w:rPr>
          <w:rFonts w:ascii="BIZ UDPゴシック" w:hAnsi="BIZ UDPゴシック" w:eastAsia="BIZ UDPゴシック"/>
        </w:rPr>
        <w:t>に記載の事前協議の枠組みにつき、ご了解を賜りたくお願い申し上げます。</w:t>
      </w:r>
    </w:p>
    <w:p>
      <w:pPr>
        <w:pStyle w:val="Normal"/>
        <w:spacing w:lineRule="auto" w:line="300" w:before="0" w:after="80"/>
        <w:ind w:hanging="280" w:left="440"/>
        <w:rPr>
          <w:rFonts w:ascii="BIZ UDPゴシック" w:hAnsi="BIZ UDPゴシック" w:eastAsia="BIZ UDPゴシック"/>
        </w:rPr>
      </w:pPr>
      <w:r>
        <w:rPr>
          <w:rFonts w:eastAsia="BIZ UDPゴシック" w:ascii="BIZ UDPゴシック" w:hAnsi="BIZ UDPゴシック"/>
        </w:rPr>
        <w:t xml:space="preserve">④ </w:t>
      </w:r>
      <w:r>
        <w:rPr>
          <w:rFonts w:ascii="BIZ UDPゴシック" w:hAnsi="BIZ UDPゴシック" w:eastAsia="BIZ UDPゴシック"/>
        </w:rPr>
        <w:t>当社が</w:t>
      </w:r>
      <w:r>
        <w:rPr>
          <w:rFonts w:eastAsia="BIZ UDPゴシック" w:ascii="BIZ UDPゴシック" w:hAnsi="BIZ UDPゴシック"/>
        </w:rPr>
        <w:t>DD</w:t>
      </w:r>
      <w:r>
        <w:rPr>
          <w:rFonts w:ascii="BIZ UDPゴシック" w:hAnsi="BIZ UDPゴシック" w:eastAsia="BIZ UDPゴシック"/>
        </w:rPr>
        <w:t>に進む場合には、一定期間の独占交渉権を賜りたくお願い申し上げます。当社の検討体制および費用負担に鑑み、ご高配を賜れますと幸いです。</w:t>
      </w:r>
    </w:p>
    <w:p>
      <w:pPr>
        <w:pStyle w:val="Normal"/>
        <w:spacing w:lineRule="auto" w:line="300" w:before="200" w:after="100"/>
        <w:rPr>
          <w:rFonts w:ascii="BIZ UDPゴシック" w:hAnsi="BIZ UDPゴシック" w:eastAsia="BIZ UDPゴシック"/>
        </w:rPr>
      </w:pPr>
      <w:r>
        <w:rPr>
          <w:rFonts w:eastAsia="BIZ UDPゴシック" w:ascii="BIZ UDPゴシック" w:hAnsi="BIZ UDPゴシック"/>
          <w:b/>
          <w:bCs/>
        </w:rPr>
        <w:t xml:space="preserve">(5) </w:t>
      </w:r>
      <w:r>
        <w:rPr>
          <w:rFonts w:ascii="BIZ UDPゴシック" w:hAnsi="BIZ UDPゴシック" w:eastAsia="BIZ UDPゴシック"/>
          <w:b/>
          <w:bCs/>
        </w:rPr>
        <w:t>本書の位置づけ</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本書は、本ご案内Ⅰに定めるとおり法的拘束力を有しません。本書に記載した内容は、本書提出時点において当社が入手可能な情報および</w:t>
      </w:r>
      <w:r>
        <w:rPr>
          <w:rFonts w:eastAsia="BIZ UDPゴシック" w:ascii="BIZ UDPゴシック" w:hAnsi="BIZ UDPゴシック"/>
        </w:rPr>
        <w:t>2026</w:t>
      </w:r>
      <w:r>
        <w:rPr>
          <w:rFonts w:ascii="BIZ UDPゴシック" w:hAnsi="BIZ UDPゴシック" w:eastAsia="BIZ UDPゴシック"/>
        </w:rPr>
        <w:t>年</w:t>
      </w:r>
      <w:r>
        <w:rPr>
          <w:rFonts w:eastAsia="BIZ UDPゴシック" w:ascii="BIZ UDPゴシック" w:hAnsi="BIZ UDPゴシック"/>
        </w:rPr>
        <w:t>9</w:t>
      </w:r>
      <w:r>
        <w:rPr>
          <w:rFonts w:ascii="BIZ UDPゴシック" w:hAnsi="BIZ UDPゴシック" w:eastAsia="BIZ UDPゴシック"/>
        </w:rPr>
        <w:t>月</w:t>
      </w:r>
      <w:r>
        <w:rPr>
          <w:rFonts w:eastAsia="BIZ UDPゴシック" w:ascii="BIZ UDPゴシック" w:hAnsi="BIZ UDPゴシック"/>
        </w:rPr>
        <w:t>22</w:t>
      </w:r>
      <w:r>
        <w:rPr>
          <w:rFonts w:ascii="BIZ UDPゴシック" w:hAnsi="BIZ UDPゴシック" w:eastAsia="BIZ UDPゴシック"/>
        </w:rPr>
        <w:t>日の面談において賜ったご説明に基づく現時点の意向であり、</w:t>
      </w:r>
      <w:r>
        <w:rPr>
          <w:rFonts w:eastAsia="BIZ UDPゴシック" w:ascii="BIZ UDPゴシック" w:hAnsi="BIZ UDPゴシック"/>
        </w:rPr>
        <w:t>DD</w:t>
      </w:r>
      <w:r>
        <w:rPr>
          <w:rFonts w:ascii="BIZ UDPゴシック" w:hAnsi="BIZ UDPゴシック" w:eastAsia="BIZ UDPゴシック"/>
        </w:rPr>
        <w:t>の結果および当社の社内手続を経て変更される可能性がございます。もっとも、当社は合理的な理由なく本書の内容を一方的に撤回することはいたしません。</w:t>
      </w:r>
    </w:p>
    <w:p>
      <w:pPr>
        <w:pStyle w:val="Normal"/>
        <w:spacing w:lineRule="auto" w:line="300" w:before="0" w:after="160"/>
        <w:rPr>
          <w:rFonts w:ascii="BIZ UDPゴシック" w:hAnsi="BIZ UDPゴシック" w:eastAsia="BIZ UDPゴシック"/>
        </w:rPr>
      </w:pPr>
      <w:r>
        <w:rPr>
          <w:rFonts w:ascii="BIZ UDPゴシック" w:hAnsi="BIZ UDPゴシック" w:eastAsia="BIZ UDPゴシック"/>
        </w:rPr>
        <w:t>また、本書に記載した運営方針、成長施策およびその時期は、現時点での当社の構想をお示ししたものです。具体的な内容は、岸田様と協議のうえ、最終契約およびその後の運営の中で決定させていただきます。</w:t>
      </w:r>
    </w:p>
    <w:p>
      <w:pPr>
        <w:pStyle w:val="Normal"/>
        <w:spacing w:lineRule="auto" w:line="300" w:before="0" w:after="200"/>
        <w:rPr>
          <w:rFonts w:ascii="BIZ UDPゴシック" w:hAnsi="BIZ UDPゴシック" w:eastAsia="BIZ UDPゴシック"/>
        </w:rPr>
      </w:pPr>
      <w:r>
        <w:rPr>
          <w:rFonts w:ascii="BIZ UDPゴシック" w:hAnsi="BIZ UDPゴシック" w:eastAsia="BIZ UDPゴシック"/>
        </w:rPr>
        <w:t>末筆ながら、岸田様におかれましては、面談の場で事業の詳細から人材育成のお考えに至るまで、率直にご説明を賜りましたことに、改めて御礼申し上げます。当社は、対象会社が次の</w:t>
      </w:r>
      <w:r>
        <w:rPr>
          <w:rFonts w:eastAsia="BIZ UDPゴシック" w:ascii="BIZ UDPゴシック" w:hAnsi="BIZ UDPゴシック"/>
        </w:rPr>
        <w:t>20</w:t>
      </w:r>
      <w:r>
        <w:rPr>
          <w:rFonts w:ascii="BIZ UDPゴシック" w:hAnsi="BIZ UDPゴシック" w:eastAsia="BIZ UDPゴシック"/>
        </w:rPr>
        <w:t>年も日本の頂点にあり続けることを願い、本件に臨んでおります。何卒ご検討のほど、よろしくお願い申し上げます。</w:t>
      </w:r>
    </w:p>
    <w:p>
      <w:pPr>
        <w:pStyle w:val="Normal"/>
        <w:keepNext w:val="true"/>
        <w:spacing w:lineRule="auto" w:line="300" w:before="0" w:after="160"/>
        <w:jc w:val="right"/>
        <w:rPr>
          <w:rFonts w:ascii="BIZ UDPゴシック" w:hAnsi="BIZ UDPゴシック" w:eastAsia="BIZ UDPゴシック"/>
        </w:rPr>
      </w:pPr>
      <w:r>
        <w:rPr>
          <w:rFonts w:ascii="BIZ UDPゴシック" w:hAnsi="BIZ UDPゴシック" w:eastAsia="BIZ UDPゴシック"/>
        </w:rPr>
        <w:t>以　上</w:t>
      </w:r>
    </w:p>
    <w:p>
      <w:pPr>
        <w:pStyle w:val="Normal"/>
        <w:keepNext w:val="true"/>
        <w:spacing w:lineRule="auto" w:line="300" w:before="0" w:after="120"/>
        <w:rPr>
          <w:rFonts w:ascii="BIZ UDPゴシック" w:hAnsi="BIZ UDPゴシック" w:eastAsia="BIZ UDPゴシック"/>
        </w:rPr>
      </w:pPr>
      <w:r>
        <w:rPr>
          <w:rFonts w:ascii="BIZ UDPゴシック" w:hAnsi="BIZ UDPゴシック" w:eastAsia="BIZ UDPゴシック"/>
          <w:sz w:val="20"/>
          <w:szCs w:val="20"/>
        </w:rPr>
        <w:t>別紙</w:t>
      </w:r>
      <w:r>
        <w:rPr>
          <w:rFonts w:eastAsia="BIZ UDPゴシック" w:ascii="BIZ UDPゴシック" w:hAnsi="BIZ UDPゴシック"/>
          <w:sz w:val="20"/>
          <w:szCs w:val="20"/>
        </w:rPr>
        <w:t>1</w:t>
      </w:r>
      <w:r>
        <w:rPr>
          <w:rFonts w:ascii="BIZ UDPゴシック" w:hAnsi="BIZ UDPゴシック" w:eastAsia="BIZ UDPゴシック"/>
          <w:sz w:val="20"/>
          <w:szCs w:val="20"/>
        </w:rPr>
        <w:t>　会社案内（株式会社</w:t>
      </w:r>
      <w:r>
        <w:rPr>
          <w:rFonts w:eastAsia="BIZ UDPゴシック" w:ascii="BIZ UDPゴシック" w:hAnsi="BIZ UDPゴシック"/>
          <w:sz w:val="20"/>
          <w:szCs w:val="20"/>
        </w:rPr>
        <w:t>WineBank</w:t>
      </w:r>
      <w:r>
        <w:rPr>
          <w:rFonts w:ascii="BIZ UDPゴシック" w:hAnsi="BIZ UDPゴシック" w:eastAsia="BIZ UDPゴシック"/>
          <w:sz w:val="20"/>
          <w:szCs w:val="20"/>
        </w:rPr>
        <w:t>／株式会社アピシウスの承継実績を含む）</w:t>
      </w:r>
    </w:p>
    <w:p>
      <w:pPr>
        <w:pStyle w:val="Normal"/>
        <w:keepNext w:val="true"/>
        <w:spacing w:lineRule="auto" w:line="300" w:before="0" w:after="120"/>
        <w:rPr>
          <w:rFonts w:ascii="BIZ UDPゴシック" w:hAnsi="BIZ UDPゴシック" w:eastAsia="BIZ UDPゴシック"/>
        </w:rPr>
      </w:pPr>
      <w:r>
        <w:rPr>
          <w:rFonts w:ascii="BIZ UDPゴシック" w:hAnsi="BIZ UDPゴシック" w:eastAsia="BIZ UDPゴシック"/>
          <w:sz w:val="20"/>
          <w:szCs w:val="20"/>
        </w:rPr>
        <w:t>別紙</w:t>
      </w:r>
      <w:r>
        <w:rPr>
          <w:rFonts w:eastAsia="BIZ UDPゴシック" w:ascii="BIZ UDPゴシック" w:hAnsi="BIZ UDPゴシック"/>
          <w:sz w:val="20"/>
          <w:szCs w:val="20"/>
        </w:rPr>
        <w:t>2</w:t>
      </w:r>
      <w:r>
        <w:rPr>
          <w:rFonts w:ascii="BIZ UDPゴシック" w:hAnsi="BIZ UDPゴシック" w:eastAsia="BIZ UDPゴシック"/>
          <w:sz w:val="20"/>
          <w:szCs w:val="20"/>
        </w:rPr>
        <w:t>　貸借対照表及び損益計算書（抜粋）（株式会社</w:t>
      </w:r>
      <w:r>
        <w:rPr>
          <w:rFonts w:eastAsia="BIZ UDPゴシック" w:ascii="BIZ UDPゴシック" w:hAnsi="BIZ UDPゴシック"/>
          <w:sz w:val="20"/>
          <w:szCs w:val="20"/>
        </w:rPr>
        <w:t>WineBank</w:t>
      </w:r>
      <w:r>
        <w:rPr>
          <w:rFonts w:ascii="BIZ UDPゴシック" w:hAnsi="BIZ UDPゴシック" w:eastAsia="BIZ UDPゴシック"/>
          <w:sz w:val="20"/>
          <w:szCs w:val="20"/>
        </w:rPr>
        <w:t>・</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9</w:t>
      </w:r>
      <w:r>
        <w:rPr>
          <w:rFonts w:ascii="BIZ UDPゴシック" w:hAnsi="BIZ UDPゴシック" w:eastAsia="BIZ UDPゴシック"/>
          <w:sz w:val="20"/>
          <w:szCs w:val="20"/>
        </w:rPr>
        <w:t>月期／参考：株式会社アピシウス・</w:t>
      </w:r>
      <w:r>
        <w:rPr>
          <w:rFonts w:eastAsia="BIZ UDPゴシック" w:ascii="BIZ UDPゴシック" w:hAnsi="BIZ UDPゴシック"/>
          <w:sz w:val="20"/>
          <w:szCs w:val="20"/>
        </w:rPr>
        <w:t>2025</w:t>
      </w:r>
      <w:r>
        <w:rPr>
          <w:rFonts w:ascii="BIZ UDPゴシック" w:hAnsi="BIZ UDPゴシック" w:eastAsia="BIZ UDPゴシック"/>
          <w:sz w:val="20"/>
          <w:szCs w:val="20"/>
        </w:rPr>
        <w:t>年</w:t>
      </w:r>
      <w:r>
        <w:rPr>
          <w:rFonts w:eastAsia="BIZ UDPゴシック" w:ascii="BIZ UDPゴシック" w:hAnsi="BIZ UDPゴシック"/>
          <w:sz w:val="20"/>
          <w:szCs w:val="20"/>
        </w:rPr>
        <w:t>12</w:t>
      </w:r>
      <w:r>
        <w:rPr>
          <w:rFonts w:ascii="BIZ UDPゴシック" w:hAnsi="BIZ UDPゴシック" w:eastAsia="BIZ UDPゴシック"/>
          <w:sz w:val="20"/>
          <w:szCs w:val="20"/>
        </w:rPr>
        <w:t>月期）</w:t>
      </w:r>
    </w:p>
    <w:p>
      <w:pPr>
        <w:pStyle w:val="Normal"/>
        <w:spacing w:lineRule="auto" w:line="300" w:before="0" w:after="120"/>
        <w:rPr>
          <w:rFonts w:ascii="BIZ UDPゴシック" w:hAnsi="BIZ UDPゴシック" w:eastAsia="BIZ UDPゴシック"/>
        </w:rPr>
      </w:pPr>
      <w:r>
        <w:rPr>
          <w:rFonts w:eastAsia="BIZ UDPゴシック" w:ascii="BIZ UDPゴシック" w:hAnsi="BIZ UDPゴシック"/>
        </w:rPr>
      </w:r>
    </w:p>
    <w:sectPr>
      <w:footerReference w:type="even" r:id="rId2"/>
      <w:footerReference w:type="default" r:id="rId3"/>
      <w:footerReference w:type="first" r:id="rId4"/>
      <w:type w:val="nextPage"/>
      <w:pgSz w:w="11906" w:h="16838"/>
      <w:pgMar w:left="1276" w:right="1276" w:gutter="0" w:header="0" w:top="1418" w:footer="708" w:bottom="1418"/>
      <w:pgNumType w:fmt="decimal"/>
      <w:formProt w:val="false"/>
      <w:textDirection w:val="lrTb"/>
      <w:docGrid w:type="default" w:linePitch="360" w:charSpace="1187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w:charset w:val="01"/>
    <w:family w:val="roman"/>
    <w:pitch w:val="variable"/>
  </w:font>
  <w:font w:name="Liberation Sans">
    <w:altName w:val="Arial"/>
    <w:charset w:val="01"/>
    <w:family w:val="roman"/>
    <w:pitch w:val="variable"/>
  </w:font>
  <w:font w:name="BIZ UDPゴシック">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8"/>
        <w:szCs w:val="18"/>
      </w:rPr>
      <w:fldChar w:fldCharType="begin"/>
    </w:r>
    <w:r>
      <w:rPr>
        <w:sz w:val="18"/>
        <w:szCs w:val="18"/>
        <w:color w:val="595959"/>
      </w:rPr>
      <w:instrText xml:space="preserve"> PAGE </w:instrText>
    </w:r>
    <w:r>
      <w:rPr>
        <w:sz w:val="18"/>
        <w:szCs w:val="18"/>
        <w:color w:val="595959"/>
      </w:rPr>
      <w:fldChar w:fldCharType="separate"/>
    </w:r>
    <w:r>
      <w:rPr>
        <w:sz w:val="18"/>
        <w:szCs w:val="18"/>
        <w:color w:val="595959"/>
      </w:rPr>
      <w:t>22</w:t>
    </w:r>
    <w:r>
      <w:rPr>
        <w:sz w:val="18"/>
        <w:szCs w:val="18"/>
        <w:color w:val="595959"/>
      </w:rPr>
      <w:fldChar w:fldCharType="end"/>
    </w:r>
    <w:r>
      <w:rPr>
        <w:color w:val="595959"/>
        <w:sz w:val="18"/>
        <w:szCs w:val="18"/>
      </w:rPr>
      <w:t xml:space="preserve"> </w:t>
    </w:r>
    <w:r>
      <w:rPr>
        <w:color w:val="595959"/>
        <w:sz w:val="18"/>
        <w:szCs w:val="18"/>
      </w:rPr>
      <w:t xml:space="preserve">/ </w:t>
    </w:r>
    <w:r>
      <w:rPr>
        <w:color w:val="595959"/>
        <w:sz w:val="18"/>
        <w:szCs w:val="18"/>
      </w:rPr>
      <w:fldChar w:fldCharType="begin"/>
    </w:r>
    <w:r>
      <w:rPr>
        <w:sz w:val="18"/>
        <w:szCs w:val="18"/>
        <w:color w:val="595959"/>
      </w:rPr>
      <w:instrText xml:space="preserve"> NUMPAGES </w:instrText>
    </w:r>
    <w:r>
      <w:rPr>
        <w:sz w:val="18"/>
        <w:szCs w:val="18"/>
        <w:color w:val="595959"/>
      </w:rPr>
      <w:fldChar w:fldCharType="separate"/>
    </w:r>
    <w:r>
      <w:rPr>
        <w:sz w:val="18"/>
        <w:szCs w:val="18"/>
        <w:color w:val="595959"/>
      </w:rPr>
      <w:t>22</w:t>
    </w:r>
    <w:r>
      <w:rPr>
        <w:sz w:val="18"/>
        <w:szCs w:val="18"/>
        <w:color w:val="59595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8"/>
        <w:szCs w:val="18"/>
      </w:rPr>
      <w:fldChar w:fldCharType="begin"/>
    </w:r>
    <w:r>
      <w:rPr>
        <w:sz w:val="18"/>
        <w:szCs w:val="18"/>
        <w:color w:val="595959"/>
      </w:rPr>
      <w:instrText xml:space="preserve"> PAGE </w:instrText>
    </w:r>
    <w:r>
      <w:rPr>
        <w:sz w:val="18"/>
        <w:szCs w:val="18"/>
        <w:color w:val="595959"/>
      </w:rPr>
      <w:fldChar w:fldCharType="separate"/>
    </w:r>
    <w:r>
      <w:rPr>
        <w:sz w:val="18"/>
        <w:szCs w:val="18"/>
        <w:color w:val="595959"/>
      </w:rPr>
      <w:t>22</w:t>
    </w:r>
    <w:r>
      <w:rPr>
        <w:sz w:val="18"/>
        <w:szCs w:val="18"/>
        <w:color w:val="595959"/>
      </w:rPr>
      <w:fldChar w:fldCharType="end"/>
    </w:r>
    <w:r>
      <w:rPr>
        <w:color w:val="595959"/>
        <w:sz w:val="18"/>
        <w:szCs w:val="18"/>
      </w:rPr>
      <w:t xml:space="preserve"> </w:t>
    </w:r>
    <w:r>
      <w:rPr>
        <w:color w:val="595959"/>
        <w:sz w:val="18"/>
        <w:szCs w:val="18"/>
      </w:rPr>
      <w:t xml:space="preserve">/ </w:t>
    </w:r>
    <w:r>
      <w:rPr>
        <w:color w:val="595959"/>
        <w:sz w:val="18"/>
        <w:szCs w:val="18"/>
      </w:rPr>
      <w:fldChar w:fldCharType="begin"/>
    </w:r>
    <w:r>
      <w:rPr>
        <w:sz w:val="18"/>
        <w:szCs w:val="18"/>
        <w:color w:val="595959"/>
      </w:rPr>
      <w:instrText xml:space="preserve"> NUMPAGES </w:instrText>
    </w:r>
    <w:r>
      <w:rPr>
        <w:sz w:val="18"/>
        <w:szCs w:val="18"/>
        <w:color w:val="595959"/>
      </w:rPr>
      <w:fldChar w:fldCharType="separate"/>
    </w:r>
    <w:r>
      <w:rPr>
        <w:sz w:val="18"/>
        <w:szCs w:val="18"/>
        <w:color w:val="595959"/>
      </w:rPr>
      <w:t>22</w:t>
    </w:r>
    <w:r>
      <w:rPr>
        <w:sz w:val="18"/>
        <w:szCs w:val="18"/>
        <w:color w:val="595959"/>
      </w:rPr>
      <w:fldChar w:fldCharType="end"/>
    </w:r>
  </w:p>
</w:ftr>
</file>

<file path=word/settings.xml><?xml version="1.0" encoding="utf-8"?>
<w:settings xmlns:w="http://schemas.openxmlformats.org/wordprocessingml/2006/main">
  <w:zoom w:percent="100"/>
  <w:trackRevisions/>
  <w:defaultTabStop w:val="84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w:hAnsi="Century" w:eastAsia="ＭＳ 明朝" w:cs="Times New Roman"/>
        <w:color w:val="000000"/>
        <w:sz w:val="21"/>
        <w:szCs w:val="21"/>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entury" w:hAnsi="Century" w:eastAsia="ＭＳ 明朝" w:cs="Times New Roman"/>
      <w:color w:val="000000"/>
      <w:kern w:val="0"/>
      <w:sz w:val="21"/>
      <w:szCs w:val="21"/>
      <w:lang w:val="en-US" w:eastAsia="ja-JP" w:bidi="ar-SA"/>
    </w:rPr>
  </w:style>
  <w:style w:type="paragraph" w:styleId="Heading1">
    <w:name w:val="Heading 1"/>
    <w:uiPriority w:val="9"/>
    <w:qFormat/>
    <w:pPr>
      <w:widowControl/>
      <w:suppressAutoHyphens w:val="true"/>
      <w:bidi w:val="0"/>
      <w:spacing w:before="0" w:after="0"/>
      <w:jc w:val="left"/>
      <w:outlineLvl w:val="0"/>
    </w:pPr>
    <w:rPr>
      <w:rFonts w:ascii="Century" w:hAnsi="Century" w:eastAsia="ＭＳ 明朝" w:cs="Times New Roman"/>
      <w:color w:val="2E74B5"/>
      <w:kern w:val="0"/>
      <w:sz w:val="32"/>
      <w:szCs w:val="32"/>
      <w:lang w:val="en-US" w:eastAsia="ja-JP" w:bidi="ar-SA"/>
    </w:rPr>
  </w:style>
  <w:style w:type="paragraph" w:styleId="Heading2">
    <w:name w:val="Heading 2"/>
    <w:uiPriority w:val="9"/>
    <w:semiHidden/>
    <w:unhideWhenUsed/>
    <w:qFormat/>
    <w:pPr>
      <w:widowControl/>
      <w:suppressAutoHyphens w:val="true"/>
      <w:bidi w:val="0"/>
      <w:spacing w:before="0" w:after="0"/>
      <w:jc w:val="left"/>
      <w:outlineLvl w:val="1"/>
    </w:pPr>
    <w:rPr>
      <w:rFonts w:ascii="Century" w:hAnsi="Century" w:eastAsia="ＭＳ 明朝" w:cs="Times New Roman"/>
      <w:color w:val="2E74B5"/>
      <w:kern w:val="0"/>
      <w:sz w:val="26"/>
      <w:szCs w:val="26"/>
      <w:lang w:val="en-US" w:eastAsia="ja-JP" w:bidi="ar-SA"/>
    </w:rPr>
  </w:style>
  <w:style w:type="paragraph" w:styleId="Heading3">
    <w:name w:val="Heading 3"/>
    <w:uiPriority w:val="9"/>
    <w:semiHidden/>
    <w:unhideWhenUsed/>
    <w:qFormat/>
    <w:pPr>
      <w:widowControl/>
      <w:suppressAutoHyphens w:val="true"/>
      <w:bidi w:val="0"/>
      <w:spacing w:before="0" w:after="0"/>
      <w:jc w:val="left"/>
      <w:outlineLvl w:val="2"/>
    </w:pPr>
    <w:rPr>
      <w:rFonts w:ascii="Century" w:hAnsi="Century" w:eastAsia="ＭＳ 明朝" w:cs="Times New Roman"/>
      <w:color w:val="1F4D78"/>
      <w:kern w:val="0"/>
      <w:sz w:val="24"/>
      <w:szCs w:val="24"/>
      <w:lang w:val="en-US" w:eastAsia="ja-JP" w:bidi="ar-SA"/>
    </w:rPr>
  </w:style>
  <w:style w:type="paragraph" w:styleId="Heading4">
    <w:name w:val="Heading 4"/>
    <w:uiPriority w:val="9"/>
    <w:semiHidden/>
    <w:unhideWhenUsed/>
    <w:qFormat/>
    <w:pPr>
      <w:widowControl/>
      <w:suppressAutoHyphens w:val="true"/>
      <w:bidi w:val="0"/>
      <w:spacing w:before="0" w:after="0"/>
      <w:jc w:val="left"/>
      <w:outlineLvl w:val="3"/>
    </w:pPr>
    <w:rPr>
      <w:rFonts w:ascii="Century" w:hAnsi="Century" w:eastAsia="ＭＳ 明朝" w:cs="Times New Roman"/>
      <w:i/>
      <w:iCs/>
      <w:color w:val="2E74B5"/>
      <w:kern w:val="0"/>
      <w:sz w:val="21"/>
      <w:szCs w:val="21"/>
      <w:lang w:val="en-US" w:eastAsia="ja-JP" w:bidi="ar-SA"/>
    </w:rPr>
  </w:style>
  <w:style w:type="paragraph" w:styleId="Heading5">
    <w:name w:val="Heading 5"/>
    <w:uiPriority w:val="9"/>
    <w:semiHidden/>
    <w:unhideWhenUsed/>
    <w:qFormat/>
    <w:pPr>
      <w:widowControl/>
      <w:suppressAutoHyphens w:val="true"/>
      <w:bidi w:val="0"/>
      <w:spacing w:before="0" w:after="0"/>
      <w:jc w:val="left"/>
      <w:outlineLvl w:val="4"/>
    </w:pPr>
    <w:rPr>
      <w:rFonts w:ascii="Century" w:hAnsi="Century" w:eastAsia="ＭＳ 明朝" w:cs="Times New Roman"/>
      <w:color w:val="2E74B5"/>
      <w:kern w:val="0"/>
      <w:sz w:val="21"/>
      <w:szCs w:val="21"/>
      <w:lang w:val="en-US" w:eastAsia="ja-JP" w:bidi="ar-SA"/>
    </w:rPr>
  </w:style>
  <w:style w:type="paragraph" w:styleId="Heading6">
    <w:name w:val="Heading 6"/>
    <w:uiPriority w:val="9"/>
    <w:semiHidden/>
    <w:unhideWhenUsed/>
    <w:qFormat/>
    <w:pPr>
      <w:widowControl/>
      <w:suppressAutoHyphens w:val="true"/>
      <w:bidi w:val="0"/>
      <w:spacing w:before="0" w:after="0"/>
      <w:jc w:val="left"/>
      <w:outlineLvl w:val="5"/>
    </w:pPr>
    <w:rPr>
      <w:rFonts w:ascii="Century" w:hAnsi="Century" w:eastAsia="ＭＳ 明朝" w:cs="Times New Roman"/>
      <w:color w:val="1F4D78"/>
      <w:kern w:val="0"/>
      <w:sz w:val="21"/>
      <w:szCs w:val="21"/>
      <w:lang w:val="en-US" w:eastAsia="ja-JP"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Style8" w:customStyle="1">
    <w:name w:val="脚注文字列 (文字)"/>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Reference">
    <w:name w:val="Endnote Reference"/>
    <w:rPr>
      <w:vertAlign w:val="superscript"/>
    </w:rPr>
  </w:style>
  <w:style w:type="character" w:styleId="Style9" w:customStyle="1">
    <w:name w:val="文末脚注文字列 (文字)"/>
    <w:link w:val="EndnoteText"/>
    <w:uiPriority w:val="99"/>
    <w:semiHidden/>
    <w:unhideWhenUsed/>
    <w:qFormat/>
    <w:rPr>
      <w:sz w:val="20"/>
      <w:szCs w:val="20"/>
    </w:rPr>
  </w:style>
  <w:style w:type="character" w:styleId="Style10" w:customStyle="1">
    <w:name w:val="コメント文字列 (文字)"/>
    <w:basedOn w:val="DefaultParagraphFont"/>
    <w:link w:val="AnnotationText"/>
    <w:uiPriority w:val="99"/>
    <w:semiHidden/>
    <w:qFormat/>
    <w:rPr/>
  </w:style>
  <w:style w:type="character" w:styleId="annotationreference">
    <w:name w:val="annotation reference"/>
    <w:basedOn w:val="DefaultParagraphFont"/>
    <w:uiPriority w:val="99"/>
    <w:semiHidden/>
    <w:unhideWhenUsed/>
    <w:qFormat/>
    <w:rPr>
      <w:sz w:val="18"/>
      <w:szCs w:val="18"/>
    </w:rPr>
  </w:style>
  <w:style w:type="character" w:styleId="LineNumber">
    <w:name w:val="Line Number"/>
    <w:rPr/>
  </w:style>
  <w:style w:type="character" w:styleId="Style11" w:customStyle="1">
    <w:name w:val="ヘッダー (文字)"/>
    <w:basedOn w:val="DefaultParagraphFont"/>
    <w:link w:val="Header"/>
    <w:uiPriority w:val="99"/>
    <w:qFormat/>
    <w:rsid w:val="00d819bc"/>
    <w:rPr/>
  </w:style>
  <w:style w:type="paragraph" w:styleId="Heading" w:customStyle="1">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Title">
    <w:name w:val="Title"/>
    <w:uiPriority w:val="10"/>
    <w:qFormat/>
    <w:pPr>
      <w:widowControl/>
      <w:suppressAutoHyphens w:val="true"/>
      <w:bidi w:val="0"/>
      <w:spacing w:before="0" w:after="0"/>
      <w:jc w:val="left"/>
    </w:pPr>
    <w:rPr>
      <w:rFonts w:ascii="Century" w:hAnsi="Century" w:eastAsia="ＭＳ 明朝" w:cs="Times New Roman"/>
      <w:color w:val="000000"/>
      <w:kern w:val="0"/>
      <w:sz w:val="56"/>
      <w:szCs w:val="56"/>
      <w:lang w:val="en-US" w:eastAsia="ja-JP" w:bidi="ar-SA"/>
    </w:rPr>
  </w:style>
  <w:style w:type="paragraph" w:styleId="1" w:customStyle="1">
    <w:name w:val="強調太字1"/>
    <w:qFormat/>
    <w:pPr>
      <w:widowControl/>
      <w:suppressAutoHyphens w:val="true"/>
      <w:bidi w:val="0"/>
      <w:spacing w:before="0" w:after="0"/>
      <w:jc w:val="left"/>
    </w:pPr>
    <w:rPr>
      <w:rFonts w:ascii="Century" w:hAnsi="Century" w:eastAsia="ＭＳ 明朝" w:cs="Times New Roman"/>
      <w:b/>
      <w:bCs/>
      <w:color w:val="000000"/>
      <w:kern w:val="0"/>
      <w:sz w:val="21"/>
      <w:szCs w:val="21"/>
      <w:lang w:val="en-US" w:eastAsia="ja-JP" w:bidi="ar-SA"/>
    </w:rPr>
  </w:style>
  <w:style w:type="paragraph" w:styleId="ListParagraph">
    <w:name w:val="List Paragraph"/>
    <w:qFormat/>
    <w:pPr>
      <w:widowControl/>
      <w:suppressAutoHyphens w:val="true"/>
      <w:bidi w:val="0"/>
      <w:spacing w:before="0" w:after="0"/>
      <w:jc w:val="left"/>
    </w:pPr>
    <w:rPr>
      <w:rFonts w:ascii="Century" w:hAnsi="Century" w:eastAsia="ＭＳ 明朝" w:cs="Times New Roman"/>
      <w:color w:val="000000"/>
      <w:kern w:val="0"/>
      <w:sz w:val="21"/>
      <w:szCs w:val="21"/>
      <w:lang w:val="en-US" w:eastAsia="ja-JP" w:bidi="ar-SA"/>
    </w:rPr>
  </w:style>
  <w:style w:type="paragraph" w:styleId="FootnoteText">
    <w:name w:val="Footnote Text"/>
    <w:link w:val="Style8"/>
    <w:uiPriority w:val="99"/>
    <w:semiHidden/>
    <w:unhideWhenUsed/>
    <w:pPr>
      <w:widowControl/>
      <w:suppressAutoHyphens w:val="true"/>
      <w:bidi w:val="0"/>
      <w:spacing w:before="0" w:after="0"/>
      <w:jc w:val="left"/>
    </w:pPr>
    <w:rPr>
      <w:rFonts w:ascii="Century" w:hAnsi="Century" w:eastAsia="ＭＳ 明朝" w:cs="Times New Roman"/>
      <w:color w:val="000000"/>
      <w:kern w:val="0"/>
      <w:sz w:val="20"/>
      <w:szCs w:val="20"/>
      <w:lang w:val="en-US" w:eastAsia="ja-JP" w:bidi="ar-SA"/>
    </w:rPr>
  </w:style>
  <w:style w:type="paragraph" w:styleId="EndnoteText">
    <w:name w:val="Endnote Text"/>
    <w:link w:val="Style9"/>
    <w:uiPriority w:val="99"/>
    <w:semiHidden/>
    <w:unhideWhenUsed/>
    <w:pPr>
      <w:widowControl/>
      <w:suppressAutoHyphens w:val="true"/>
      <w:bidi w:val="0"/>
      <w:spacing w:before="0" w:after="0"/>
      <w:jc w:val="left"/>
    </w:pPr>
    <w:rPr>
      <w:rFonts w:ascii="Century" w:hAnsi="Century" w:eastAsia="ＭＳ 明朝" w:cs="Times New Roman"/>
      <w:color w:val="000000"/>
      <w:kern w:val="0"/>
      <w:sz w:val="20"/>
      <w:szCs w:val="20"/>
      <w:lang w:val="en-US" w:eastAsia="ja-JP" w:bidi="ar-SA"/>
    </w:rPr>
  </w:style>
  <w:style w:type="paragraph" w:styleId="Revision">
    <w:name w:val="Revision"/>
    <w:uiPriority w:val="99"/>
    <w:semiHidden/>
    <w:qFormat/>
    <w:rsid w:val="004b49d9"/>
    <w:pPr>
      <w:widowControl/>
      <w:suppressAutoHyphens w:val="true"/>
      <w:bidi w:val="0"/>
      <w:spacing w:before="0" w:after="0"/>
      <w:jc w:val="left"/>
    </w:pPr>
    <w:rPr>
      <w:rFonts w:ascii="Century" w:hAnsi="Century" w:eastAsia="ＭＳ 明朝" w:cs="Times New Roman"/>
      <w:color w:val="000000"/>
      <w:kern w:val="0"/>
      <w:sz w:val="21"/>
      <w:szCs w:val="21"/>
      <w:lang w:val="en-US" w:eastAsia="ja-JP" w:bidi="ar-SA"/>
    </w:rPr>
  </w:style>
  <w:style w:type="paragraph" w:styleId="AnnotationText">
    <w:name w:val="Annotation Text"/>
    <w:basedOn w:val="Normal"/>
    <w:link w:val="Style10"/>
    <w:uiPriority w:val="99"/>
    <w:semiHidden/>
    <w:unhideWhenUsed/>
    <w:pPr/>
    <w:rPr/>
  </w:style>
  <w:style w:type="paragraph" w:styleId="HeaderandFooter" w:customStyle="1">
    <w:name w:val="Header and Footer"/>
    <w:basedOn w:val="Normal"/>
    <w:qFormat/>
    <w:pPr/>
    <w:rPr/>
  </w:style>
  <w:style w:type="paragraph" w:styleId="Footer">
    <w:name w:val="Footer"/>
    <w:basedOn w:val="HeaderandFooter"/>
    <w:pPr/>
    <w:rPr/>
  </w:style>
  <w:style w:type="paragraph" w:styleId="Header">
    <w:name w:val="Header"/>
    <w:basedOn w:val="Normal"/>
    <w:link w:val="Style11"/>
    <w:uiPriority w:val="99"/>
    <w:unhideWhenUsed/>
    <w:rsid w:val="00d819bc"/>
    <w:pPr>
      <w:tabs>
        <w:tab w:val="clear" w:pos="840"/>
        <w:tab w:val="center" w:pos="4252" w:leader="none"/>
        <w:tab w:val="right" w:pos="8504" w:leader="none"/>
      </w:tabs>
      <w:snapToGrid w:val="false"/>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テーマ">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pitchFamily="0" charset="1"/>
        <a:ea typeface=""/>
        <a:cs typeface=""/>
      </a:majorFont>
      <a:minorFont>
        <a:latin typeface="游明朝"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LibreOffice/24.2.7.2$Linux_X86_64 LibreOffice_project/420$Build-2</Application>
  <AppVersion>15.0000</AppVersion>
  <Pages>17</Pages>
  <Words>4701</Words>
  <Characters>4975</Characters>
  <CharactersWithSpaces>5018</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2026-09-29T02:01:00Z</dcterms:created>
  <dc:creator>Un-named</dc:creator>
  <dc:description/>
  <dc:language>en-US</dc:language>
  <cp:lastModifiedBy/>
  <dcterms:modified xsi:type="dcterms:W3CDTF">2026-09-29T04:58:58Z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