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right"/>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30</w:t>
      </w:r>
      <w:r>
        <w:rPr>
          <w:rFonts w:ascii="BIZ UDPゴシック" w:hAnsi="BIZ UDPゴシック" w:eastAsia="BIZ UDPゴシック"/>
        </w:rPr>
        <w:t>日</w:t>
      </w:r>
    </w:p>
    <w:p>
      <w:pPr>
        <w:pStyle w:val="Normal"/>
        <w:spacing w:lineRule="auto" w:line="300" w:before="0" w:after="60"/>
        <w:rPr>
          <w:rFonts w:ascii="BIZ UDPゴシック" w:hAnsi="BIZ UDPゴシック" w:eastAsia="BIZ UDPゴシック"/>
        </w:rPr>
      </w:pPr>
      <w:r>
        <w:rPr>
          <w:rFonts w:ascii="BIZ UDPゴシック" w:hAnsi="BIZ UDPゴシック" w:eastAsia="BIZ UDPゴシック"/>
          <w:sz w:val="22"/>
          <w:szCs w:val="22"/>
        </w:rPr>
        <w:t>株式会社プティ・ボノム　代表取締役　岸田周三　様</w:t>
      </w:r>
    </w:p>
    <w:p>
      <w:pPr>
        <w:pStyle w:val="Normal"/>
        <w:spacing w:lineRule="auto" w:line="300" w:before="0" w:after="400"/>
        <w:rPr>
          <w:rFonts w:ascii="BIZ UDPゴシック" w:hAnsi="BIZ UDPゴシック" w:eastAsia="BIZ UDPゴシック"/>
        </w:rPr>
      </w:pPr>
      <w:r>
        <w:rPr>
          <w:rFonts w:ascii="BIZ UDPゴシック" w:hAnsi="BIZ UDPゴシック" w:eastAsia="BIZ UDPゴシック"/>
          <w:sz w:val="22"/>
          <w:szCs w:val="22"/>
        </w:rPr>
        <w:t>デロイトトーマツベンチャーサポート株式会社　御中</w:t>
      </w:r>
    </w:p>
    <w:p>
      <w:pPr>
        <w:pStyle w:val="Normal"/>
        <w:spacing w:lineRule="auto" w:line="396" w:before="0" w:after="80"/>
        <w:jc w:val="center"/>
        <w:rPr>
          <w:rFonts w:ascii="BIZ UDPゴシック" w:hAnsi="BIZ UDPゴシック" w:eastAsia="BIZ UDPゴシック"/>
        </w:rPr>
      </w:pPr>
      <w:r>
        <w:rPr>
          <w:rFonts w:ascii="BIZ UDPゴシック" w:hAnsi="BIZ UDPゴシック" w:eastAsia="BIZ UDPゴシック"/>
          <w:b/>
          <w:bCs/>
          <w:sz w:val="32"/>
          <w:szCs w:val="32"/>
        </w:rPr>
        <w:t>意　向　表　明　書</w:t>
      </w:r>
    </w:p>
    <w:p>
      <w:pPr>
        <w:pStyle w:val="Normal"/>
        <w:spacing w:lineRule="auto" w:line="300" w:before="0" w:after="40"/>
        <w:jc w:val="right"/>
        <w:rPr>
          <w:rFonts w:ascii="BIZ UDPゴシック" w:hAnsi="BIZ UDPゴシック" w:eastAsia="BIZ UDPゴシック"/>
          <w:sz w:val="20"/>
          <w:szCs w:val="20"/>
        </w:rPr>
      </w:pPr>
      <w:r>
        <w:rPr>
          <w:rFonts w:ascii="BIZ UDPゴシック" w:hAnsi="BIZ UDPゴシック" w:eastAsia="BIZ UDPゴシック"/>
          <w:sz w:val="20"/>
          <w:szCs w:val="20"/>
        </w:rPr>
        <w:t>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0"/>
          <w:szCs w:val="20"/>
        </w:rPr>
        <w:t>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2"/>
          <w:szCs w:val="22"/>
        </w:rPr>
        <w:t>株式会社</w:t>
      </w:r>
      <w:r>
        <w:rPr>
          <w:rFonts w:eastAsia="BIZ UDPゴシック" w:ascii="BIZ UDPゴシック" w:hAnsi="BIZ UDPゴシック"/>
          <w:sz w:val="22"/>
          <w:szCs w:val="22"/>
        </w:rPr>
        <w:t>WineBank</w:t>
      </w:r>
    </w:p>
    <w:p>
      <w:pPr>
        <w:pStyle w:val="Normal"/>
        <w:spacing w:lineRule="auto" w:line="300" w:before="0" w:after="400"/>
        <w:jc w:val="right"/>
        <w:rPr>
          <w:rFonts w:ascii="BIZ UDPゴシック" w:hAnsi="BIZ UDPゴシック" w:eastAsia="BIZ UDPゴシック"/>
        </w:rPr>
      </w:pPr>
      <w:r>
        <w:rPr>
          <w:rFonts w:ascii="BIZ UDPゴシック" w:hAnsi="BIZ UDPゴシック" w:eastAsia="BIZ UDPゴシック"/>
        </w:rPr>
        <w:t>代表取締役　中野　邦人</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拝啓　時下ますますご清栄のこととお慶び申し上げます。平素は格別のご高配を賜り、厚く御礼申し上げます。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このたびは、株式会社プティ・ボノム（以下「対象会社」といいます。）の株式譲渡に関する検討の機会を賜り、また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日には岸田周三様との面談の機会を頂戴し、誠にありがとうございました。当社は、</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月付「意向表明書ご提出に関するご案内」（以下「本ご案内」といいます。）の内容をすべて了承したうえで、本件取引（以下「本件」といいます。）への参加を強く希望し、本書を提出いたします。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本書は、本ご案内Ⅰに定めるとおり法的拘束力を有するものではなく、最終的な意思決定はデュー・ディリジェンス（以下「</w:t>
      </w:r>
      <w:r>
        <w:rPr>
          <w:rFonts w:eastAsia="BIZ UDPゴシック" w:ascii="BIZ UDPゴシック" w:hAnsi="BIZ UDPゴシック"/>
        </w:rPr>
        <w:t>DD</w:t>
      </w:r>
      <w:r>
        <w:rPr>
          <w:rFonts w:ascii="BIZ UDPゴシック" w:hAnsi="BIZ UDPゴシック" w:eastAsia="BIZ UDPゴシック"/>
        </w:rPr>
        <w:t>」といいます。）の結果および当社の社内手続を経て行われるものであることを、念のため申し添えます。</w:t>
      </w:r>
    </w:p>
    <w:p>
      <w:pPr>
        <w:pStyle w:val="Normal"/>
        <w:spacing w:lineRule="auto" w:line="300" w:before="0" w:after="200"/>
        <w:jc w:val="right"/>
        <w:rPr>
          <w:rFonts w:ascii="BIZ UDPゴシック" w:hAnsi="BIZ UDPゴシック" w:eastAsia="BIZ UDPゴシック"/>
        </w:rPr>
      </w:pPr>
      <w:r>
        <w:rPr>
          <w:rFonts w:ascii="BIZ UDPゴシック" w:hAnsi="BIZ UDPゴシック" w:eastAsia="BIZ UDPゴシック"/>
        </w:rPr>
        <w:t>敬具</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w:t>
      </w:r>
      <w:r>
        <w:rPr>
          <w:rFonts w:ascii="BIZ UDPゴシック" w:hAnsi="BIZ UDPゴシック" w:eastAsia="BIZ UDPゴシック"/>
          <w:b/>
          <w:bCs/>
          <w:sz w:val="22"/>
          <w:szCs w:val="22"/>
        </w:rPr>
        <w:t>．当社概要</w:t>
      </w:r>
    </w:p>
    <w:tbl>
      <w:tblPr>
        <w:tblW w:w="10201"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900"/>
        <w:gridCol w:w="8300"/>
      </w:tblGrid>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商号</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（旧商号：有限会社中村）</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所在地</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w:t>
            </w:r>
            <w:r>
              <w:rPr>
                <w:rFonts w:eastAsia="BIZ UDPゴシック" w:ascii="BIZ UDPゴシック" w:hAnsi="BIZ UDPゴシック"/>
                <w:sz w:val="20"/>
                <w:szCs w:val="20"/>
              </w:rPr>
              <w:t>106-0032</w:t>
            </w:r>
            <w:r>
              <w:rPr>
                <w:rFonts w:ascii="BIZ UDPゴシック" w:hAnsi="BIZ UDPゴシック" w:eastAsia="BIZ UDPゴシック"/>
                <w:sz w:val="20"/>
                <w:szCs w:val="20"/>
              </w:rPr>
              <w:t>　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代表者</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代表取締役　中野　邦人</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設立（創業）</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1970</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月（北海道札幌市）</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資本金</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4</w:t>
            </w:r>
            <w:r>
              <w:rPr>
                <w:rFonts w:ascii="BIZ UDPゴシック" w:hAnsi="BIZ UDPゴシック" w:eastAsia="BIZ UDPゴシック"/>
                <w:sz w:val="20"/>
                <w:szCs w:val="20"/>
              </w:rPr>
              <w:t>億</w:t>
            </w:r>
            <w:r>
              <w:rPr>
                <w:rFonts w:eastAsia="BIZ UDPゴシック" w:ascii="BIZ UDPゴシック" w:hAnsi="BIZ UDPゴシック"/>
                <w:sz w:val="20"/>
                <w:szCs w:val="20"/>
              </w:rPr>
              <w:t>3,716</w:t>
            </w:r>
            <w:r>
              <w:rPr>
                <w:rFonts w:ascii="BIZ UDPゴシック" w:hAnsi="BIZ UDPゴシック" w:eastAsia="BIZ UDPゴシック"/>
                <w:sz w:val="20"/>
                <w:szCs w:val="20"/>
              </w:rPr>
              <w:t>万</w:t>
            </w:r>
            <w:r>
              <w:rPr>
                <w:rFonts w:eastAsia="BIZ UDPゴシック" w:ascii="BIZ UDPゴシック" w:hAnsi="BIZ UDPゴシック"/>
                <w:sz w:val="20"/>
                <w:szCs w:val="20"/>
              </w:rPr>
              <w:t>9</w:t>
            </w:r>
            <w:r>
              <w:rPr>
                <w:rFonts w:ascii="BIZ UDPゴシック" w:hAnsi="BIZ UDPゴシック" w:eastAsia="BIZ UDPゴシック"/>
                <w:sz w:val="20"/>
                <w:szCs w:val="20"/>
              </w:rPr>
              <w:t>千円（資本準備金を含む。</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月期末後の増資後）</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主要株主</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マネーフォワードベンチャーパートナーズ株式会社、株式会社ベクトル、寺田倉庫株式会社、株式会社</w:t>
            </w:r>
            <w:r>
              <w:rPr>
                <w:rFonts w:eastAsia="BIZ UDPゴシック" w:ascii="BIZ UDPゴシック" w:hAnsi="BIZ UDPゴシック"/>
                <w:sz w:val="20"/>
                <w:szCs w:val="20"/>
              </w:rPr>
              <w:t>PrivateBANK</w:t>
            </w:r>
            <w:r>
              <w:rPr>
                <w:rFonts w:ascii="BIZ UDPゴシック" w:hAnsi="BIZ UDPゴシック" w:eastAsia="BIZ UDPゴシック"/>
                <w:sz w:val="20"/>
                <w:szCs w:val="20"/>
              </w:rPr>
              <w:t>、及び経営陣</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事業概要</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ワインを中心とした酒類販売、レストラン／ワイン卸事業、</w:t>
            </w:r>
            <w:r>
              <w:rPr>
                <w:rFonts w:eastAsia="BIZ UDPゴシック" w:ascii="BIZ UDPゴシック" w:hAnsi="BIZ UDPゴシック"/>
                <w:sz w:val="20"/>
                <w:szCs w:val="20"/>
              </w:rPr>
              <w:t>Wine×Technology</w:t>
            </w:r>
            <w:r>
              <w:rPr>
                <w:rFonts w:ascii="BIZ UDPゴシック" w:hAnsi="BIZ UDPゴシック" w:eastAsia="BIZ UDPゴシック"/>
                <w:sz w:val="20"/>
                <w:szCs w:val="20"/>
              </w:rPr>
              <w:t>事業（所有ワインのクラウド管理、マーケットプレイス、ワインファンド）、会員制ワインサロン事業</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グループ売上高</w:t>
            </w:r>
            <w:r>
              <w:rPr>
                <w:rFonts w:eastAsia="BIZ UDPゴシック" w:ascii="BIZ UDPゴシック" w:hAnsi="BIZ UDPゴシック"/>
                <w:sz w:val="20"/>
                <w:szCs w:val="20"/>
              </w:rPr>
              <w:t>65</w:t>
            </w:r>
            <w:r>
              <w:rPr>
                <w:rFonts w:ascii="BIZ UDPゴシック" w:hAnsi="BIZ UDPゴシック" w:eastAsia="BIZ UDPゴシック"/>
                <w:sz w:val="20"/>
                <w:szCs w:val="20"/>
              </w:rPr>
              <w:t>億円、</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同</w:t>
            </w:r>
            <w:r>
              <w:rPr>
                <w:rFonts w:eastAsia="BIZ UDPゴシック" w:ascii="BIZ UDPゴシック" w:hAnsi="BIZ UDPゴシック"/>
                <w:sz w:val="20"/>
                <w:szCs w:val="20"/>
              </w:rPr>
              <w:t>70</w:t>
            </w:r>
            <w:r>
              <w:rPr>
                <w:rFonts w:ascii="BIZ UDPゴシック" w:hAnsi="BIZ UDPゴシック" w:eastAsia="BIZ UDPゴシック"/>
                <w:sz w:val="20"/>
                <w:szCs w:val="20"/>
              </w:rPr>
              <w:t>億円超の見込み</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グループ会社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株式会社アピシウス（</w:t>
            </w:r>
            <w:r>
              <w:rPr>
                <w:rFonts w:eastAsia="BIZ UDPゴシック" w:ascii="BIZ UDPゴシック" w:hAnsi="BIZ UDPゴシック"/>
                <w:sz w:val="20"/>
                <w:szCs w:val="20"/>
              </w:rPr>
              <w:t>2024</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月に</w:t>
            </w:r>
            <w:r>
              <w:rPr>
                <w:rFonts w:eastAsia="BIZ UDPゴシック" w:ascii="BIZ UDPゴシック" w:hAnsi="BIZ UDPゴシック"/>
                <w:sz w:val="20"/>
                <w:szCs w:val="20"/>
              </w:rPr>
              <w:t>100%</w:t>
            </w:r>
            <w:r>
              <w:rPr>
                <w:rFonts w:ascii="BIZ UDPゴシック" w:hAnsi="BIZ UDPゴシック" w:eastAsia="BIZ UDPゴシック"/>
                <w:sz w:val="20"/>
                <w:szCs w:val="20"/>
              </w:rPr>
              <w:t>取得）。東京・銀座にて、創業</w:t>
            </w:r>
            <w:r>
              <w:rPr>
                <w:rFonts w:eastAsia="BIZ UDPゴシック" w:ascii="BIZ UDPゴシック" w:hAnsi="BIZ UDPゴシック"/>
                <w:sz w:val="20"/>
                <w:szCs w:val="20"/>
              </w:rPr>
              <w:t>40</w:t>
            </w:r>
            <w:r>
              <w:rPr>
                <w:rFonts w:ascii="BIZ UDPゴシック" w:hAnsi="BIZ UDPゴシック" w:eastAsia="BIZ UDPゴシック"/>
                <w:sz w:val="20"/>
                <w:szCs w:val="20"/>
              </w:rPr>
              <w:t>年を超えるグランメゾンを運営しております。承継の実績は本書</w:t>
            </w:r>
            <w:r>
              <w:rPr>
                <w:rFonts w:eastAsia="BIZ UDPゴシック" w:ascii="BIZ UDPゴシック" w:hAnsi="BIZ UDPゴシック"/>
                <w:sz w:val="20"/>
                <w:szCs w:val="20"/>
              </w:rPr>
              <w:t>13</w:t>
            </w:r>
            <w:r>
              <w:rPr>
                <w:rFonts w:ascii="BIZ UDPゴシック" w:hAnsi="BIZ UDPゴシック" w:eastAsia="BIZ UDPゴシック"/>
                <w:sz w:val="20"/>
                <w:szCs w:val="20"/>
              </w:rPr>
              <w:t>項をご参照ください。その他</w:t>
            </w:r>
            <w:r>
              <w:rPr>
                <w:rFonts w:eastAsia="BIZ UDPゴシック" w:ascii="BIZ UDPゴシック" w:hAnsi="BIZ UDPゴシック"/>
                <w:sz w:val="20"/>
                <w:szCs w:val="20"/>
              </w:rPr>
              <w:t>6</w:t>
            </w:r>
            <w:r>
              <w:rPr>
                <w:rFonts w:ascii="BIZ UDPゴシック" w:hAnsi="BIZ UDPゴシック" w:eastAsia="BIZ UDPゴシック"/>
                <w:sz w:val="20"/>
                <w:szCs w:val="20"/>
              </w:rPr>
              <w:t>社</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直近業績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月期（単体）の売上高</w:t>
            </w:r>
            <w:r>
              <w:rPr>
                <w:rFonts w:eastAsia="BIZ UDPゴシック" w:ascii="BIZ UDPゴシック" w:hAnsi="BIZ UDPゴシック"/>
                <w:sz w:val="20"/>
                <w:szCs w:val="20"/>
              </w:rPr>
              <w:t>7</w:t>
            </w:r>
            <w:r>
              <w:rPr>
                <w:rFonts w:ascii="BIZ UDPゴシック" w:hAnsi="BIZ UDPゴシック" w:eastAsia="BIZ UDPゴシック"/>
                <w:sz w:val="20"/>
                <w:szCs w:val="20"/>
              </w:rPr>
              <w:t>億</w:t>
            </w:r>
            <w:r>
              <w:rPr>
                <w:rFonts w:eastAsia="BIZ UDPゴシック" w:ascii="BIZ UDPゴシック" w:hAnsi="BIZ UDPゴシック"/>
                <w:sz w:val="20"/>
                <w:szCs w:val="20"/>
              </w:rPr>
              <w:t>5,286</w:t>
            </w:r>
            <w:r>
              <w:rPr>
                <w:rFonts w:ascii="BIZ UDPゴシック" w:hAnsi="BIZ UDPゴシック" w:eastAsia="BIZ UDPゴシック"/>
                <w:sz w:val="20"/>
                <w:szCs w:val="20"/>
              </w:rPr>
              <w:t>万円・営業利益</w:t>
            </w:r>
            <w:r>
              <w:rPr>
                <w:rFonts w:eastAsia="BIZ UDPゴシック" w:ascii="BIZ UDPゴシック" w:hAnsi="BIZ UDPゴシック"/>
                <w:sz w:val="20"/>
                <w:szCs w:val="20"/>
              </w:rPr>
              <w:t>251</w:t>
            </w:r>
            <w:r>
              <w:rPr>
                <w:rFonts w:ascii="BIZ UDPゴシック" w:hAnsi="BIZ UDPゴシック" w:eastAsia="BIZ UDPゴシック"/>
                <w:sz w:val="20"/>
                <w:szCs w:val="20"/>
              </w:rPr>
              <w:t>万円・純資産</w:t>
            </w:r>
            <w:r>
              <w:rPr>
                <w:rFonts w:eastAsia="BIZ UDPゴシック" w:ascii="BIZ UDPゴシック" w:hAnsi="BIZ UDPゴシック"/>
                <w:sz w:val="20"/>
                <w:szCs w:val="20"/>
              </w:rPr>
              <w:t>2</w:t>
            </w:r>
            <w:r>
              <w:rPr>
                <w:rFonts w:ascii="BIZ UDPゴシック" w:hAnsi="BIZ UDPゴシック" w:eastAsia="BIZ UDPゴシック"/>
                <w:sz w:val="20"/>
                <w:szCs w:val="20"/>
              </w:rPr>
              <w:t>億</w:t>
            </w:r>
            <w:r>
              <w:rPr>
                <w:rFonts w:eastAsia="BIZ UDPゴシック" w:ascii="BIZ UDPゴシック" w:hAnsi="BIZ UDPゴシック"/>
                <w:sz w:val="20"/>
                <w:szCs w:val="20"/>
              </w:rPr>
              <w:t>1,175</w:t>
            </w:r>
            <w:r>
              <w:rPr>
                <w:rFonts w:ascii="BIZ UDPゴシック" w:hAnsi="BIZ UDPゴシック" w:eastAsia="BIZ UDPゴシック"/>
                <w:sz w:val="20"/>
                <w:szCs w:val="20"/>
              </w:rPr>
              <w:t>万円</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財務内容</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の貸借対照表及び損益計算書（</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月期）をご参照ください。参考として、株式会社アピシウスの</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月期の貸借対照表及び損益計算書も併せて掲載しております。</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URL</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https://corp.wine-bank.co.jp/company/</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当社の会社案内（株式会社アピシウスの承継実績を含みます）を別紙</w:t>
      </w:r>
      <w:r>
        <w:rPr>
          <w:rFonts w:eastAsia="BIZ UDPゴシック" w:ascii="BIZ UDPゴシック" w:hAnsi="BIZ UDPゴシック"/>
          <w:color w:val="595959"/>
          <w:sz w:val="19"/>
          <w:szCs w:val="19"/>
        </w:rPr>
        <w:t>1</w:t>
      </w:r>
      <w:r>
        <w:rPr>
          <w:rFonts w:ascii="BIZ UDPゴシック" w:hAnsi="BIZ UDPゴシック" w:eastAsia="BIZ UDPゴシック"/>
          <w:color w:val="595959"/>
          <w:sz w:val="19"/>
          <w:szCs w:val="19"/>
        </w:rPr>
        <w:t>、</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9</w:t>
      </w:r>
      <w:r>
        <w:rPr>
          <w:rFonts w:ascii="BIZ UDPゴシック" w:hAnsi="BIZ UDPゴシック" w:eastAsia="BIZ UDPゴシック"/>
          <w:color w:val="595959"/>
          <w:sz w:val="19"/>
          <w:szCs w:val="19"/>
        </w:rPr>
        <w:t>月期の貸借対照表及び損益計算書（抜粋。参考として株式会社アピシウスの</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12</w:t>
      </w:r>
      <w:r>
        <w:rPr>
          <w:rFonts w:ascii="BIZ UDPゴシック" w:hAnsi="BIZ UDPゴシック" w:eastAsia="BIZ UDPゴシック"/>
          <w:color w:val="595959"/>
          <w:sz w:val="19"/>
          <w:szCs w:val="19"/>
        </w:rPr>
        <w:t>月期を含みます）を別紙</w:t>
      </w:r>
      <w:r>
        <w:rPr>
          <w:rFonts w:eastAsia="BIZ UDPゴシック" w:ascii="BIZ UDPゴシック" w:hAnsi="BIZ UDPゴシック"/>
          <w:color w:val="595959"/>
          <w:sz w:val="19"/>
          <w:szCs w:val="19"/>
        </w:rPr>
        <w:t>2</w:t>
      </w:r>
      <w:r>
        <w:rPr>
          <w:rFonts w:ascii="BIZ UDPゴシック" w:hAnsi="BIZ UDPゴシック" w:eastAsia="BIZ UDPゴシック"/>
          <w:color w:val="595959"/>
          <w:sz w:val="19"/>
          <w:szCs w:val="19"/>
        </w:rPr>
        <w:t>として添付いたします。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2</w:t>
      </w:r>
      <w:r>
        <w:rPr>
          <w:rFonts w:ascii="BIZ UDPゴシック" w:hAnsi="BIZ UDPゴシック" w:eastAsia="BIZ UDPゴシック"/>
          <w:b/>
          <w:bCs/>
          <w:sz w:val="22"/>
          <w:szCs w:val="22"/>
        </w:rPr>
        <w:t>．本件取引に関する意向表明</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当社は、本ご案内の内容をすべて了承したうえで、本件に強い興味を有しており、対象会社の全株式を譲り受けることを希望いたします。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対象会社に興味・関心を持った理由・背景</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当社は、ワインの仕入・流通を本業としつつ、自らもレストランを運営する事業者です。その立場から見たとき、対象会社は国内最高峰のガストロノミーであるにとどまらず、</w:t>
      </w:r>
      <w:r>
        <w:rPr>
          <w:rFonts w:eastAsia="BIZ UDPゴシック" w:ascii="BIZ UDPゴシック" w:hAnsi="BIZ UDPゴシック"/>
        </w:rPr>
        <w:t>19</w:t>
      </w:r>
      <w:r>
        <w:rPr>
          <w:rFonts w:ascii="BIZ UDPゴシック" w:hAnsi="BIZ UDPゴシック" w:eastAsia="BIZ UDPゴシック"/>
        </w:rPr>
        <w:t>年連続でミシュラン三つ星を保持してこられた信頼のもとに、正規の仕入先から希少銘柄の配分を継続的に受けてこられた、国内でも稀有な存在であると理解しております。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w:t>
      </w:r>
      <w:r>
        <w:rPr>
          <w:rFonts w:eastAsia="BIZ UDPゴシック" w:ascii="BIZ UDPゴシック" w:hAnsi="BIZ UDPゴシック"/>
        </w:rPr>
        <w:t>20</w:t>
      </w:r>
      <w:r>
        <w:rPr>
          <w:rFonts w:ascii="BIZ UDPゴシック" w:hAnsi="BIZ UDPゴシック" w:eastAsia="BIZ UDPゴシック"/>
        </w:rPr>
        <w:t>年にわたり増収増益を継続し、宣伝費を一度もかけることなくこの水準を築いてこられたことに、当社は深い敬意を抱いております。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当社にとって対象会社は、収益を目的として取得する事業であると同時に、日本の食文化として守るべき資産であると考えております。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当社の本件取引の目的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当社の目的は、次の</w:t>
      </w:r>
      <w:r>
        <w:rPr>
          <w:rFonts w:eastAsia="BIZ UDPゴシック" w:ascii="BIZ UDPゴシック" w:hAnsi="BIZ UDPゴシック"/>
        </w:rPr>
        <w:t>3</w:t>
      </w:r>
      <w:r>
        <w:rPr>
          <w:rFonts w:ascii="BIZ UDPゴシック" w:hAnsi="BIZ UDPゴシック" w:eastAsia="BIZ UDPゴシック"/>
        </w:rPr>
        <w:t>点に集約されます。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ミシュラン三つ星の維持を最優先に据え、対象会社の現行の事業運営を変更することなく承継すること。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岸田様のご在任期間中に、後継となる料理長を共同で確保し、対象会社を永続的に発展できる体制へ移行させること。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岸田様が拡張余地としてお示しになった領域のうち、対象会社の本業と三つ星の維持を損なわないものについて、当社の経営資源をもって実現を支援すること。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本件取引を通じて想定されるシナジー効果</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時にも申し上げましたが、当社は、本件において劇的なシナジーが存在するとは考えておりません。岸田様が築かれた対象会社のブランドと運営は既に完成度が高く、外部から加えられるものは限られ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そのうえで、当社がご提供できると考えているものは、次のとおりです。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【対象会社側から見たシナジー】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年後に後任となる人材が現時点ではいらっしゃらないこと、候補として現ご在籍の方、卒業生の方、外部からの招聘の</w:t>
      </w:r>
      <w:r>
        <w:rPr>
          <w:rFonts w:eastAsia="BIZ UDPゴシック" w:ascii="BIZ UDPゴシック" w:hAnsi="BIZ UDPゴシック"/>
        </w:rPr>
        <w:t>3</w:t>
      </w:r>
      <w:r>
        <w:rPr>
          <w:rFonts w:ascii="BIZ UDPゴシック" w:hAnsi="BIZ UDPゴシック" w:eastAsia="BIZ UDPゴシック"/>
        </w:rPr>
        <w:t>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ワインリストの補完：</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対象会社にとってより有利な条件が得られる場合を除き、現状のまま維持されるべきもの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物販の生産能力の確保：</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ご共有いただいた質疑応答により、チーズケーキの売上が年間約</w:t>
      </w:r>
      <w:r>
        <w:rPr>
          <w:rFonts w:eastAsia="BIZ UDPゴシック" w:ascii="BIZ UDPゴシック" w:hAnsi="BIZ UDPゴシック"/>
        </w:rPr>
        <w:t>7,000</w:t>
      </w:r>
      <w:r>
        <w:rPr>
          <w:rFonts w:ascii="BIZ UDPゴシック" w:hAnsi="BIZ UDPゴシック" w:eastAsia="BIZ UDPゴシック"/>
        </w:rPr>
        <w:t>万円に達し、需要が供給を大きく上回っている状態であり、当社も直接的にお役に立てる領域であると考えております。当社は自社</w:t>
      </w:r>
      <w:r>
        <w:rPr>
          <w:rFonts w:eastAsia="BIZ UDPゴシック" w:ascii="BIZ UDPゴシック" w:hAnsi="BIZ UDPゴシック"/>
        </w:rPr>
        <w:t>EC</w:t>
      </w:r>
      <w:r>
        <w:rPr>
          <w:rFonts w:ascii="BIZ UDPゴシック" w:hAnsi="BIZ UDPゴシック" w:eastAsia="BIZ UDPゴシック"/>
        </w:rPr>
        <w:t>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当社が主体となってこれを準備したうえで着手する考え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顧客情報の資産化：</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t>20</w:t>
      </w:r>
      <w:r>
        <w:rPr>
          <w:rFonts w:ascii="BIZ UDPゴシック" w:hAnsi="BIZ UDPゴシック" w:eastAsia="BIZ UDPゴシック"/>
        </w:rPr>
        <w:t>年分のご来店・ご注文の情報について、営業現場のオペレーションを変更することなく、参照可能な形に整備いたします。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設備更新・移転への対応：本書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に記載のとおりです。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【当社側から見たシナジー】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対象会社との資本関係により、当社のワイン仕入における信用および交渉力が向上すること。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当社グループが運営するグランメゾンにおいて、対象会社の人材育成の考え方に学ぶ機会を得られること。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当社は、対象会社の仕入・運営に当社の都合を持ち込むことはいたしません。価値は対象会社から当社へ流れるものであり、その逆ではないと考えております。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直接のシナジーを超えて ― 当社が本件に見出している意義</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前項のとおり、当社は本件に劇的なシナジーを見込んでおりません。それでもなお当社が本件に強く惹かれる理由を、率直に申し上げます。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名店を、閉じることなく、切り売りすることなく、次へつなぐこと：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w:t>
      </w:r>
    </w:p>
    <w:p>
      <w:pPr>
        <w:pStyle w:val="Normal"/>
        <w:spacing w:lineRule="auto" w:line="300" w:before="0" w:after="80"/>
        <w:ind w:firstLine="210" w:left="210"/>
        <w:rPr>
          <w:rFonts w:ascii="BIZ UDPゴシック" w:hAnsi="BIZ UDPゴシック" w:eastAsia="BIZ UDPゴシック"/>
          <w:b/>
          <w:bCs/>
        </w:rPr>
      </w:pPr>
      <w:r>
        <w:rPr>
          <w:rFonts w:ascii="BIZ UDPゴシック" w:hAnsi="BIZ UDPゴシック" w:eastAsia="BIZ UDPゴシック"/>
          <w:b/>
          <w:bCs/>
        </w:rPr>
        <w:t>当社は対象会社を期限を定めずに保有し、転売は想定しておりません。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技術と、その教え方を次の世代へ：</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w:t>
      </w:r>
      <w:r>
        <w:rPr>
          <w:rFonts w:eastAsia="BIZ UDPゴシック" w:ascii="BIZ UDPゴシック" w:hAnsi="BIZ UDPゴシック"/>
        </w:rPr>
        <w:t>3</w:t>
      </w:r>
      <w:r>
        <w:rPr>
          <w:rFonts w:ascii="BIZ UDPゴシック" w:hAnsi="BIZ UDPゴシック" w:eastAsia="BIZ UDPゴシック"/>
        </w:rPr>
        <w:t>年間は、当社にとって事業を引き継ぐ期間である以前に、この教えが次の世代へ移っていく時間であると考えております。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生産者の方々と、働く方々を守ること：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対象会社が</w:t>
      </w:r>
      <w:r>
        <w:rPr>
          <w:rFonts w:eastAsia="BIZ UDPゴシック" w:ascii="BIZ UDPゴシック" w:hAnsi="BIZ UDPゴシック"/>
        </w:rPr>
        <w:t>20</w:t>
      </w:r>
      <w:r>
        <w:rPr>
          <w:rFonts w:ascii="BIZ UDPゴシック" w:hAnsi="BIZ UDPゴシック" w:eastAsia="BIZ UDPゴシック"/>
        </w:rPr>
        <w:t>年以上をかけて築いてこられた生産者の方々とのつながりは、最高の食材を作る方々にとっての最高の出口でもあります。これを途切れさせないこと、そして</w:t>
      </w:r>
      <w:r>
        <w:rPr>
          <w:rFonts w:eastAsia="BIZ UDPゴシック" w:ascii="BIZ UDPゴシック" w:hAnsi="BIZ UDPゴシック"/>
        </w:rPr>
        <w:t>18</w:t>
      </w:r>
      <w:r>
        <w:rPr>
          <w:rFonts w:ascii="BIZ UDPゴシック" w:hAnsi="BIZ UDPゴシック" w:eastAsia="BIZ UDPゴシック"/>
        </w:rPr>
        <w:t>名の皆様の雇用と待遇をそのまま守ることは、当社にとって本件の目的そのものです。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卒業生の方々が帰ってこられる場所として：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伸ばすということについて：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本店を面談時にお聞きしている範囲以上に大きくすることは考えておりません。伸ばすべきは本店の外側であり、それも岸田様ご自身がお示しになった方向に限ります。需要が供給を大きく上回っているチーズケーキの製造体制、そして岸田様が再現性が高いとお考えの一品特化の業態。こうした本店の外側において、対象会社の考え方をより多くの方にお届けすることが、当社の考える成長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当社にとっての意味：</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ワインを扱う者にとって、三つ星と歩みをともにすることは、生産者の方々に対する当社自身の信用を高めることにつながります。ただしそれは、対象会社の仕入経路に当社が入ることによってではなく、当社がこの店にふさわしい存在であり続けることによってのみ得られるものと考えております。</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当社にとって本件は、利益を得るための取引である以前に、岸田様が</w:t>
      </w:r>
      <w:r>
        <w:rPr>
          <w:rFonts w:eastAsia="BIZ UDPゴシック" w:ascii="BIZ UDPゴシック" w:hAnsi="BIZ UDPゴシック"/>
        </w:rPr>
        <w:t>20</w:t>
      </w:r>
      <w:r>
        <w:rPr>
          <w:rFonts w:ascii="BIZ UDPゴシック" w:hAnsi="BIZ UDPゴシック" w:eastAsia="BIZ UDPゴシック"/>
        </w:rPr>
        <w:t>年をかけて築かれたものを、壊すことなく、次の</w:t>
      </w:r>
      <w:r>
        <w:rPr>
          <w:rFonts w:eastAsia="BIZ UDPゴシック" w:ascii="BIZ UDPゴシック" w:hAnsi="BIZ UDPゴシック"/>
        </w:rPr>
        <w:t>20</w:t>
      </w:r>
      <w:r>
        <w:rPr>
          <w:rFonts w:ascii="BIZ UDPゴシック" w:hAnsi="BIZ UDPゴシック" w:eastAsia="BIZ UDPゴシック"/>
        </w:rPr>
        <w:t>年へお預かりする仕事であると考えております。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岸田様のご確認事項に対する当社の考え（要旨）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貴社アドバイザーを通じて、岸田様が特にご確認されたい点として</w:t>
      </w:r>
      <w:r>
        <w:rPr>
          <w:rFonts w:eastAsia="BIZ UDPゴシック" w:ascii="BIZ UDPゴシック" w:hAnsi="BIZ UDPゴシック"/>
        </w:rPr>
        <w:t>5</w:t>
      </w:r>
      <w:r>
        <w:rPr>
          <w:rFonts w:ascii="BIZ UDPゴシック" w:hAnsi="BIZ UDPゴシック" w:eastAsia="BIZ UDPゴシック"/>
        </w:rPr>
        <w:t>点をお示しいただきました。当社の現時点の考えを要旨として以下にまとめます。詳細は括弧内の各項に記載しております。いずれも現時点の構想であり、具体的な内容と時期は、岸田様と協議のうえ決定させていただきま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299"/>
        <w:gridCol w:w="7760"/>
      </w:tblGrid>
      <w:tr>
        <w:trPr>
          <w:cantSplit w:val="true"/>
        </w:trPr>
        <w:tc>
          <w:tcPr>
            <w:tcW w:w="22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ご確認事項</w:t>
            </w:r>
          </w:p>
        </w:tc>
        <w:tc>
          <w:tcPr>
            <w:tcW w:w="7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当社の考え</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1</w:t>
            </w:r>
            <w:r>
              <w:rPr>
                <w:rFonts w:ascii="BIZ UDPゴシック" w:hAnsi="BIZ UDPゴシック" w:eastAsia="BIZ UDPゴシック"/>
                <w:b/>
                <w:bCs/>
                <w:sz w:val="19"/>
                <w:szCs w:val="19"/>
              </w:rPr>
              <w:t>．将来的な運営体制</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間は岸田様に料理とブランドの責任者を担っていただき、その間に後継料理長を共同で選定・育成いたします。その後は後継料理長と支配人を中心とする体制へ段階的に移行し、岸田様には監修の形でお力添えをお願いしたいと考えております。当社は経営管理・資金・人材確保の面から支え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2</w:t>
            </w:r>
            <w:r>
              <w:rPr>
                <w:rFonts w:ascii="BIZ UDPゴシック" w:hAnsi="BIZ UDPゴシック" w:eastAsia="BIZ UDPゴシック"/>
                <w:b/>
                <w:bCs/>
                <w:sz w:val="19"/>
                <w:szCs w:val="19"/>
              </w:rPr>
              <w:t>．譲渡後の岸田様の役割</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お願いしたいのは、本店の料理と品質の維持、および後継者の育成です。本店の多店舗化は行いません。構想としてのブティック店舗および物販（スイーツ）・新業態は、後継料理長の確保後に、味と品質の監修をお願いしたいと考えております。運営の実務は当社が担い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．中長期のご関与</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経過後も、常勤ではなく非常勤の監修（メニュー・品質の確認、後継料理長への助言、物販の品質承認）の形で、継続してご関与いただくことを希望いたします。期間・頻度・報酬は、岸田様のご意向を最優先に協議させていただき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4</w:t>
            </w:r>
            <w:r>
              <w:rPr>
                <w:rFonts w:ascii="BIZ UDPゴシック" w:hAnsi="BIZ UDPゴシック" w:eastAsia="BIZ UDPゴシック"/>
                <w:b/>
                <w:bCs/>
                <w:sz w:val="19"/>
                <w:szCs w:val="19"/>
              </w:rPr>
              <w:t>．成長戦略とスピード感</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は大きくせず、成長は本店の外側で進めます。物販の製造体制、ブティック店舗や一品特化の新業態、海外販売は、いずれも三つ星の維持と後継料理長の確保を前提に、岸田様と協議しながら段階的に進めます。具体的な時期は、状況を見ながら協議のうえ決定いたし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(3)</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5</w:t>
            </w:r>
            <w:r>
              <w:rPr>
                <w:rFonts w:ascii="BIZ UDPゴシック" w:hAnsi="BIZ UDPゴシック" w:eastAsia="BIZ UDPゴシック"/>
                <w:b/>
                <w:bCs/>
                <w:sz w:val="19"/>
                <w:szCs w:val="19"/>
              </w:rPr>
              <w:t>．経営管理のスタイル</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料理・サービス・仕入などの現場の運営は、岸田様と現場の裁量を尊重いたします。当社は定期的な経営会議で月次の損益を共有いただく形で管理し、重要事項は岸田様と事前に協議のうえ取締役会で決定いたします。会議へのご出席は当初はやや多めにお願いし、状況を見てご意見を伺いながら減らしてまいり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3</w:t>
      </w:r>
      <w:r>
        <w:rPr>
          <w:rFonts w:ascii="BIZ UDPゴシック" w:hAnsi="BIZ UDPゴシック" w:eastAsia="BIZ UDPゴシック"/>
          <w:b/>
          <w:bCs/>
          <w:sz w:val="22"/>
          <w:szCs w:val="22"/>
        </w:rPr>
        <w:t>．譲受後の事業運営方針</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既存事業の方向性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取得した株式会社アピシウスにおいて、グランメゾンの承継を実際に経験しております。そこで得た最も重要な教訓は、店の価値を支えているのは人と長年積み重ねられた運営であり、外部から急いで手を入れるべきではないということ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年間は、対象会社の事業運営に事前に岸田様のご意見を伺わずして、実質的な変更を加えないことを基本方針といたします。具体的には、次の各項目について現行を維持いたします。　</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・料理・メニューの内容および価格帯</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・サービス料の料率（現行</w:t>
      </w:r>
      <w:r>
        <w:rPr>
          <w:rFonts w:eastAsia="BIZ UDPゴシック" w:ascii="BIZ UDPゴシック" w:hAnsi="BIZ UDPゴシック"/>
        </w:rPr>
        <w:t>10%</w:t>
      </w:r>
      <w:r>
        <w:rPr>
          <w:rFonts w:ascii="BIZ UDPゴシック" w:hAnsi="BIZ UDPゴシック" w:eastAsia="BIZ UDPゴシック"/>
        </w:rPr>
        <w:t>）。変更を検討する場合には、必ず事前に岸田様にご相談いたします。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・席数（</w:t>
      </w:r>
      <w:r>
        <w:rPr>
          <w:rFonts w:eastAsia="BIZ UDPゴシック" w:ascii="BIZ UDPゴシック" w:hAnsi="BIZ UDPゴシック"/>
        </w:rPr>
        <w:t>34</w:t>
      </w:r>
      <w:r>
        <w:rPr>
          <w:rFonts w:ascii="BIZ UDPゴシック" w:hAnsi="BIZ UDPゴシック" w:eastAsia="BIZ UDPゴシック"/>
        </w:rPr>
        <w:t>席）。面談にて、</w:t>
      </w:r>
      <w:r>
        <w:rPr>
          <w:rFonts w:eastAsia="BIZ UDPゴシック" w:ascii="BIZ UDPゴシック" w:hAnsi="BIZ UDPゴシック"/>
        </w:rPr>
        <w:t>34</w:t>
      </w:r>
      <w:r>
        <w:rPr>
          <w:rFonts w:ascii="BIZ UDPゴシック" w:hAnsi="BIZ UDPゴシック" w:eastAsia="BIZ UDPゴシック"/>
        </w:rPr>
        <w:t>席が品質を維持できる限界値であり、増席は推奨されない旨のご説明を賜りました。当社は増席を求めません。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・営業日数および休日。当社は営業日数の増加を求めません。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・食材・ワインの仕入先および仕入条件（正規仕入先および契約農家各位との取引関係を含みます）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・サービス体制および接客の方針。海外からのご予約の受入れ方針を含め、現行の運用を維持いたします。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三つ星の評価は、これらの要素が一体となって成立しているものと理解しております。当社が最も避けるべきと考えているのは、譲受後の性急な変更によってこの均衡が損なわれることです。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料理・ブランドに関する意思決定</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当社は、いずれのお考えにも賛同いたします。そのうえで、次の</w:t>
      </w:r>
      <w:r>
        <w:rPr>
          <w:rFonts w:eastAsia="BIZ UDPゴシック" w:ascii="BIZ UDPゴシック" w:hAnsi="BIZ UDPゴシック"/>
        </w:rPr>
        <w:t>2</w:t>
      </w:r>
      <w:r>
        <w:rPr>
          <w:rFonts w:ascii="BIZ UDPゴシック" w:hAnsi="BIZ UDPゴシック" w:eastAsia="BIZ UDPゴシック"/>
        </w:rPr>
        <w:t>点を最終契約においてお約束する用意がございます。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カンテサンス本体の多店舗化は行いません。展開は、本店とは切り離した別商品・別業態において、段階的に検証を重ねる方法によります。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w:t>
      </w:r>
      <w:r>
        <w:rPr>
          <w:rFonts w:eastAsia="BIZ UDPゴシック" w:ascii="BIZ UDPゴシック" w:hAnsi="BIZ UDPゴシック"/>
        </w:rPr>
        <w:t>4</w:t>
      </w:r>
      <w:r>
        <w:rPr>
          <w:rFonts w:ascii="BIZ UDPゴシック" w:hAnsi="BIZ UDPゴシック" w:eastAsia="BIZ UDPゴシック"/>
        </w:rPr>
        <w:t>点でございます。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そもそも、前記</w:t>
      </w:r>
      <w:r>
        <w:rPr>
          <w:rFonts w:eastAsia="BIZ UDPゴシック" w:ascii="BIZ UDPゴシック" w:hAnsi="BIZ UDPゴシック"/>
        </w:rPr>
        <w:t>(1)</w:t>
      </w:r>
      <w:r>
        <w:rPr>
          <w:rFonts w:ascii="BIZ UDPゴシック" w:hAnsi="BIZ UDPゴシック" w:eastAsia="BIZ UDPゴシック"/>
        </w:rPr>
        <w:t>のとおり当社は譲受後</w:t>
      </w:r>
      <w:r>
        <w:rPr>
          <w:rFonts w:eastAsia="BIZ UDPゴシック" w:ascii="BIZ UDPゴシック" w:hAnsi="BIZ UDPゴシック"/>
        </w:rPr>
        <w:t>3</w:t>
      </w:r>
      <w:r>
        <w:rPr>
          <w:rFonts w:ascii="BIZ UDPゴシック" w:hAnsi="BIZ UDPゴシック" w:eastAsia="BIZ UDPゴシック"/>
        </w:rPr>
        <w:t>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w:t>
      </w:r>
      <w:r>
        <w:rPr>
          <w:rFonts w:eastAsia="BIZ UDPゴシック" w:ascii="BIZ UDPゴシック" w:hAnsi="BIZ UDPゴシック"/>
        </w:rPr>
        <w:t>7</w:t>
      </w:r>
      <w:r>
        <w:rPr>
          <w:rFonts w:ascii="BIZ UDPゴシック" w:hAnsi="BIZ UDPゴシック" w:eastAsia="BIZ UDPゴシック"/>
        </w:rPr>
        <w:t>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企業価値向上施策</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いずれも、着手前に岸田様にご相談し、ご意見を伺ったうえで進めます。三つ星の維持と両立しない施策は行いません。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岸田様のご在任</w:t>
      </w:r>
      <w:r>
        <w:rPr>
          <w:rFonts w:eastAsia="BIZ UDPゴシック" w:ascii="BIZ UDPゴシック" w:hAnsi="BIZ UDPゴシック"/>
        </w:rPr>
        <w:t>3</w:t>
      </w:r>
      <w:r>
        <w:rPr>
          <w:rFonts w:ascii="BIZ UDPゴシック" w:hAnsi="BIZ UDPゴシック" w:eastAsia="BIZ UDPゴシック"/>
        </w:rPr>
        <w:t>年間のうちに、現ご在籍の方、卒業生の方、外部からの招聘という</w:t>
      </w:r>
      <w:r>
        <w:rPr>
          <w:rFonts w:eastAsia="BIZ UDPゴシック" w:ascii="BIZ UDPゴシック" w:hAnsi="BIZ UDPゴシック"/>
        </w:rPr>
        <w:t>3</w:t>
      </w:r>
      <w:r>
        <w:rPr>
          <w:rFonts w:ascii="BIZ UDPゴシック" w:hAnsi="BIZ UDPゴシック" w:eastAsia="BIZ UDPゴシック"/>
        </w:rPr>
        <w:t>つの選択肢を並行して検討し、最も適任の方を共同で選定いたします。当社は候補者の探索と交渉を実務として担当いたします。適否の評価にあたっては岸田様のご意見を最も重視いたしますが、選定の決定は岸田様と当社の意見を揃えて行うことを希望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物販の拡大：</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w:t>
      </w:r>
      <w:r>
        <w:rPr>
          <w:rFonts w:eastAsia="BIZ UDPゴシック" w:ascii="BIZ UDPゴシック" w:hAnsi="BIZ UDPゴシック"/>
        </w:rPr>
        <w:t>EC</w:t>
      </w:r>
      <w:r>
        <w:rPr>
          <w:rFonts w:ascii="BIZ UDPゴシック" w:hAnsi="BIZ UDPゴシック" w:eastAsia="BIZ UDPゴシック"/>
        </w:rPr>
        <w:t>および海外発送の運営基盤を用いますが、洋菓子の輸出に係る許認可は当社が現に有するものではなく、その取得および整備は当社が主体となって進めます。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顧客情報のデジタル化：</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来店履歴・ご注文履歴を参照可能な形に整備いたします。営業現場の運用は変更いたしません。ワイン愛好家のお客様のうちご希望される方には、ご本人の同意を得たうえで、当社グループのメンバーシップサービスをご案内したい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ワインリストの拡充：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当社の調達網を通じ、現行の仕入経路を補完する形でリストを厚くいたします。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中長期のブランド展開：</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カフェ・デザート業態等への展開は、人材育成が前提であると伺っております。後継料理長の確保が完了し、岸田様に時間的な余裕が生じた段階で、改めてご相談させていただきます。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岸田様が現場を離れることは望ましくなく、横展開の打合せはオンラインまたはご来店の形が望ましい旨のご示唆を賜りました。スタッフの皆様が混乱されないことを最優先とするそのお考えに、当社は全面的に賛同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成長施策の構想と進め方は、現時点で次のとおり考えております。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56"/>
        <w:gridCol w:w="2473"/>
        <w:gridCol w:w="5071"/>
      </w:tblGrid>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247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進め方</w:t>
            </w:r>
          </w:p>
        </w:tc>
        <w:tc>
          <w:tcPr>
            <w:tcW w:w="507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構想</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24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後継料理長の確保後、物販と並行して検討</w:t>
            </w:r>
          </w:p>
        </w:tc>
        <w:tc>
          <w:tcPr>
            <w:tcW w:w="50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本店と同じレストランの多店舗化は行いません。構想としては、スイーツ等の物販と連動したブティック店舗を検討いたします。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24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後継料理長の確保後に検討</w:t>
            </w:r>
          </w:p>
        </w:tc>
        <w:tc>
          <w:tcPr>
            <w:tcW w:w="50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カフェ・デザート等の一品特化業態を、本店とは切り離して段階的に検証いたします。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p>
        </w:tc>
        <w:tc>
          <w:tcPr>
            <w:tcW w:w="24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体制が整い次第、岸田様と協議のうえ着手</w:t>
            </w:r>
          </w:p>
        </w:tc>
        <w:tc>
          <w:tcPr>
            <w:tcW w:w="50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レストラン外に専用の製造拠点を設け、単一の供給源として品質を統一いたします。商品は岸田様のご承認を得たもののみといたします。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EC</w:t>
            </w:r>
          </w:p>
        </w:tc>
        <w:tc>
          <w:tcPr>
            <w:tcW w:w="24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物販の製造体制の整備後</w:t>
            </w:r>
          </w:p>
        </w:tc>
        <w:tc>
          <w:tcPr>
            <w:tcW w:w="50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既存の抽選販売を基礎に、当社の</w:t>
            </w:r>
            <w:r>
              <w:rPr>
                <w:rFonts w:eastAsia="BIZ UDPゴシック" w:ascii="BIZ UDPゴシック" w:hAnsi="BIZ UDPゴシック"/>
                <w:sz w:val="19"/>
                <w:szCs w:val="19"/>
              </w:rPr>
              <w:t>EC</w:t>
            </w:r>
            <w:r>
              <w:rPr>
                <w:rFonts w:ascii="BIZ UDPゴシック" w:hAnsi="BIZ UDPゴシック" w:eastAsia="BIZ UDPゴシック"/>
                <w:sz w:val="19"/>
                <w:szCs w:val="19"/>
              </w:rPr>
              <w:t>運営基盤を用いて段階的に拡大いたします。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海外展開</w:t>
            </w:r>
          </w:p>
        </w:tc>
        <w:tc>
          <w:tcPr>
            <w:tcW w:w="247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国内体制と規制対応の整備後</w:t>
            </w:r>
          </w:p>
        </w:tc>
        <w:tc>
          <w:tcPr>
            <w:tcW w:w="50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物販の海外販売を想定しております。レストランの海外出店は想定しておりません。</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ただし、最優先事項はあくまで三つ星の維持と後継料理長候補の確保です。各施策の具体的な時期と内容は、状況を見ながら岸田様と協議のうえ決定いたします。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店舗に関する方針（設備更新および移転・誘致のお話について）</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面談において、現店舗が十数年を経過し設備の更新時期を迎えていること、および複数の商業施設から誘致のお話が来ていることを伺いました。この点について、当社の考えを申し上げます。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設備の更新・修繕：</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必要な修繕および設備更新について対応する用意がございます。株式会社アピシウスにおいても、店内の傷んでいた部分について改装・修繕を実施しており、同様の対応が可能です。譲受後、優先順位を岸田様とご相談のうえ、速やかに着手できるよう準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移転・誘致：</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つきましては、本書提出日からクロージングまでの間、次の各事項につきましては、事前にご協議の機会を賜りたくお願い申し上げます。対象会社の通常の事業運営を制約する趣旨ではございません。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・移転・誘致に関する意向表明、覚書の締結その他の実質的な意思決定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・店舗賃貸借契約の変更、更新または解約</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件あたり</w:t>
      </w:r>
      <w:r>
        <w:rPr>
          <w:rFonts w:eastAsia="BIZ UDPゴシック" w:ascii="BIZ UDPゴシック" w:hAnsi="BIZ UDPゴシック"/>
        </w:rPr>
        <w:t>1,000</w:t>
      </w:r>
      <w:r>
        <w:rPr>
          <w:rFonts w:ascii="BIZ UDPゴシック" w:hAnsi="BIZ UDPゴシック" w:eastAsia="BIZ UDPゴシック"/>
        </w:rPr>
        <w:t>万円を超える設備投資の意思決定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・その他、対象会社通常運営以外の資金拠出や意思決定事項等</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資本戦略の方向性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当社グループにおいて保有し、第三者への再売却（いわゆる転売）は想定しておりません。対象会社には、運転資金および仕入先各位との信用維持に必要な水準の現預金を留保し、万一不足が生じる場合には当社グループとして必要な支援を行います。仕入先各位との与信関係に影響を与えることのないよう配慮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(6) </w:t>
      </w:r>
      <w:r>
        <w:rPr>
          <w:rFonts w:ascii="BIZ UDPゴシック" w:hAnsi="BIZ UDPゴシック" w:eastAsia="BIZ UDPゴシック"/>
          <w:b/>
          <w:bCs/>
        </w:rPr>
        <w:t>中長期の運営体制と経営管理の方針</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中長期の運営体制は、次の</w:t>
      </w:r>
      <w:r>
        <w:rPr>
          <w:rFonts w:eastAsia="BIZ UDPゴシック" w:ascii="BIZ UDPゴシック" w:hAnsi="BIZ UDPゴシック"/>
        </w:rPr>
        <w:t>3</w:t>
      </w:r>
      <w:r>
        <w:rPr>
          <w:rFonts w:ascii="BIZ UDPゴシック" w:hAnsi="BIZ UDPゴシック" w:eastAsia="BIZ UDPゴシック"/>
        </w:rPr>
        <w:t>段階で考えております。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11"/>
        <w:gridCol w:w="4289"/>
        <w:gridCol w:w="2800"/>
      </w:tblGrid>
      <w:tr>
        <w:trPr>
          <w:cantSplit w:val="true"/>
        </w:trPr>
        <w:tc>
          <w:tcPr>
            <w:tcW w:w="21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時期</w:t>
            </w:r>
          </w:p>
        </w:tc>
        <w:tc>
          <w:tcPr>
            <w:tcW w:w="428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厨房・店舗</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経営管理</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岸田様のご在任中</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岸田様が料理とブランドの責任者を務め、後継料理長候補を育成。店舗運営は支配人を中心とする現体制を維持</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del w:id="40015" w:author="Claude" w:date="2026-09-29T15:00:00Z">
              <w:r>
                <w:rPr>
                  <w:rFonts w:ascii="BIZ UDPゴシック" w:hAnsi="BIZ UDPゴシック" w:eastAsia="BIZ UDPゴシック"/>
                  <w:sz w:val="19"/>
                  <w:szCs w:val="19"/>
                </w:rPr>
                <w:delText xml:space="preserve">当社代表の中野が代表取締役として経営を担い、株式会社アピシウスを管掌する役員が運営を支援</w:delText>
              </w:r>
            </w:del>
            <w:ins w:id="40016" w:author="Claude" w:date="2026-09-29T15:00:00Z">
              <w:r>
                <w:rPr>
                  <w:rFonts w:ascii="BIZ UDPゴシック" w:hAnsi="BIZ UDPゴシック" w:eastAsia="BIZ UDPゴシック"/>
                  <w:sz w:val="19"/>
                  <w:szCs w:val="19"/>
                </w:rPr>
                <w:t xml:space="preserve">当社が経営管理を担い、株式会社アピシウスを管掌する役員が運営を支援（代表取締役の体制は4項(3)のとおり協議）</w:t>
              </w:r>
            </w:ins>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後継料理長の就任後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後継料理長が厨房を率い、岸田様が監修として品質を確認</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同上</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後継体制の確立後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後継料理長と支配人を中心とする体制</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当社グループが経営管理・資金・人材確保を支援</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経営管理は、「現場の裁量は尊重し、数字は共有する」ことを基本といたします。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料理、メニュー、食材・ワインの選定、サービス、予約の運用、スタッフの日々の指導は、岸田様と現場の裁量に委ねます。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当社は、年次の予算と月次の損益を共有いただき、岸田様にご出席いただく定期的な経営会議で確認いたします。数値目標を理由に現場の運営を変更することはいたしません。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譲受当初は、新しい体制に慣れていただく期間として、会議へのご出席をやや多めにお願いしたいと考えております。その後は、状況を拝見し岸田様のご意見を伺いながら、段階的に頻度を減らしてまいります。具体的な頻度は協議のうえ決定いたします。なお、重要な事案が生じた場合には、別途会議を設定させていただくこと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全従業員の皆様との個別面談、および進捗確認のための定例の会議は、当社が現場の皆様と行います。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年次予算、一定額以上の設備投資、店舗の移転、幹部人事、借入および関連当事者取引等は重要事項とし、岸田様と事前に協議のうえ取締役会で決定いたします。本書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に記載のお約束は、この意思決定においても適用されます。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4</w:t>
      </w:r>
      <w:r>
        <w:rPr>
          <w:rFonts w:ascii="BIZ UDPゴシック" w:hAnsi="BIZ UDPゴシック" w:eastAsia="BIZ UDPゴシック"/>
          <w:b/>
          <w:bCs/>
          <w:sz w:val="22"/>
          <w:szCs w:val="22"/>
        </w:rPr>
        <w:t>．役員及び従業員の処遇</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岸田周三様の処遇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引き続き対象会社にご在任いただき、料理およびブランドの責任者としてお力添えを賜りたく存じます。役員報酬等につきましては、質疑応答においてご回答いただいたとおり、監修体制への移行前後を含む具体的な金額を現時点では設定しておらず、譲受価額、本件実施後の役割・業務範囲、稼働量等の取引条件全体とのバランスを踏まえ、協議のうえ決定したいと考えております。毎日厨房にお立ちいただくという現行の関与形態を、当社は最大限尊重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3</w:t>
      </w:r>
      <w:r>
        <w:rPr>
          <w:rFonts w:ascii="BIZ UDPゴシック" w:hAnsi="BIZ UDPゴシック" w:eastAsia="BIZ UDPゴシック"/>
        </w:rPr>
        <w:t>年経過後につきましては、引き続き対象会社と従業員の皆様のためにご関与いただくことを希望いたしますが、やむを得ないご事情もあろうかと存じますので、関与の度合いを含め協議事項とさ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譲受後に岸田様にお願いしたい役割と関与の範囲は、現時点で次のとおり考えております。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38"/>
        <w:gridCol w:w="3681"/>
        <w:gridCol w:w="3681"/>
      </w:tblGrid>
      <w:tr>
        <w:trPr>
          <w:cantSplit w:val="true"/>
        </w:trPr>
        <w:tc>
          <w:tcPr>
            <w:tcW w:w="183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譲受後</w:t>
            </w: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年間</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年経過後（ご意向に応じて・非常勤）</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本店の運営</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従前どおり料理と品質の中心をご担当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監修（メニュー・品質の確認）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後継者の育成</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最も重要な役割として、候補者の選定と育成をご一緒に</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後継料理長への助言</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本店の多店舗化は行いません。構想としてのブティック店舗は、後継料理長の確保後に、物販（スイーツ）と並行して監修をお願いしたい</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構想段階での味と方向性の監修（ご希望の範囲で）</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r>
              <w:rPr>
                <w:rFonts w:eastAsia="BIZ UDPゴシック" w:ascii="BIZ UDPゴシック" w:hAnsi="BIZ UDPゴシック"/>
                <w:b/>
                <w:bCs/>
                <w:sz w:val="19"/>
                <w:szCs w:val="19"/>
              </w:rPr>
              <w:t>EC</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商品の味と品質のご承認。製造・販売・物流は当社が担当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品質のご承認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他店の監修</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株式会社</w:t>
            </w:r>
            <w:r>
              <w:rPr>
                <w:rFonts w:eastAsia="BIZ UDPゴシック" w:ascii="BIZ UDPゴシック" w:hAnsi="BIZ UDPゴシック"/>
                <w:sz w:val="19"/>
                <w:szCs w:val="19"/>
              </w:rPr>
              <w:t>BIS</w:t>
            </w:r>
            <w:r>
              <w:rPr>
                <w:rFonts w:ascii="BIZ UDPゴシック" w:hAnsi="BIZ UDPゴシック" w:eastAsia="BIZ UDPゴシック"/>
                <w:sz w:val="19"/>
                <w:szCs w:val="19"/>
              </w:rPr>
              <w:t>による現在の監修業務は従前どおり継続</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従前どおり継続</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上記は現時点の想定です。</w:t>
      </w:r>
      <w:r>
        <w:rPr>
          <w:rFonts w:eastAsia="BIZ UDPゴシック" w:ascii="BIZ UDPゴシック" w:hAnsi="BIZ UDPゴシック"/>
        </w:rPr>
        <w:t>3</w:t>
      </w:r>
      <w:r>
        <w:rPr>
          <w:rFonts w:ascii="BIZ UDPゴシック" w:hAnsi="BIZ UDPゴシック" w:eastAsia="BIZ UDPゴシック"/>
        </w:rPr>
        <w:t>年経過後の監修は常勤を前提とするものではなく、週</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2</w:t>
      </w:r>
      <w:r>
        <w:rPr>
          <w:rFonts w:ascii="BIZ UDPゴシック" w:hAnsi="BIZ UDPゴシック" w:eastAsia="BIZ UDPゴシック"/>
        </w:rPr>
        <w:t>日程度を目安とした非常勤でのご関与を想定しております。役職、報酬、勤務形態、および</w:t>
      </w:r>
      <w:r>
        <w:rPr>
          <w:rFonts w:eastAsia="BIZ UDPゴシック" w:ascii="BIZ UDPゴシック" w:hAnsi="BIZ UDPゴシック"/>
        </w:rPr>
        <w:t>3</w:t>
      </w:r>
      <w:r>
        <w:rPr>
          <w:rFonts w:ascii="BIZ UDPゴシック" w:hAnsi="BIZ UDPゴシック" w:eastAsia="BIZ UDPゴシック"/>
        </w:rPr>
        <w:t>年経過後の監修の内容・頻度・期間は、岸田様のご意向を最優先に協議のうえ定めさせていただきます。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従業員の処遇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ご開示いただいた従業員名簿（基準日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17</w:t>
      </w:r>
      <w:r>
        <w:rPr>
          <w:rFonts w:ascii="BIZ UDPゴシック" w:hAnsi="BIZ UDPゴシック" w:eastAsia="BIZ UDPゴシック"/>
        </w:rPr>
        <w:t>日）により、承継対象となるスタッフは、支配人</w:t>
      </w:r>
      <w:r>
        <w:rPr>
          <w:rFonts w:eastAsia="BIZ UDPゴシック" w:ascii="BIZ UDPゴシック" w:hAnsi="BIZ UDPゴシック"/>
        </w:rPr>
        <w:t>1</w:t>
      </w:r>
      <w:r>
        <w:rPr>
          <w:rFonts w:ascii="BIZ UDPゴシック" w:hAnsi="BIZ UDPゴシック" w:eastAsia="BIZ UDPゴシック"/>
        </w:rPr>
        <w:t>名・キッチン</w:t>
      </w:r>
      <w:r>
        <w:rPr>
          <w:rFonts w:eastAsia="BIZ UDPゴシック" w:ascii="BIZ UDPゴシック" w:hAnsi="BIZ UDPゴシック"/>
        </w:rPr>
        <w:t>11</w:t>
      </w:r>
      <w:r>
        <w:rPr>
          <w:rFonts w:ascii="BIZ UDPゴシック" w:hAnsi="BIZ UDPゴシック" w:eastAsia="BIZ UDPゴシック"/>
        </w:rPr>
        <w:t>名・サービス</w:t>
      </w:r>
      <w:r>
        <w:rPr>
          <w:rFonts w:eastAsia="BIZ UDPゴシック" w:ascii="BIZ UDPゴシック" w:hAnsi="BIZ UDPゴシック"/>
        </w:rPr>
        <w:t>6</w:t>
      </w:r>
      <w:r>
        <w:rPr>
          <w:rFonts w:ascii="BIZ UDPゴシック" w:hAnsi="BIZ UDPゴシック" w:eastAsia="BIZ UDPゴシック"/>
        </w:rPr>
        <w:t>名の計</w:t>
      </w:r>
      <w:r>
        <w:rPr>
          <w:rFonts w:eastAsia="BIZ UDPゴシック" w:ascii="BIZ UDPゴシック" w:hAnsi="BIZ UDPゴシック"/>
        </w:rPr>
        <w:t>18</w:t>
      </w:r>
      <w:r>
        <w:rPr>
          <w:rFonts w:ascii="BIZ UDPゴシック" w:hAnsi="BIZ UDPゴシック" w:eastAsia="BIZ UDPゴシック"/>
        </w:rPr>
        <w:t>名（岸田様を除く）と拝見しております。この皆様について、給与・賞与・役職・勤務条件のいずれについても、譲受を理由とする不利益な変更は行いません。雇用はそのまま承継いたします。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方針の表明にとどまるものではございません。当社は、株式会社アピシウスの取得に際しても、幹部メンバーの全員に継続してご勤務いただいており、業績に応じた賞与を支給し、雇用条件は確実に改善されました。加えて、同社においてはサービス残業を撤廃し、</w:t>
      </w:r>
      <w:r>
        <w:rPr>
          <w:rFonts w:eastAsia="BIZ UDPゴシック" w:ascii="BIZ UDPゴシック" w:hAnsi="BIZ UDPゴシック"/>
        </w:rPr>
        <w:t>12</w:t>
      </w:r>
      <w:r>
        <w:rPr>
          <w:rFonts w:ascii="BIZ UDPゴシック" w:hAnsi="BIZ UDPゴシック" w:eastAsia="BIZ UDPゴシック"/>
        </w:rPr>
        <w:t>月の繁忙期を除き残業そのものが発生しない体制を実現いたしました。対象会社におきましても、同様の方針で臨む所存です。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経営体制および役員の派遣</w:t>
      </w:r>
    </w:p>
    <w:p>
      <w:pPr>
        <w:pStyle w:val="Normal"/>
        <w:spacing w:lineRule="auto" w:line="300" w:before="0" w:after="120"/>
        <w:rPr>
          <w:rFonts w:ascii="BIZ UDPゴシック" w:hAnsi="BIZ UDPゴシック" w:eastAsia="BIZ UDPゴシック"/>
        </w:rPr>
      </w:pPr>
      <w:commentRangeStart w:id="0"/>
      <w:del w:id="40001" w:author="Claude" w:date="2026-09-29T15:00:00Z">
        <w:r>
          <w:rPr>
            <w:rFonts w:ascii="BIZ UDPゴシック" w:hAnsi="BIZ UDPゴシック" w:eastAsia="BIZ UDPゴシック"/>
          </w:rPr>
          <w:delText xml:space="preserve">当社からは、中野邦人（当社代表取締役）を対象会社の代表取締役として派遣するほか、運営面で株式会社アピシウスを管掌する取締役</w:delText>
        </w:r>
      </w:del>
      <w:del w:id="40002" w:author="Claude" w:date="2026-09-29T15:00:00Z">
        <w:r>
          <w:rPr>
            <w:rFonts w:eastAsia="BIZ UDPゴシック" w:ascii="BIZ UDPゴシック" w:hAnsi="BIZ UDPゴシック"/>
          </w:rPr>
          <w:delText xml:space="preserve">1</w:delText>
        </w:r>
      </w:del>
      <w:del w:id="40003" w:author="Claude" w:date="2026-09-29T15:00:00Z">
        <w:r>
          <w:rPr>
            <w:rFonts w:ascii="BIZ UDPゴシック" w:hAnsi="BIZ UDPゴシック" w:eastAsia="BIZ UDPゴシック"/>
          </w:rPr>
          <w:delText xml:space="preserve">名、および必要に応じて経理・法務・資金管理の支援を目的として非常勤取締役</w:delText>
        </w:r>
      </w:del>
      <w:del w:id="40004" w:author="Claude" w:date="2026-09-29T15:00:00Z">
        <w:r>
          <w:rPr>
            <w:rFonts w:eastAsia="BIZ UDPゴシック" w:ascii="BIZ UDPゴシック" w:hAnsi="BIZ UDPゴシック"/>
          </w:rPr>
          <w:delText xml:space="preserve">1</w:delText>
        </w:r>
      </w:del>
      <w:del w:id="40005" w:author="Claude" w:date="2026-09-29T15:00:00Z">
        <w:r>
          <w:rPr>
            <w:rFonts w:ascii="BIZ UDPゴシック" w:hAnsi="BIZ UDPゴシック" w:eastAsia="BIZ UDPゴシック"/>
          </w:rPr>
          <w:delText xml:space="preserve">名の派遣を想定しております。厨房およびサービスの現場運営に当社から人員を派遣することは想定しておりません。具体的な体制は、岸田様と協議のうえ決定いたします。</w:delText>
        </w:r>
      </w:del>
      <w:ins w:id="40006" w:author="Claude" w:date="2026-09-29T15:00:00Z">
        <w:r>
          <w:rPr>
            <w:rFonts w:ascii="BIZ UDPゴシック" w:hAnsi="BIZ UDPゴシック" w:eastAsia="BIZ UDPゴシック"/>
          </w:rPr>
          <w:t xml:space="preserve">経営体制は、岸田様のご意向を最優先に、協議のうえ決定させていただきたいと考えております。現時点では、次のとおり想定しております。</w:t>
        </w:r>
      </w:ins>
      <w:commentRangeEnd w:id="0"/>
      <w:r>
        <w:rPr>
          <w:rStyle w:val="CommentReference"/>
        </w:rPr>
        <w:commentReference w:id="0"/>
      </w:r>
    </w:p>
    <w:p>
      <w:pPr>
        <w:pStyle w:val="Normal"/>
        <w:spacing w:lineRule="auto" w:line="300" w:before="0" w:after="80"/>
        <w:ind w:hanging="280" w:left="440"/>
        <w:rPr>
          <w:ins w:id="40007" w:author="Claude" w:date="2026-09-29T15:00:00Z"/>
          <w:rFonts w:ascii="BIZ UDPゴシック" w:hAnsi="BIZ UDPゴシック" w:eastAsia="BIZ UDPゴシック"/>
        </w:rPr>
      </w:pPr>
      <w:ins w:id="40008" w:author="Claude" w:date="2026-09-29T15:00:00Z">
        <w:r>
          <w:rPr>
            <w:rFonts w:eastAsia="BIZ UDPゴシック" w:ascii="BIZ UDPゴシック" w:hAnsi="BIZ UDPゴシック"/>
          </w:rPr>
          <w:t xml:space="preserve">① 岸田様が代表取締役の継続をご希望される場合には、岸田様と当社代表取締役 中野邦人による共同代表の体制をご提案いたします。</w:t>
        </w:r>
      </w:ins>
    </w:p>
    <w:p>
      <w:pPr>
        <w:pStyle w:val="Normal"/>
        <w:spacing w:lineRule="auto" w:line="300" w:before="0" w:after="80"/>
        <w:ind w:hanging="280" w:left="440"/>
        <w:rPr>
          <w:ins w:id="40009" w:author="Claude" w:date="2026-09-29T15:00:00Z"/>
          <w:rFonts w:ascii="BIZ UDPゴシック" w:hAnsi="BIZ UDPゴシック" w:eastAsia="BIZ UDPゴシック"/>
        </w:rPr>
      </w:pPr>
      <w:ins w:id="40010" w:author="Claude" w:date="2026-09-29T15:00:00Z">
        <w:r>
          <w:rPr>
            <w:rFonts w:eastAsia="BIZ UDPゴシック" w:ascii="BIZ UDPゴシック" w:hAnsi="BIZ UDPゴシック"/>
          </w:rPr>
          <w:t xml:space="preserve">② 岸田様が代表取締役の退任をご希望される場合には、中野邦人が代表取締役に就任し、岸田様には料理とブランドの責任者としてご在任いただく体制を想定しております。</w:t>
        </w:r>
      </w:ins>
    </w:p>
    <w:p>
      <w:pPr>
        <w:pStyle w:val="Normal"/>
        <w:spacing w:lineRule="auto" w:line="300" w:before="0" w:after="80"/>
        <w:ind w:hanging="280" w:left="440"/>
        <w:rPr>
          <w:ins w:id="40011" w:author="Claude" w:date="2026-09-29T15:00:00Z"/>
          <w:rFonts w:ascii="BIZ UDPゴシック" w:hAnsi="BIZ UDPゴシック" w:eastAsia="BIZ UDPゴシック"/>
        </w:rPr>
      </w:pPr>
      <w:ins w:id="40012" w:author="Claude" w:date="2026-09-29T15:00:00Z">
        <w:r>
          <w:rPr>
            <w:rFonts w:eastAsia="BIZ UDPゴシック" w:ascii="BIZ UDPゴシック" w:hAnsi="BIZ UDPゴシック"/>
          </w:rPr>
          <w:t xml:space="preserve">③ いずれの場合も、当社からは運営面の支援のため、株式会社アピシウスを管掌する取締役の派遣を想定しております。その他の役員構成は、協議のうえ決定いたします。</w:t>
        </w:r>
      </w:ins>
    </w:p>
    <w:p>
      <w:pPr>
        <w:pStyle w:val="Normal"/>
        <w:spacing w:lineRule="auto" w:line="300" w:before="0" w:after="120"/>
        <w:rPr>
          <w:ins w:id="40013" w:author="Claude" w:date="2026-09-29T15:00:00Z"/>
          <w:rFonts w:ascii="BIZ UDPゴシック" w:hAnsi="BIZ UDPゴシック" w:eastAsia="BIZ UDPゴシック"/>
        </w:rPr>
      </w:pPr>
      <w:ins w:id="40014" w:author="Claude" w:date="2026-09-29T15:00:00Z">
        <w:r>
          <w:rPr>
            <w:rFonts w:ascii="BIZ UDPゴシック" w:hAnsi="BIZ UDPゴシック" w:eastAsia="BIZ UDPゴシック"/>
          </w:rPr>
          <w:t xml:space="preserve">なお、厨房およびサービスの現場運営に当社から人員を派遣することは想定しておりません。</w:t>
        </w:r>
      </w:ins>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モチベーションの維持・向上に関する施策</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・後継料理長の選定を見据えた、若手の皆様のキャリアパスの明示</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・独立を志す方に対する支援制度の整備（対象会社からは、二つ星</w:t>
      </w:r>
      <w:r>
        <w:rPr>
          <w:rFonts w:eastAsia="BIZ UDPゴシック" w:ascii="BIZ UDPゴシック" w:hAnsi="BIZ UDPゴシック"/>
        </w:rPr>
        <w:t>3</w:t>
      </w:r>
      <w:r>
        <w:rPr>
          <w:rFonts w:ascii="BIZ UDPゴシック" w:hAnsi="BIZ UDPゴシック" w:eastAsia="BIZ UDPゴシック"/>
        </w:rPr>
        <w:t>店舗を含め十数店舗の卒業生の方々が独立されていると承知しております。東京の他の三つ星</w:t>
      </w:r>
      <w:r>
        <w:rPr>
          <w:rFonts w:eastAsia="BIZ UDPゴシック" w:ascii="BIZ UDPゴシック" w:hAnsi="BIZ UDPゴシック"/>
        </w:rPr>
        <w:t>3</w:t>
      </w:r>
      <w:r>
        <w:rPr>
          <w:rFonts w:ascii="BIZ UDPゴシック" w:hAnsi="BIZ UDPゴシック" w:eastAsia="BIZ UDPゴシック"/>
        </w:rPr>
        <w:t>店舗の卒業生を合わせても及ばない規模であり、これは対象会社の育成力そのものです。この文化を損なうことなく、むしろ制度として支える形を検討いたします）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・当社グループのレストラン社員割引及びワインイベントの機会提供</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・当社グループのレストラン事業との人事交流（ご本人の希望による場合に限ります）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5</w:t>
      </w:r>
      <w:r>
        <w:rPr>
          <w:rFonts w:ascii="BIZ UDPゴシック" w:hAnsi="BIZ UDPゴシック" w:eastAsia="BIZ UDPゴシック"/>
          <w:b/>
          <w:bCs/>
          <w:sz w:val="22"/>
          <w:szCs w:val="22"/>
        </w:rPr>
        <w:t>．想定されている取引スキーム</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98"/>
        <w:gridCol w:w="7301"/>
      </w:tblGrid>
      <w:tr>
        <w:trPr>
          <w:cantSplit w:val="true"/>
        </w:trPr>
        <w:tc>
          <w:tcPr>
            <w:tcW w:w="18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取得スキーム</w:t>
            </w:r>
          </w:p>
        </w:tc>
        <w:tc>
          <w:tcPr>
            <w:tcW w:w="73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現金対価による株式譲渡</w:t>
            </w:r>
          </w:p>
        </w:tc>
      </w:tr>
      <w:tr>
        <w:trPr>
          <w:cantSplit w:val="true"/>
        </w:trPr>
        <w:tc>
          <w:tcPr>
            <w:tcW w:w="18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取得希望割合</w:t>
            </w:r>
          </w:p>
        </w:tc>
        <w:tc>
          <w:tcPr>
            <w:tcW w:w="73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発行済株式の</w:t>
            </w:r>
            <w:r>
              <w:rPr>
                <w:rFonts w:eastAsia="BIZ UDPゴシック" w:ascii="BIZ UDPゴシック" w:hAnsi="BIZ UDPゴシック"/>
                <w:sz w:val="20"/>
                <w:szCs w:val="20"/>
              </w:rPr>
              <w:t>100%</w:t>
            </w:r>
          </w:p>
        </w:tc>
      </w:tr>
      <w:tr>
        <w:trPr>
          <w:cantSplit w:val="true"/>
        </w:trPr>
        <w:tc>
          <w:tcPr>
            <w:tcW w:w="18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取得対象</w:t>
            </w:r>
          </w:p>
        </w:tc>
        <w:tc>
          <w:tcPr>
            <w:tcW w:w="73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対象会社および同社の子会社であるカンテサンスプラス株式会社の</w:t>
            </w:r>
            <w:r>
              <w:rPr>
                <w:rFonts w:eastAsia="BIZ UDPゴシック" w:ascii="BIZ UDPゴシック" w:hAnsi="BIZ UDPゴシック"/>
                <w:sz w:val="20"/>
                <w:szCs w:val="20"/>
              </w:rPr>
              <w:t>2</w:t>
            </w:r>
            <w:r>
              <w:rPr>
                <w:rFonts w:ascii="BIZ UDPゴシック" w:hAnsi="BIZ UDPゴシック" w:eastAsia="BIZ UDPゴシック"/>
                <w:sz w:val="20"/>
                <w:szCs w:val="20"/>
              </w:rPr>
              <w:t>社。株式会社</w:t>
            </w:r>
            <w:r>
              <w:rPr>
                <w:rFonts w:eastAsia="BIZ UDPゴシック" w:ascii="BIZ UDPゴシック" w:hAnsi="BIZ UDPゴシック"/>
                <w:sz w:val="20"/>
                <w:szCs w:val="20"/>
              </w:rPr>
              <w:t>BIS</w:t>
            </w:r>
            <w:r>
              <w:rPr>
                <w:rFonts w:ascii="BIZ UDPゴシック" w:hAnsi="BIZ UDPゴシック" w:eastAsia="BIZ UDPゴシック"/>
                <w:sz w:val="20"/>
                <w:szCs w:val="20"/>
              </w:rPr>
              <w:t>が本件の対象外であることは、ご共有いただいた質疑応答により確認いたしました。なお、カンテサンスプラス株式会社は監修・コンサルティングを営む会社であり、第</w:t>
            </w:r>
            <w:r>
              <w:rPr>
                <w:rFonts w:eastAsia="BIZ UDPゴシック" w:ascii="BIZ UDPゴシック" w:hAnsi="BIZ UDPゴシック"/>
                <w:sz w:val="20"/>
                <w:szCs w:val="20"/>
              </w:rPr>
              <w:t>10</w:t>
            </w:r>
            <w:r>
              <w:rPr>
                <w:rFonts w:ascii="BIZ UDPゴシック" w:hAnsi="BIZ UDPゴシック" w:eastAsia="BIZ UDPゴシック"/>
                <w:sz w:val="20"/>
                <w:szCs w:val="20"/>
              </w:rPr>
              <w:t>期（</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月期）の売上高は</w:t>
            </w:r>
            <w:r>
              <w:rPr>
                <w:rFonts w:eastAsia="BIZ UDPゴシック" w:ascii="BIZ UDPゴシック" w:hAnsi="BIZ UDPゴシック"/>
                <w:sz w:val="20"/>
                <w:szCs w:val="20"/>
              </w:rPr>
              <w:t>593</w:t>
            </w:r>
            <w:r>
              <w:rPr>
                <w:rFonts w:ascii="BIZ UDPゴシック" w:hAnsi="BIZ UDPゴシック" w:eastAsia="BIZ UDPゴシック"/>
                <w:sz w:val="20"/>
                <w:szCs w:val="20"/>
              </w:rPr>
              <w:t>万円、純資産は</w:t>
            </w:r>
            <w:r>
              <w:rPr>
                <w:rFonts w:eastAsia="BIZ UDPゴシック" w:ascii="BIZ UDPゴシック" w:hAnsi="BIZ UDPゴシック"/>
                <w:sz w:val="20"/>
                <w:szCs w:val="20"/>
              </w:rPr>
              <w:t>3,607</w:t>
            </w:r>
            <w:r>
              <w:rPr>
                <w:rFonts w:ascii="BIZ UDPゴシック" w:hAnsi="BIZ UDPゴシック" w:eastAsia="BIZ UDPゴシック"/>
                <w:sz w:val="20"/>
                <w:szCs w:val="20"/>
              </w:rPr>
              <w:t>万円、現預金は</w:t>
            </w:r>
            <w:r>
              <w:rPr>
                <w:rFonts w:eastAsia="BIZ UDPゴシック" w:ascii="BIZ UDPゴシック" w:hAnsi="BIZ UDPゴシック"/>
                <w:sz w:val="20"/>
                <w:szCs w:val="20"/>
              </w:rPr>
              <w:t>4,291</w:t>
            </w:r>
            <w:r>
              <w:rPr>
                <w:rFonts w:ascii="BIZ UDPゴシック" w:hAnsi="BIZ UDPゴシック" w:eastAsia="BIZ UDPゴシック"/>
                <w:sz w:val="20"/>
                <w:szCs w:val="20"/>
              </w:rPr>
              <w:t>万円と承知しております。物販（ガトー）の売上は対象会社本体に計上されていることも確認いたしました。</w:t>
            </w:r>
          </w:p>
        </w:tc>
      </w:tr>
      <w:tr>
        <w:trPr>
          <w:cantSplit w:val="true"/>
        </w:trPr>
        <w:tc>
          <w:tcPr>
            <w:tcW w:w="18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取得主体</w:t>
            </w:r>
          </w:p>
        </w:tc>
        <w:tc>
          <w:tcPr>
            <w:tcW w:w="73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当社及び株式会社アピシウスが本件のために設立する買収目的会社（</w:t>
            </w:r>
            <w:r>
              <w:rPr>
                <w:rFonts w:eastAsia="BIZ UDPゴシック" w:ascii="BIZ UDPゴシック" w:hAnsi="BIZ UDPゴシック"/>
                <w:sz w:val="20"/>
                <w:szCs w:val="20"/>
              </w:rPr>
              <w:t>SPC</w:t>
            </w:r>
            <w:r>
              <w:rPr>
                <w:rFonts w:ascii="BIZ UDPゴシック" w:hAnsi="BIZ UDPゴシック" w:eastAsia="BIZ UDPゴシック"/>
                <w:sz w:val="20"/>
                <w:szCs w:val="20"/>
              </w:rPr>
              <w:t>）。</w:t>
            </w:r>
            <w:r>
              <w:rPr>
                <w:rFonts w:eastAsia="BIZ UDPゴシック" w:ascii="BIZ UDPゴシック" w:hAnsi="BIZ UDPゴシック"/>
                <w:sz w:val="20"/>
                <w:szCs w:val="20"/>
              </w:rPr>
              <w:t>SPC</w:t>
            </w:r>
            <w:r>
              <w:rPr>
                <w:rFonts w:ascii="BIZ UDPゴシック" w:hAnsi="BIZ UDPゴシック" w:eastAsia="BIZ UDPゴシック"/>
                <w:sz w:val="20"/>
                <w:szCs w:val="20"/>
              </w:rPr>
              <w:t>が対象会社の全株式を取得し、クロージング後に</w:t>
            </w:r>
            <w:r>
              <w:rPr>
                <w:rFonts w:eastAsia="BIZ UDPゴシック" w:ascii="BIZ UDPゴシック" w:hAnsi="BIZ UDPゴシック"/>
                <w:sz w:val="20"/>
                <w:szCs w:val="20"/>
              </w:rPr>
              <w:t>SPC</w:t>
            </w:r>
            <w:r>
              <w:rPr>
                <w:rFonts w:ascii="BIZ UDPゴシック" w:hAnsi="BIZ UDPゴシック" w:eastAsia="BIZ UDPゴシック"/>
                <w:sz w:val="20"/>
                <w:szCs w:val="20"/>
              </w:rPr>
              <w:t>と対象会社を合併することを想定しております。</w:t>
            </w:r>
            <w:r>
              <w:rPr>
                <w:rFonts w:eastAsia="BIZ UDPゴシック" w:ascii="BIZ UDPゴシック" w:hAnsi="BIZ UDPゴシック"/>
                <w:sz w:val="20"/>
                <w:szCs w:val="20"/>
              </w:rPr>
              <w:t>SPC</w:t>
            </w:r>
            <w:r>
              <w:rPr>
                <w:rFonts w:ascii="BIZ UDPゴシック" w:hAnsi="BIZ UDPゴシック" w:eastAsia="BIZ UDPゴシック"/>
                <w:sz w:val="20"/>
                <w:szCs w:val="20"/>
              </w:rPr>
              <w:t>の株主は、当社、株式会社アピシウスおよび本件の投資家となる予定です。実質的な取得主体および責任主体は当社です。</w:t>
            </w:r>
          </w:p>
        </w:tc>
      </w:tr>
      <w:tr>
        <w:trPr>
          <w:cantSplit w:val="true"/>
        </w:trPr>
        <w:tc>
          <w:tcPr>
            <w:tcW w:w="18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役員貸付金の取扱い</w:t>
            </w:r>
          </w:p>
        </w:tc>
        <w:tc>
          <w:tcPr>
            <w:tcW w:w="73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commentRangeStart w:id="1"/>
            <w:r>
              <w:rPr>
                <w:rFonts w:ascii="BIZ UDPゴシック" w:hAnsi="BIZ UDPゴシック" w:eastAsia="BIZ UDPゴシック"/>
                <w:sz w:val="20"/>
                <w:szCs w:val="20"/>
              </w:rPr>
              <w:t xml:space="preserve">対象会社が計上する長期貸付金（役員貸付金）については、</w:t>
            </w:r>
            <w:del w:id="40017" w:author="Claude" w:date="2026-09-29T15:00:00Z">
              <w:r>
                <w:rPr>
                  <w:rFonts w:ascii="BIZ UDPゴシック" w:hAnsi="BIZ UDPゴシック" w:eastAsia="BIZ UDPゴシック"/>
                  <w:sz w:val="20"/>
                  <w:szCs w:val="20"/>
                </w:rPr>
                <w:delText xml:space="preserve">クロージング時に現金にて精算いただくことを前提としております。</w:delText>
              </w:r>
            </w:del>
            <w:ins w:id="40018" w:author="Claude" w:date="2026-09-29T15:00:00Z">
              <w:r>
                <w:rPr>
                  <w:rFonts w:ascii="BIZ UDPゴシック" w:hAnsi="BIZ UDPゴシック" w:eastAsia="BIZ UDPゴシック"/>
                  <w:sz w:val="20"/>
                  <w:szCs w:val="20"/>
                </w:rPr>
                <w:t xml:space="preserve">クロージング時に現金にて精算いただく方法、または株式価値の算定において調整する方法のいずれかにより、クロージング時点で精算されることを前提としております。具体的な方法は、協議のうえ決定させていただきます。</w:t>
              </w:r>
            </w:ins>
            <w:commentRangeEnd w:id="1"/>
            <w:r>
              <w:rPr>
                <w:rStyle w:val="CommentReference"/>
              </w:rPr>
              <w:commentReference w:id="1"/>
            </w:r>
          </w:p>
        </w:tc>
      </w:tr>
      <w:tr>
        <w:trPr>
          <w:cantSplit w:val="true"/>
        </w:trPr>
        <w:tc>
          <w:tcPr>
            <w:tcW w:w="18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73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月末（貴社と合意済み）</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6</w:t>
      </w:r>
      <w:r>
        <w:rPr>
          <w:rFonts w:ascii="BIZ UDPゴシック" w:hAnsi="BIZ UDPゴシック" w:eastAsia="BIZ UDPゴシック"/>
          <w:b/>
          <w:bCs/>
          <w:sz w:val="22"/>
          <w:szCs w:val="22"/>
        </w:rPr>
        <w:t>．対象会社の譲受希望価額</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株式価値（</w:t>
      </w:r>
      <w:r>
        <w:rPr>
          <w:rFonts w:eastAsia="BIZ UDPゴシック" w:ascii="BIZ UDPゴシック" w:hAnsi="BIZ UDPゴシック"/>
        </w:rPr>
        <w:t>100%</w:t>
      </w:r>
      <w:r>
        <w:rPr>
          <w:rFonts w:ascii="BIZ UDPゴシック" w:hAnsi="BIZ UDPゴシック" w:eastAsia="BIZ UDPゴシック"/>
        </w:rPr>
        <w:t>ベース）として、下記のレンジを提示いたします。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6600"/>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下限価額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51</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3,000</w:t>
            </w:r>
            <w:r>
              <w:rPr>
                <w:rFonts w:ascii="BIZ UDPゴシック" w:hAnsi="BIZ UDPゴシック" w:eastAsia="BIZ UDPゴシック"/>
                <w:b/>
                <w:bCs/>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55</w:t>
            </w:r>
            <w:r>
              <w:rPr>
                <w:rFonts w:ascii="BIZ UDPゴシック" w:hAnsi="BIZ UDPゴシック" w:eastAsia="BIZ UDPゴシック"/>
                <w:b/>
                <w:bCs/>
                <w:sz w:val="20"/>
                <w:szCs w:val="20"/>
              </w:rPr>
              <w:t>億</w:t>
            </w:r>
            <w:r>
              <w:rPr>
                <w:rFonts w:eastAsia="BIZ UDPゴシック" w:ascii="BIZ UDPゴシック" w:hAnsi="BIZ UDPゴシック"/>
                <w:b/>
                <w:bCs/>
                <w:sz w:val="20"/>
                <w:szCs w:val="20"/>
              </w:rPr>
              <w:t>0,000</w:t>
            </w:r>
            <w:r>
              <w:rPr>
                <w:rFonts w:ascii="BIZ UDPゴシック" w:hAnsi="BIZ UDPゴシック" w:eastAsia="BIZ UDPゴシック"/>
                <w:b/>
                <w:bCs/>
                <w:sz w:val="20"/>
                <w:szCs w:val="20"/>
              </w:rPr>
              <w:t>万円</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算定方式のご提案</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対象会社は無借金かつ多額の現預金を保有されており、かつクロージング予定日（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そこで当社は、次の算定方式を提案いたします。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9200"/>
      </w:tblGrid>
      <w:tr>
        <w:trPr>
          <w:cantSplit w:val="true"/>
        </w:trPr>
        <w:tc>
          <w:tcPr>
            <w:tcW w:w="9200" w:type="dxa"/>
            <w:tcBorders>
              <w:top w:val="single" w:sz="4" w:space="0" w:color="BFBFBF"/>
              <w:left w:val="single" w:sz="4" w:space="0" w:color="BFBFBF"/>
              <w:bottom w:val="single" w:sz="4" w:space="0" w:color="BFBFBF"/>
              <w:right w:val="single" w:sz="4" w:space="0" w:color="BFBFBF"/>
            </w:tcBorders>
          </w:tcPr>
          <w:p>
            <w:pPr>
              <w:pStyle w:val="Normal"/>
              <w:spacing w:lineRule="auto" w:line="276"/>
              <w:jc w:val="center"/>
              <w:rPr>
                <w:rFonts w:ascii="BIZ UDPゴシック" w:hAnsi="BIZ UDPゴシック" w:eastAsia="BIZ UDPゴシック"/>
              </w:rPr>
            </w:pPr>
            <w:r>
              <w:rPr>
                <w:rFonts w:ascii="BIZ UDPゴシック" w:hAnsi="BIZ UDPゴシック" w:eastAsia="BIZ UDPゴシック"/>
                <w:b/>
                <w:bCs/>
              </w:rPr>
              <w:t xml:space="preserve">株式価値 ＝ 事業価値 </w:t>
            </w:r>
            <w:r>
              <w:rPr>
                <w:rFonts w:eastAsia="BIZ UDPゴシック" w:ascii="BIZ UDPゴシック" w:hAnsi="BIZ UDPゴシック"/>
                <w:b/>
                <w:bCs/>
              </w:rPr>
              <w:t>28</w:t>
            </w:r>
            <w:r>
              <w:rPr>
                <w:rFonts w:ascii="BIZ UDPゴシック" w:hAnsi="BIZ UDPゴシック" w:eastAsia="BIZ UDPゴシック"/>
                <w:b/>
                <w:bCs/>
              </w:rPr>
              <w:t>億</w:t>
            </w:r>
            <w:r>
              <w:rPr>
                <w:rFonts w:eastAsia="BIZ UDPゴシック" w:ascii="BIZ UDPゴシック" w:hAnsi="BIZ UDPゴシック"/>
                <w:b/>
                <w:bCs/>
              </w:rPr>
              <w:t>9,000</w:t>
            </w:r>
            <w:r>
              <w:rPr>
                <w:rFonts w:ascii="BIZ UDPゴシック" w:hAnsi="BIZ UDPゴシック" w:eastAsia="BIZ UDPゴシック"/>
                <w:b/>
                <w:bCs/>
              </w:rPr>
              <w:t>万円 ＋ クロージング日時点のネットキャッシュ実額</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ネットキャッシュは「現預金＋役員貸付金の精算額」とし、クロージング日を基準として実額で算定いたします。ただし、算定結果にかかわらず株式価値が</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万円を下回ることはないものといたします。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月末をクロージング日とした場合、同日時点の想定ネットキャッシュは約</w:t>
      </w:r>
      <w:r>
        <w:rPr>
          <w:rFonts w:eastAsia="BIZ UDPゴシック" w:ascii="BIZ UDPゴシック" w:hAnsi="BIZ UDPゴシック"/>
        </w:rPr>
        <w:t>22</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万円であり、株式価値は約</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となります。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なお、ご開示いただいた第</w:t>
      </w:r>
      <w:r>
        <w:rPr>
          <w:rFonts w:eastAsia="BIZ UDPゴシック" w:ascii="BIZ UDPゴシック" w:hAnsi="BIZ UDPゴシック"/>
        </w:rPr>
        <w:t>16</w:t>
      </w:r>
      <w:r>
        <w:rPr>
          <w:rFonts w:ascii="BIZ UDPゴシック" w:hAnsi="BIZ UDPゴシック" w:eastAsia="BIZ UDPゴシック"/>
        </w:rPr>
        <w:t>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月〜</w:t>
      </w:r>
      <w:r>
        <w:rPr>
          <w:rFonts w:eastAsia="BIZ UDPゴシック" w:ascii="BIZ UDPゴシック" w:hAnsi="BIZ UDPゴシック"/>
        </w:rPr>
        <w:t>7</w:t>
      </w:r>
      <w:r>
        <w:rPr>
          <w:rFonts w:ascii="BIZ UDPゴシック" w:hAnsi="BIZ UDPゴシック" w:eastAsia="BIZ UDPゴシック"/>
        </w:rPr>
        <w:t>月）の月次試算表により、</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月末時点の現預金が</w:t>
      </w:r>
      <w:r>
        <w:rPr>
          <w:rFonts w:eastAsia="BIZ UDPゴシック" w:ascii="BIZ UDPゴシック" w:hAnsi="BIZ UDPゴシック"/>
        </w:rPr>
        <w:t>16</w:t>
      </w:r>
      <w:r>
        <w:rPr>
          <w:rFonts w:ascii="BIZ UDPゴシック" w:hAnsi="BIZ UDPゴシック" w:eastAsia="BIZ UDPゴシック"/>
        </w:rPr>
        <w:t>億</w:t>
      </w:r>
      <w:r>
        <w:rPr>
          <w:rFonts w:eastAsia="BIZ UDPゴシック" w:ascii="BIZ UDPゴシック" w:hAnsi="BIZ UDPゴシック"/>
        </w:rPr>
        <w:t>858</w:t>
      </w:r>
      <w:r>
        <w:rPr>
          <w:rFonts w:ascii="BIZ UDPゴシック" w:hAnsi="BIZ UDPゴシック" w:eastAsia="BIZ UDPゴシック"/>
        </w:rPr>
        <w:t>万円、長期貸付金が</w:t>
      </w:r>
      <w:r>
        <w:rPr>
          <w:rFonts w:eastAsia="BIZ UDPゴシック" w:ascii="BIZ UDPゴシック" w:hAnsi="BIZ UDPゴシック"/>
        </w:rPr>
        <w:t>5</w:t>
      </w:r>
      <w:r>
        <w:rPr>
          <w:rFonts w:ascii="BIZ UDPゴシック" w:hAnsi="BIZ UDPゴシック" w:eastAsia="BIZ UDPゴシック"/>
        </w:rPr>
        <w:t>億円、有利子負債がゼロであることを確認いたしました。</w:t>
      </w:r>
      <w:r>
        <w:rPr>
          <w:rFonts w:eastAsia="BIZ UDPゴシック" w:ascii="BIZ UDPゴシック" w:hAnsi="BIZ UDPゴシック"/>
        </w:rPr>
        <w:t>8</w:t>
      </w:r>
      <w:r>
        <w:rPr>
          <w:rFonts w:ascii="BIZ UDPゴシック" w:hAnsi="BIZ UDPゴシック" w:eastAsia="BIZ UDPゴシック"/>
        </w:rPr>
        <w:t>月以降の稼得利益から法人税の中間納付および</w:t>
      </w:r>
      <w:r>
        <w:rPr>
          <w:rFonts w:eastAsia="BIZ UDPゴシック" w:ascii="BIZ UDPゴシック" w:hAnsi="BIZ UDPゴシック"/>
        </w:rPr>
        <w:t>7</w:t>
      </w:r>
      <w:r>
        <w:rPr>
          <w:rFonts w:ascii="BIZ UDPゴシック" w:hAnsi="BIZ UDPゴシック" w:eastAsia="BIZ UDPゴシック"/>
        </w:rPr>
        <w:t>月の役員賞与に係る源泉預り金の支払を控除すると、</w:t>
      </w:r>
      <w:r>
        <w:rPr>
          <w:rFonts w:eastAsia="BIZ UDPゴシック" w:ascii="BIZ UDPゴシック" w:hAnsi="BIZ UDPゴシック"/>
        </w:rPr>
        <w:t>12</w:t>
      </w:r>
      <w:r>
        <w:rPr>
          <w:rFonts w:ascii="BIZ UDPゴシック" w:hAnsi="BIZ UDPゴシック" w:eastAsia="BIZ UDPゴシック"/>
        </w:rPr>
        <w:t>月末の現預金は</w:t>
      </w:r>
      <w:r>
        <w:rPr>
          <w:rFonts w:eastAsia="BIZ UDPゴシック" w:ascii="BIZ UDPゴシック" w:hAnsi="BIZ UDPゴシック"/>
        </w:rPr>
        <w:t>17</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万円前後となる見込みであり、上記の想定ネットキャッシュは実績によって裏づけられているものと理解しております。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上限価額（</w:t>
      </w:r>
      <w:r>
        <w:rPr>
          <w:rFonts w:eastAsia="BIZ UDPゴシック" w:ascii="BIZ UDPゴシック" w:hAnsi="BIZ UDPゴシック"/>
          <w:b/>
          <w:bCs/>
        </w:rPr>
        <w:t>55</w:t>
      </w:r>
      <w:r>
        <w:rPr>
          <w:rFonts w:ascii="BIZ UDPゴシック" w:hAnsi="BIZ UDPゴシック" w:eastAsia="BIZ UDPゴシック"/>
          <w:b/>
          <w:bCs/>
        </w:rPr>
        <w:t>億円）までの追加評価要素</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下限価額</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万円に対し、次の各事項が</w:t>
      </w:r>
      <w:r>
        <w:rPr>
          <w:rFonts w:eastAsia="BIZ UDPゴシック" w:ascii="BIZ UDPゴシック" w:hAnsi="BIZ UDPゴシック"/>
        </w:rPr>
        <w:t>DD</w:t>
      </w:r>
      <w:r>
        <w:rPr>
          <w:rFonts w:ascii="BIZ UDPゴシック" w:hAnsi="BIZ UDPゴシック" w:eastAsia="BIZ UDPゴシック"/>
        </w:rPr>
        <w:t>または最終契約交渉において確認された場合、当社は最大</w:t>
      </w:r>
      <w:r>
        <w:rPr>
          <w:rFonts w:eastAsia="BIZ UDPゴシック" w:ascii="BIZ UDPゴシック" w:hAnsi="BIZ UDPゴシック"/>
        </w:rPr>
        <w:t>3</w:t>
      </w:r>
      <w:r>
        <w:rPr>
          <w:rFonts w:ascii="BIZ UDPゴシック" w:hAnsi="BIZ UDPゴシック" w:eastAsia="BIZ UDPゴシック"/>
        </w:rPr>
        <w:t>億</w:t>
      </w:r>
      <w:r>
        <w:rPr>
          <w:rFonts w:eastAsia="BIZ UDPゴシック" w:ascii="BIZ UDPゴシック" w:hAnsi="BIZ UDPゴシック"/>
        </w:rPr>
        <w:t>7,000</w:t>
      </w:r>
      <w:r>
        <w:rPr>
          <w:rFonts w:ascii="BIZ UDPゴシック" w:hAnsi="BIZ UDPゴシック" w:eastAsia="BIZ UDPゴシック"/>
        </w:rPr>
        <w:t>万円の追加評価を行う用意がございます。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pPr>
        <w:pStyle w:val="Normal"/>
        <w:spacing w:lineRule="auto" w:line="300" w:before="0" w:after="80"/>
        <w:ind w:left="160"/>
        <w:rPr>
          <w:rFonts w:ascii="BIZ UDPゴシック" w:hAnsi="BIZ UDPゴシック" w:eastAsia="BIZ UDPゴシック"/>
        </w:rPr>
      </w:pPr>
      <w:r>
        <w:rPr>
          <w:rFonts w:ascii="BIZ UDPゴシック" w:hAnsi="BIZ UDPゴシック" w:eastAsia="BIZ UDPゴシック"/>
        </w:rPr>
        <w:t>　②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物販事業について、商標およびレシピが対象会社に帰属し、レストラン外に製造拠点を設けることが確認される場合。なお、ワイン在庫につきましては第</w:t>
      </w:r>
      <w:r>
        <w:rPr>
          <w:rFonts w:eastAsia="BIZ UDPゴシック" w:ascii="BIZ UDPゴシック" w:hAnsi="BIZ UDPゴシック"/>
        </w:rPr>
        <w:t>15</w:t>
      </w:r>
      <w:r>
        <w:rPr>
          <w:rFonts w:ascii="BIZ UDPゴシック" w:hAnsi="BIZ UDPゴシック" w:eastAsia="BIZ UDPゴシック"/>
        </w:rPr>
        <w:t>期末の簿価</w:t>
      </w:r>
      <w:r>
        <w:rPr>
          <w:rFonts w:eastAsia="BIZ UDPゴシック" w:ascii="BIZ UDPゴシック" w:hAnsi="BIZ UDPゴシック"/>
        </w:rPr>
        <w:t>1.19</w:t>
      </w:r>
      <w:r>
        <w:rPr>
          <w:rFonts w:ascii="BIZ UDPゴシック" w:hAnsi="BIZ UDPゴシック" w:eastAsia="BIZ UDPゴシック"/>
        </w:rPr>
        <w:t>億円（</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月末は</w:t>
      </w:r>
      <w:r>
        <w:rPr>
          <w:rFonts w:eastAsia="BIZ UDPゴシック" w:ascii="BIZ UDPゴシック" w:hAnsi="BIZ UDPゴシック"/>
        </w:rPr>
        <w:t>1.15</w:t>
      </w:r>
      <w:r>
        <w:rPr>
          <w:rFonts w:ascii="BIZ UDPゴシック" w:hAnsi="BIZ UDPゴシック" w:eastAsia="BIZ UDPゴシック"/>
        </w:rPr>
        <w:t>億円）と承知しており、時価評価による含み益は生じうるものの、価額全体に与える影響は限定的であると理解しております。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対象会社の</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月期の営業利益が会社計画を上回ることが確認される場合。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カンテサンスプラス株式会社の純資産</w:t>
      </w:r>
      <w:r>
        <w:rPr>
          <w:rFonts w:eastAsia="BIZ UDPゴシック" w:ascii="BIZ UDPゴシック" w:hAnsi="BIZ UDPゴシック"/>
        </w:rPr>
        <w:t>3,607</w:t>
      </w:r>
      <w:r>
        <w:rPr>
          <w:rFonts w:ascii="BIZ UDPゴシック" w:hAnsi="BIZ UDPゴシック" w:eastAsia="BIZ UDPゴシック"/>
        </w:rPr>
        <w:t>万円及び業績が前期を超えることが確認される場合。</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その他の主要な経済条件</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対価は現金とし、クロージング時に全額を一括してお支払いいたします。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株式価値は、上記</w:t>
      </w:r>
      <w:r>
        <w:rPr>
          <w:rFonts w:eastAsia="BIZ UDPゴシック" w:ascii="BIZ UDPゴシック" w:hAnsi="BIZ UDPゴシック"/>
        </w:rPr>
        <w:t>(1)</w:t>
      </w:r>
      <w:r>
        <w:rPr>
          <w:rFonts w:ascii="BIZ UDPゴシック" w:hAnsi="BIZ UDPゴシック" w:eastAsia="BIZ UDPゴシック"/>
        </w:rPr>
        <w:t>の算定式によりクロージング日時点のネットキャッシュ実額に連動させます（下限</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del w:id="40019" w:author="Claude" w:date="2026-09-29T15:00:00Z">
        <w:r>
          <w:rPr>
            <w:rFonts w:ascii="BIZ UDPゴシック" w:hAnsi="BIZ UDPゴシック" w:eastAsia="BIZ UDPゴシック"/>
          </w:rPr>
          <w:delText xml:space="preserve">役員貸付金は、クロージング時に現金にて精算いただくことを前提といたします。</w:delText>
        </w:r>
      </w:del>
      <w:ins w:id="40020" w:author="Claude" w:date="2026-09-29T15:00:00Z">
        <w:r>
          <w:rPr>
            <w:rFonts w:ascii="BIZ UDPゴシック" w:hAnsi="BIZ UDPゴシック" w:eastAsia="BIZ UDPゴシック"/>
          </w:rPr>
          <w:t xml:space="preserve">役員貸付金は、クロージング時点で精算されることを前提といたします（現金による精算、または株式価値の算定上の調整。方法は協議のうえ決定）。</w:t>
        </w:r>
      </w:ins>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岸田様には譲受後</w:t>
      </w:r>
      <w:r>
        <w:rPr>
          <w:rFonts w:eastAsia="BIZ UDPゴシック" w:ascii="BIZ UDPゴシック" w:hAnsi="BIZ UDPゴシック"/>
        </w:rPr>
        <w:t>3</w:t>
      </w:r>
      <w:r>
        <w:rPr>
          <w:rFonts w:ascii="BIZ UDPゴシック" w:hAnsi="BIZ UDPゴシック" w:eastAsia="BIZ UDPゴシック"/>
        </w:rPr>
        <w:t>年間ご在任いただくことを前提とし、役員報酬等は協議のうえ決定いたします（</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譲受を理由として、従業員の皆様の雇用および給与水準を引き下げることはいたしません（</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競業避止は、同価格帯のガストロノミーの新規開業の制限に限ります（</w:t>
      </w:r>
      <w:r>
        <w:rPr>
          <w:rFonts w:eastAsia="BIZ UDPゴシック" w:ascii="BIZ UDPゴシック" w:hAnsi="BIZ UDPゴシック"/>
        </w:rPr>
        <w:t>9</w:t>
      </w:r>
      <w:r>
        <w:rPr>
          <w:rFonts w:ascii="BIZ UDPゴシック" w:hAnsi="BIZ UDPゴシック" w:eastAsia="BIZ UDPゴシック"/>
        </w:rPr>
        <w:t>項⑧）。</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7</w:t>
      </w:r>
      <w:r>
        <w:rPr>
          <w:rFonts w:ascii="BIZ UDPゴシック" w:hAnsi="BIZ UDPゴシック" w:eastAsia="BIZ UDPゴシック"/>
          <w:b/>
          <w:bCs/>
          <w:sz w:val="22"/>
          <w:szCs w:val="22"/>
        </w:rPr>
        <w:t>．譲受価額の算出根拠</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本価額は、初期開示資料に記載された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会社計画を前提とし、倍率法、年買法、ディスカウント・キャッシュ・フロー法および類似取引事例との比較を総合的に勘案して決定したものです。算定にあたっては、値上げ、増席、営業日数の増加その他の施策による増収を一切織り込まず、現行の収益水準のみを前提としております。また、後継となる料理長が現時点で確定していないことを承知のうえで、本価額をご提示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前提とした財務数値（</w:t>
      </w:r>
      <w:r>
        <w:rPr>
          <w:rFonts w:eastAsia="BIZ UDPゴシック" w:ascii="BIZ UDPゴシック" w:hAnsi="BIZ UDPゴシック"/>
          <w:b/>
          <w:bCs/>
        </w:rPr>
        <w:t>2026</w:t>
      </w:r>
      <w:r>
        <w:rPr>
          <w:rFonts w:ascii="BIZ UDPゴシック" w:hAnsi="BIZ UDPゴシック" w:eastAsia="BIZ UDPゴシック"/>
          <w:b/>
          <w:bCs/>
        </w:rPr>
        <w:t>年</w:t>
      </w:r>
      <w:r>
        <w:rPr>
          <w:rFonts w:eastAsia="BIZ UDPゴシック" w:ascii="BIZ UDPゴシック" w:hAnsi="BIZ UDPゴシック"/>
          <w:b/>
          <w:bCs/>
        </w:rPr>
        <w:t>12</w:t>
      </w:r>
      <w:r>
        <w:rPr>
          <w:rFonts w:ascii="BIZ UDPゴシック" w:hAnsi="BIZ UDPゴシック" w:eastAsia="BIZ UDPゴシック"/>
          <w:b/>
          <w:bCs/>
        </w:rPr>
        <w:t>月期）</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1932"/>
        <w:gridCol w:w="2369"/>
        <w:gridCol w:w="2299"/>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当期純利益</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2,800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EBITDA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2,900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営業利益率</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52.0%</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期末純資産</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23</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前提条件</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・初期開示資料に記載された計数に重大な誤りがないこと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 xml:space="preserve">・</w:t>
      </w:r>
      <w:del w:id="40021" w:author="Claude" w:date="2026-09-29T15:00:00Z">
        <w:r>
          <w:rPr>
            <w:rFonts w:ascii="BIZ UDPゴシック" w:hAnsi="BIZ UDPゴシック" w:eastAsia="BIZ UDPゴシック"/>
          </w:rPr>
          <w:delText xml:space="preserve">役員貸付金がクロージング時に現金精算されること</w:delText>
        </w:r>
      </w:del>
      <w:ins w:id="40022" w:author="Claude" w:date="2026-09-29T15:00:00Z">
        <w:r>
          <w:rPr>
            <w:rFonts w:ascii="BIZ UDPゴシック" w:hAnsi="BIZ UDPゴシック" w:eastAsia="BIZ UDPゴシック"/>
          </w:rPr>
          <w:t xml:space="preserve">役員貸付金がクロージング時点で精算されること</w:t>
        </w:r>
      </w:ins>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・簿外債務、偶発債務および未認識の係争が存在しないこと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・役員報酬・役員賞与が販売費及び一般管理費に計上済みであるとの理解に相違がないこと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・クロージングまでの間に、賃料水準その他の費用構造に重大な変更が生じないこと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8</w:t>
      </w:r>
      <w:r>
        <w:rPr>
          <w:rFonts w:ascii="BIZ UDPゴシック" w:hAnsi="BIZ UDPゴシック" w:eastAsia="BIZ UDPゴシック"/>
          <w:b/>
          <w:bCs/>
          <w:sz w:val="22"/>
          <w:szCs w:val="22"/>
        </w:rPr>
        <w:t>．譲受代金の調達方法</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譲受代金は、金融機関からの借入、本件の投資家からの出資、および当社の自己資金・増資により調達する予定です。現時点で想定している構成は次のとおりです（下限価額</w:t>
      </w:r>
      <w:r>
        <w:rPr>
          <w:rFonts w:eastAsia="BIZ UDPゴシック" w:ascii="BIZ UDPゴシック" w:hAnsi="BIZ UDPゴシック"/>
        </w:rPr>
        <w:t>51</w:t>
      </w:r>
      <w:r>
        <w:rPr>
          <w:rFonts w:ascii="BIZ UDPゴシック" w:hAnsi="BIZ UDPゴシック" w:eastAsia="BIZ UDPゴシック"/>
        </w:rPr>
        <w:t>億</w:t>
      </w:r>
      <w:r>
        <w:rPr>
          <w:rFonts w:eastAsia="BIZ UDPゴシック" w:ascii="BIZ UDPゴシック" w:hAnsi="BIZ UDPゴシック"/>
        </w:rPr>
        <w:t>3,000</w:t>
      </w:r>
      <w:r>
        <w:rPr>
          <w:rFonts w:ascii="BIZ UDPゴシック" w:hAnsi="BIZ UDPゴシック" w:eastAsia="BIZ UDPゴシック"/>
        </w:rPr>
        <w:t>万円に取得関連費用を加えた必要資金を前提としております）。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3000"/>
        <w:gridCol w:w="2198"/>
        <w:gridCol w:w="4002"/>
      </w:tblGrid>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調達区分</w:t>
            </w:r>
          </w:p>
        </w:tc>
        <w:tc>
          <w:tcPr>
            <w:tcW w:w="21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想定金額</w:t>
            </w:r>
          </w:p>
        </w:tc>
        <w:tc>
          <w:tcPr>
            <w:tcW w:w="40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金融機関借入</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sz w:val="20"/>
                <w:szCs w:val="20"/>
              </w:rPr>
            </w:pPr>
            <w:r>
              <w:rPr>
                <w:rFonts w:eastAsia="BIZ UDPゴシック" w:ascii="BIZ UDPゴシック" w:hAnsi="BIZ UDPゴシック"/>
                <w:sz w:val="20"/>
                <w:szCs w:val="20"/>
              </w:rPr>
              <w:t>41</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p>
            <w:pPr>
              <w:pStyle w:val="Normal"/>
              <w:spacing w:lineRule="auto" w:line="276"/>
              <w:jc w:val="right"/>
              <w:rPr>
                <w:rFonts w:ascii="BIZ UDPゴシック" w:hAnsi="BIZ UDPゴシック" w:eastAsia="BIZ UDPゴシック"/>
              </w:rPr>
            </w:pPr>
            <w:r>
              <w:rPr>
                <w:rFonts w:ascii="BIZ UDPゴシック" w:hAnsi="BIZ UDPゴシック" w:eastAsia="BIZ UDPゴシック"/>
              </w:rPr>
              <w:t>（ブリッジローン含む）</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みずほ銀行からの借入を予定しております。不足が生じる場合には、当社および株式会社アピシウスの株主からの融資により補完いたします。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億円</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本件のための出資についてご内諾をいただいている、株式会社アピシウスの株主（株式会社シスキー）からの払込みを想定しております。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（上限価額の場合）追加投資家の出資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7,000</w:t>
            </w:r>
            <w:r>
              <w:rPr>
                <w:rFonts w:ascii="BIZ UDPゴシック" w:hAnsi="BIZ UDPゴシック" w:eastAsia="BIZ UDPゴシック"/>
                <w:sz w:val="20"/>
                <w:szCs w:val="20"/>
              </w:rPr>
              <w:t>万円</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譲受価額が</w:t>
            </w:r>
            <w:r>
              <w:rPr>
                <w:rFonts w:eastAsia="BIZ UDPゴシック" w:ascii="BIZ UDPゴシック" w:hAnsi="BIZ UDPゴシック"/>
                <w:sz w:val="20"/>
                <w:szCs w:val="20"/>
              </w:rPr>
              <w:t>55</w:t>
            </w:r>
            <w:r>
              <w:rPr>
                <w:rFonts w:ascii="BIZ UDPゴシック" w:hAnsi="BIZ UDPゴシック" w:eastAsia="BIZ UDPゴシック"/>
                <w:sz w:val="20"/>
                <w:szCs w:val="20"/>
              </w:rPr>
              <w:t>億円となる場合、差額は第三者割当増資により、上記投資家と同一の条件で追加の投資家から調達いたします。借入額および取得後の財務は変わりません。</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ブリッジローンは、対象会社の保有する現預金および役員貸付金の精算額が、クロージングの完了後でなければ本件の決済に充当できないことによるものです。クロージング後に</w:t>
      </w:r>
      <w:r>
        <w:rPr>
          <w:rFonts w:eastAsia="BIZ UDPゴシック" w:ascii="BIZ UDPゴシック" w:hAnsi="BIZ UDPゴシック"/>
        </w:rPr>
        <w:t>SPC</w:t>
      </w:r>
      <w:r>
        <w:rPr>
          <w:rFonts w:ascii="BIZ UDPゴシック" w:hAnsi="BIZ UDPゴシック" w:eastAsia="BIZ UDPゴシック"/>
        </w:rPr>
        <w:t>と対象会社を合併したうえで、対象会社が保有する余剰現預金をもって速やかに全額を返済いたします。譲受代金は、クロージング時に全額を一括してお支払いいたします。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金融機関借入の返済可能性については、当社のメインバンクであるみずほ銀行に対し、資金調達の一般的な可能性を確認しており、前向きな感触を得ております。具体的な協議は、下記【本ご案内Ⅳ</w:t>
      </w:r>
      <w:r>
        <w:rPr>
          <w:rFonts w:eastAsia="BIZ UDPゴシック" w:ascii="BIZ UDPゴシック" w:hAnsi="BIZ UDPゴシック"/>
        </w:rPr>
        <w:t>-5</w:t>
      </w:r>
      <w:r>
        <w:rPr>
          <w:rFonts w:ascii="BIZ UDPゴシック" w:hAnsi="BIZ UDPゴシック" w:eastAsia="BIZ UDPゴシック"/>
        </w:rPr>
        <w:t>に関するお願い】のとおり、貴社の書面によるご承諾を得たうえで開始いたします。なお、借入の返済は対象会社の事業から生じるキャッシュ・フローの範囲で行う設計としており、返済のために対象会社の事業運営を変更する必要は生じ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なお、中野邦人（当社代表取締役）は</w:t>
      </w:r>
      <w:r>
        <w:rPr>
          <w:rFonts w:eastAsia="BIZ UDPゴシック" w:ascii="BIZ UDPゴシック" w:hAnsi="BIZ UDPゴシック"/>
        </w:rPr>
        <w:t>2021</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月に、自らが創業した株式会社あどばるを東証プライム上場企業へ売却した実績及び過半数を出資する投資先</w:t>
      </w:r>
      <w:r>
        <w:rPr>
          <w:rFonts w:eastAsia="BIZ UDPゴシック" w:ascii="BIZ UDPゴシック" w:hAnsi="BIZ UDPゴシック"/>
        </w:rPr>
        <w:t>3</w:t>
      </w:r>
      <w:r>
        <w:rPr>
          <w:rFonts w:ascii="BIZ UDPゴシック" w:hAnsi="BIZ UDPゴシック" w:eastAsia="BIZ UDPゴシック"/>
        </w:rPr>
        <w:t>社を上場企業へ売却した実績を有しております。本件に必要な資金を確実に調達できる体制にあることを申し添えます。</w:t>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【本ご案内Ⅳ</w:t>
      </w:r>
      <w:r>
        <w:rPr>
          <w:rFonts w:eastAsia="BIZ UDPゴシック" w:ascii="BIZ UDPゴシック" w:hAnsi="BIZ UDPゴシック"/>
          <w:b/>
          <w:bCs/>
        </w:rPr>
        <w:t>-5</w:t>
      </w:r>
      <w:r>
        <w:rPr>
          <w:rFonts w:ascii="BIZ UDPゴシック" w:hAnsi="BIZ UDPゴシック" w:eastAsia="BIZ UDPゴシック"/>
          <w:b/>
          <w:bCs/>
        </w:rPr>
        <w:t>に関するお願い】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において、外部資金提供者との協議の開始および第三者との共同買収の検討には、売主の事前の書面によるご承諾を要する旨が定められていることを承知しております。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w:t>
      </w:r>
      <w:r>
        <w:rPr>
          <w:rFonts w:eastAsia="BIZ UDPゴシック" w:ascii="BIZ UDPゴシック" w:hAnsi="BIZ UDPゴシック"/>
        </w:rPr>
        <w:t>-5</w:t>
      </w:r>
      <w:r>
        <w:rPr>
          <w:rFonts w:ascii="BIZ UDPゴシック" w:hAnsi="BIZ UDPゴシック" w:eastAsia="BIZ UDPゴシック"/>
        </w:rPr>
        <w:t>の趣旨に照らし、ここに事実としてご報告申し上げます。当社は、いかなる資金提供者との間においても、当社に対する排他的な資金提供に係る協議または合意を一切行っておりません。</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9</w:t>
      </w:r>
      <w:r>
        <w:rPr>
          <w:rFonts w:ascii="BIZ UDPゴシック" w:hAnsi="BIZ UDPゴシック" w:eastAsia="BIZ UDPゴシック"/>
          <w:b/>
          <w:bCs/>
          <w:sz w:val="22"/>
          <w:szCs w:val="22"/>
        </w:rPr>
        <w:t>．対象会社の譲受に際しての前提条件</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当社が本件を実行するにあたっての前提条件は、次のとおりです。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DD</w:t>
      </w:r>
      <w:r>
        <w:rPr>
          <w:rFonts w:ascii="BIZ UDPゴシック" w:hAnsi="BIZ UDPゴシック" w:eastAsia="BIZ UDPゴシック"/>
        </w:rPr>
        <w:t>において、対象会社の事業、財務、税務、法務に関する重大な不利益事実が発見されないこと。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岸田様が、クロージング後</w:t>
      </w:r>
      <w:r>
        <w:rPr>
          <w:rFonts w:eastAsia="BIZ UDPゴシック" w:ascii="BIZ UDPゴシック" w:hAnsi="BIZ UDPゴシック"/>
        </w:rPr>
        <w:t>3</w:t>
      </w:r>
      <w:r>
        <w:rPr>
          <w:rFonts w:ascii="BIZ UDPゴシック" w:hAnsi="BIZ UDPゴシック" w:eastAsia="BIZ UDPゴシック"/>
        </w:rPr>
        <w:t>年間にわたり、対象会社の業務に従事される旨の契約が締結されること（従事の具体的な形態は、本書</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に記載のとおりご相談のうえ定めるものといたします）。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後継料理長の探索に関し、岸田様のご協力を得られることについて、契約上の手当てがなされること。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に記載の各事項（移転・誘致、賃貸借契約の変更、一定額を超える設備投資）について、クロージングまでの間、事前協議の枠組みにつきご了解をいただけること。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del w:id="40023" w:author="Claude" w:date="2026-09-29T15:00:00Z">
        <w:r>
          <w:rPr>
            <w:rFonts w:ascii="BIZ UDPゴシック" w:hAnsi="BIZ UDPゴシック" w:eastAsia="BIZ UDPゴシック"/>
          </w:rPr>
          <w:delText xml:space="preserve">役員貸付金がクロージング時に全額現金にて精算されること。</w:delText>
        </w:r>
      </w:del>
      <w:ins w:id="40024" w:author="Claude" w:date="2026-09-29T15:00:00Z">
        <w:r>
          <w:rPr>
            <w:rFonts w:ascii="BIZ UDPゴシック" w:hAnsi="BIZ UDPゴシック" w:eastAsia="BIZ UDPゴシック"/>
          </w:rPr>
          <w:t xml:space="preserve">役員貸付金がクロージング時点で全額精算されること（精算の方法は協議のうえ決定）。</w:t>
        </w:r>
      </w:ins>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店舗賃貸借契約が承継可能であり、支配権の異動が解除事由に該当しないこと。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主要仕入先との取引関係がクロージング後も継続されること。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岸田様との間で、合理的な範囲の競業避止に関する合意が成立すること。想定しているのは、対象会社と同価格帯のガストロノミーを新たに開業されることの制限のみです。株式会社</w:t>
      </w:r>
      <w:r>
        <w:rPr>
          <w:rFonts w:eastAsia="BIZ UDPゴシック" w:ascii="BIZ UDPゴシック" w:hAnsi="BIZ UDPゴシック"/>
        </w:rPr>
        <w:t>BIS</w:t>
      </w:r>
      <w:r>
        <w:rPr>
          <w:rFonts w:ascii="BIZ UDPゴシック" w:hAnsi="BIZ UDPゴシック" w:eastAsia="BIZ UDPゴシック"/>
        </w:rPr>
        <w:t>が現に行っておられる名古屋「</w:t>
      </w:r>
      <w:r>
        <w:rPr>
          <w:rFonts w:eastAsia="BIZ UDPゴシック" w:ascii="BIZ UDPゴシック" w:hAnsi="BIZ UDPゴシック"/>
        </w:rPr>
        <w:t>Brillance</w:t>
      </w:r>
      <w:r>
        <w:rPr>
          <w:rFonts w:ascii="BIZ UDPゴシック" w:hAnsi="BIZ UDPゴシック" w:eastAsia="BIZ UDPゴシック"/>
        </w:rPr>
        <w:t>」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当社の取締役会において、本件の実行に係る承認決議が得られること。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金融機関から、本件に係る融資の正式な承認が得られること。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本件の投資家による出資が予定どおり実行されること。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法令上必要となる許認可の承継または再取得、および必要な届出が完了すること。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10</w:t>
      </w:r>
      <w:r>
        <w:rPr>
          <w:rFonts w:ascii="BIZ UDPゴシック" w:hAnsi="BIZ UDPゴシック" w:eastAsia="BIZ UDPゴシック"/>
          <w:b/>
          <w:bCs/>
          <w:sz w:val="22"/>
          <w:szCs w:val="22"/>
        </w:rPr>
        <w:t>．最終契約／クロージングまでに必要となるプロセス</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本ご案内Ⅰに示された想定スケジュールを基礎としつつ、クロージングを</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月末とすることで貴社と合意しております。当社が想定するプロセスは次のとおりです。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400"/>
        <w:gridCol w:w="2098"/>
        <w:gridCol w:w="5562"/>
      </w:tblGrid>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プロセス</w:t>
            </w:r>
          </w:p>
        </w:tc>
        <w:tc>
          <w:tcPr>
            <w:tcW w:w="20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時期</w:t>
            </w:r>
          </w:p>
        </w:tc>
        <w:tc>
          <w:tcPr>
            <w:tcW w:w="556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基本合意書の締結</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2026</w:t>
            </w:r>
            <w:r>
              <w:rPr>
                <w:rFonts w:ascii="BIZ UDPゴシック" w:hAnsi="BIZ UDPゴシック" w:eastAsia="BIZ UDPゴシック"/>
                <w:sz w:val="19"/>
                <w:szCs w:val="19"/>
              </w:rPr>
              <w:t>年</w:t>
            </w:r>
            <w:r>
              <w:rPr>
                <w:rFonts w:eastAsia="BIZ UDPゴシック" w:ascii="BIZ UDPゴシック" w:hAnsi="BIZ UDPゴシック"/>
                <w:sz w:val="19"/>
                <w:szCs w:val="19"/>
              </w:rPr>
              <w:t>10</w:t>
            </w:r>
            <w:r>
              <w:rPr>
                <w:rFonts w:ascii="BIZ UDPゴシック" w:hAnsi="BIZ UDPゴシック" w:eastAsia="BIZ UDPゴシック"/>
                <w:sz w:val="19"/>
                <w:szCs w:val="19"/>
              </w:rPr>
              <w:t>月上旬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本書をご評価いただけた場合、</w:t>
            </w:r>
            <w:r>
              <w:rPr>
                <w:rFonts w:eastAsia="BIZ UDPゴシック" w:ascii="BIZ UDPゴシック" w:hAnsi="BIZ UDPゴシック"/>
                <w:sz w:val="19"/>
                <w:szCs w:val="19"/>
              </w:rPr>
              <w:t>DD</w:t>
            </w:r>
            <w:r>
              <w:rPr>
                <w:rFonts w:ascii="BIZ UDPゴシック" w:hAnsi="BIZ UDPゴシック" w:eastAsia="BIZ UDPゴシック"/>
                <w:sz w:val="19"/>
                <w:szCs w:val="19"/>
              </w:rPr>
              <w:t>の開始に先立ち、独占交渉権を含む基本合意書の締結を希望いたします。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Q&amp;A</w:t>
            </w:r>
            <w:r>
              <w:rPr>
                <w:rFonts w:ascii="BIZ UDPゴシック" w:hAnsi="BIZ UDPゴシック" w:eastAsia="BIZ UDPゴシック"/>
                <w:sz w:val="20"/>
                <w:szCs w:val="20"/>
              </w:rPr>
              <w:t>対応</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貴社よりご提示予定の</w:t>
            </w:r>
            <w:r>
              <w:rPr>
                <w:rFonts w:eastAsia="BIZ UDPゴシック" w:ascii="BIZ UDPゴシック" w:hAnsi="BIZ UDPゴシック"/>
                <w:sz w:val="20"/>
                <w:szCs w:val="20"/>
              </w:rPr>
              <w:t>Q&amp;A</w:t>
            </w:r>
            <w:r>
              <w:rPr>
                <w:rFonts w:ascii="BIZ UDPゴシック" w:hAnsi="BIZ UDPゴシック" w:eastAsia="BIZ UDPゴシック"/>
                <w:sz w:val="20"/>
                <w:szCs w:val="20"/>
              </w:rPr>
              <w:t>シートに対応いたします。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マネジメントインタビュー</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岸田様および支配人の方を対象に、半日程度を</w:t>
            </w:r>
            <w:r>
              <w:rPr>
                <w:rFonts w:eastAsia="BIZ UDPゴシック" w:ascii="BIZ UDPゴシック" w:hAnsi="BIZ UDPゴシック"/>
                <w:sz w:val="20"/>
                <w:szCs w:val="20"/>
              </w:rPr>
              <w:t>2</w:t>
            </w:r>
            <w:r>
              <w:rPr>
                <w:rFonts w:ascii="BIZ UDPゴシック" w:hAnsi="BIZ UDPゴシック" w:eastAsia="BIZ UDPゴシック"/>
                <w:sz w:val="20"/>
                <w:szCs w:val="20"/>
              </w:rPr>
              <w:t>回。営業に支障のない時間帯を希望いたします。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（財務・税務）</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外部会計事務所を起用。貴社アドバイザーと独立の事務所を選定いたします。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（法務）</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外部法律事務所を起用。契約関係、労務、許認可、係争の有無を確認いたします。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（ビジネス）</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10</w:t>
            </w:r>
            <w:r>
              <w:rPr>
                <w:rFonts w:ascii="BIZ UDPゴシック" w:hAnsi="BIZ UDPゴシック" w:eastAsia="BIZ UDPゴシック"/>
                <w:sz w:val="20"/>
                <w:szCs w:val="20"/>
              </w:rPr>
              <w:t>月下旬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当社内部にて実施。ワイン在庫の時価評価を含みます。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現地視察</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月中</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w:t>
            </w:r>
            <w:r>
              <w:rPr>
                <w:rFonts w:ascii="BIZ UDPゴシック" w:hAnsi="BIZ UDPゴシック" w:eastAsia="BIZ UDPゴシック"/>
                <w:sz w:val="20"/>
                <w:szCs w:val="20"/>
              </w:rPr>
              <w:t>〜</w:t>
            </w:r>
            <w:r>
              <w:rPr>
                <w:rFonts w:eastAsia="BIZ UDPゴシック" w:ascii="BIZ UDPゴシック" w:hAnsi="BIZ UDPゴシック"/>
                <w:sz w:val="20"/>
                <w:szCs w:val="20"/>
              </w:rPr>
              <w:t>2</w:t>
            </w:r>
            <w:r>
              <w:rPr>
                <w:rFonts w:ascii="BIZ UDPゴシック" w:hAnsi="BIZ UDPゴシック" w:eastAsia="BIZ UDPゴシック"/>
                <w:sz w:val="20"/>
                <w:szCs w:val="20"/>
              </w:rPr>
              <w:t>回。営業時間外を希望いたします。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移転・誘致に関する協議</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w:t>
            </w:r>
            <w:r>
              <w:rPr>
                <w:rFonts w:eastAsia="BIZ UDPゴシック" w:ascii="BIZ UDPゴシック" w:hAnsi="BIZ UDPゴシック"/>
                <w:sz w:val="20"/>
                <w:szCs w:val="20"/>
              </w:rPr>
              <w:t>11</w:t>
            </w:r>
            <w:r>
              <w:rPr>
                <w:rFonts w:ascii="BIZ UDPゴシック" w:hAnsi="BIZ UDPゴシック" w:eastAsia="BIZ UDPゴシック"/>
                <w:sz w:val="20"/>
                <w:szCs w:val="20"/>
              </w:rPr>
              <w:t>月</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誘致のお話について、条件を確認のうえ岸田様とご一緒に方針を検討いたします。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最終契約交渉</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11</w:t>
            </w:r>
            <w:r>
              <w:rPr>
                <w:rFonts w:ascii="BIZ UDPゴシック" w:hAnsi="BIZ UDPゴシック" w:eastAsia="BIZ UDPゴシック"/>
                <w:sz w:val="20"/>
                <w:szCs w:val="20"/>
              </w:rPr>
              <w:t>月下旬〜</w:t>
            </w:r>
            <w:r>
              <w:rPr>
                <w:rFonts w:eastAsia="BIZ UDPゴシック" w:ascii="BIZ UDPゴシック" w:hAnsi="BIZ UDPゴシック"/>
                <w:sz w:val="20"/>
                <w:szCs w:val="20"/>
              </w:rPr>
              <w:t>12</w:t>
            </w:r>
            <w:r>
              <w:rPr>
                <w:rFonts w:ascii="BIZ UDPゴシック" w:hAnsi="BIZ UDPゴシック" w:eastAsia="BIZ UDPゴシック"/>
                <w:sz w:val="20"/>
                <w:szCs w:val="20"/>
              </w:rPr>
              <w:t>月上旬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最終契約締結</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月中旬</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当社取締役会決議を経て締結いたします。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20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月末迄</w:t>
            </w:r>
          </w:p>
        </w:tc>
        <w:tc>
          <w:tcPr>
            <w:tcW w:w="556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合意済。</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最終契約までの間に、岸田様と協議のうえ定めさせていただきたい主な事項は、次のとおりです。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岸田様の役職、報酬および勤務形態</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3</w:t>
      </w:r>
      <w:r>
        <w:rPr>
          <w:rFonts w:ascii="BIZ UDPゴシック" w:hAnsi="BIZ UDPゴシック" w:eastAsia="BIZ UDPゴシック"/>
        </w:rPr>
        <w:t>年経過後の監修の内容、頻度、期間および報酬</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後継料理長の選定の進め方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物販、ブティック店舗、新業態および海外展開の時期と進め方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経営会議その他の会議体の頻度と運営方法</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店舗の設備更新および移転・誘致への対応</w:t>
      </w:r>
    </w:p>
    <w:p>
      <w:pPr>
        <w:pStyle w:val="Normal"/>
        <w:spacing w:before="0" w:after="14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最終契約締結の前提として確認を要すると考えるリスク</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岸田様のご関与形態：</w:t>
      </w:r>
      <w:r>
        <w:rPr>
          <w:rFonts w:eastAsia="BIZ UDPゴシック" w:ascii="BIZ UDPゴシック" w:hAnsi="BIZ UDPゴシック"/>
        </w:rPr>
        <w:t>3</w:t>
      </w:r>
      <w:r>
        <w:rPr>
          <w:rFonts w:ascii="BIZ UDPゴシック" w:hAnsi="BIZ UDPゴシック" w:eastAsia="BIZ UDPゴシック"/>
        </w:rPr>
        <w:t>年間の従事の内容（勤務日数、厨房への関与の程度）と、</w:t>
      </w:r>
      <w:r>
        <w:rPr>
          <w:rFonts w:eastAsia="BIZ UDPゴシック" w:ascii="BIZ UDPゴシック" w:hAnsi="BIZ UDPゴシック"/>
        </w:rPr>
        <w:t>3</w:t>
      </w:r>
      <w:r>
        <w:rPr>
          <w:rFonts w:ascii="BIZ UDPゴシック" w:hAnsi="BIZ UDPゴシック" w:eastAsia="BIZ UDPゴシック"/>
        </w:rPr>
        <w:t>年経過後のご意向。</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移転・誘致：各案件の条件（開業時期、賃料、保証金、先方負担額、意思決定期限）と、移転後の収益見通し。</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ミシュランの評価：評価が店舗と岸田様個人のいずれに帰属するものと考えられるか。評価が変動した場合の収益への影響。</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仕入先からの配分：希少銘柄の配分が、対象会社と岸田様個人のいずれに帰属するものか。その根拠となる契約の有無。</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店舗賃貸借契約：残存期間、更新条件、支配権異動に関する条項、原状回復義務の範囲。</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物販事業：粗利率、商標およびレシピの帰属、レストラン外に製造拠点を設ける場合の許認可および人員の手当て（年商約</w:t>
      </w:r>
      <w:r>
        <w:rPr>
          <w:rFonts w:eastAsia="BIZ UDPゴシック" w:ascii="BIZ UDPゴシック" w:hAnsi="BIZ UDPゴシック"/>
        </w:rPr>
        <w:t>7,000</w:t>
      </w:r>
      <w:r>
        <w:rPr>
          <w:rFonts w:ascii="BIZ UDPゴシック" w:hAnsi="BIZ UDPゴシック" w:eastAsia="BIZ UDPゴシック"/>
        </w:rPr>
        <w:t>万円、抽選販売、生産能力が上限にあることは承知しております）。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労務：</w:t>
      </w:r>
      <w:r>
        <w:rPr>
          <w:rFonts w:eastAsia="BIZ UDPゴシック" w:ascii="BIZ UDPゴシック" w:hAnsi="BIZ UDPゴシック"/>
        </w:rPr>
        <w:t>36</w:t>
      </w:r>
      <w:r>
        <w:rPr>
          <w:rFonts w:ascii="BIZ UDPゴシック" w:hAnsi="BIZ UDPゴシック" w:eastAsia="BIZ UDPゴシック"/>
        </w:rPr>
        <w:t>協定の運用状況、固定残業給の設計と実労働時間との関係、勤怠記録の保存状況。本書</w:t>
      </w:r>
      <w:r>
        <w:rPr>
          <w:rFonts w:eastAsia="BIZ UDPゴシック" w:ascii="BIZ UDPゴシック" w:hAnsi="BIZ UDPゴシック"/>
        </w:rPr>
        <w:t>13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に記載のとおり、当社は現時点では是正を価額の減額要素とは考えておりません。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カンテサンスプラス株式会社：監修・コンサルティングの取引先および契約期間、岸田様からの役員借入金</w:t>
      </w:r>
      <w:r>
        <w:rPr>
          <w:rFonts w:eastAsia="BIZ UDPゴシック" w:ascii="BIZ UDPゴシック" w:hAnsi="BIZ UDPゴシック"/>
        </w:rPr>
        <w:t>554</w:t>
      </w:r>
      <w:r>
        <w:rPr>
          <w:rFonts w:ascii="BIZ UDPゴシック" w:hAnsi="BIZ UDPゴシック" w:eastAsia="BIZ UDPゴシック"/>
        </w:rPr>
        <w:t>万円の精算方法、本店を岸田様のご自宅に置かれていることに伴う地代家賃</w:t>
      </w:r>
      <w:r>
        <w:rPr>
          <w:rFonts w:eastAsia="BIZ UDPゴシック" w:ascii="BIZ UDPゴシック" w:hAnsi="BIZ UDPゴシック"/>
        </w:rPr>
        <w:t>19.5</w:t>
      </w:r>
      <w:r>
        <w:rPr>
          <w:rFonts w:ascii="BIZ UDPゴシック" w:hAnsi="BIZ UDPゴシック" w:eastAsia="BIZ UDPゴシック"/>
        </w:rPr>
        <w:t>万円の取扱い。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関連当事者取引および社宅：第</w:t>
      </w:r>
      <w:r>
        <w:rPr>
          <w:rFonts w:eastAsia="BIZ UDPゴシック" w:ascii="BIZ UDPゴシック" w:hAnsi="BIZ UDPゴシック"/>
        </w:rPr>
        <w:t>15</w:t>
      </w:r>
      <w:r>
        <w:rPr>
          <w:rFonts w:ascii="BIZ UDPゴシック" w:hAnsi="BIZ UDPゴシック" w:eastAsia="BIZ UDPゴシック"/>
        </w:rPr>
        <w:t>期の地代家賃のうち社宅分</w:t>
      </w:r>
      <w:r>
        <w:rPr>
          <w:rFonts w:eastAsia="BIZ UDPゴシック" w:ascii="BIZ UDPゴシック" w:hAnsi="BIZ UDPゴシック"/>
        </w:rPr>
        <w:t>393</w:t>
      </w:r>
      <w:r>
        <w:rPr>
          <w:rFonts w:ascii="BIZ UDPゴシック" w:hAnsi="BIZ UDPゴシック" w:eastAsia="BIZ UDPゴシック"/>
        </w:rPr>
        <w:t>万</w:t>
      </w:r>
      <w:r>
        <w:rPr>
          <w:rFonts w:eastAsia="BIZ UDPゴシック" w:ascii="BIZ UDPゴシック" w:hAnsi="BIZ UDPゴシック"/>
        </w:rPr>
        <w:t>7,000</w:t>
      </w:r>
      <w:r>
        <w:rPr>
          <w:rFonts w:ascii="BIZ UDPゴシック" w:hAnsi="BIZ UDPゴシック" w:eastAsia="BIZ UDPゴシック"/>
        </w:rPr>
        <w:t>円について、給与控除による回収額</w:t>
      </w:r>
      <w:r>
        <w:rPr>
          <w:rFonts w:eastAsia="BIZ UDPゴシック" w:ascii="BIZ UDPゴシック" w:hAnsi="BIZ UDPゴシック"/>
        </w:rPr>
        <w:t>393</w:t>
      </w:r>
      <w:r>
        <w:rPr>
          <w:rFonts w:ascii="BIZ UDPゴシック" w:hAnsi="BIZ UDPゴシック" w:eastAsia="BIZ UDPゴシック"/>
        </w:rPr>
        <w:t>万円がほぼ同額であり損益への影響が生じていないことを確認しております。賃貸借契約の名義、対象者および本件後の取扱いをご教示ください。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予約サイトとの関係：第</w:t>
      </w:r>
      <w:r>
        <w:rPr>
          <w:rFonts w:eastAsia="BIZ UDPゴシック" w:ascii="BIZ UDPゴシック" w:hAnsi="BIZ UDPゴシック"/>
        </w:rPr>
        <w:t>15</w:t>
      </w:r>
      <w:r>
        <w:rPr>
          <w:rFonts w:ascii="BIZ UDPゴシック" w:hAnsi="BIZ UDPゴシック" w:eastAsia="BIZ UDPゴシック"/>
        </w:rPr>
        <w:t>期末に株式会社</w:t>
      </w:r>
      <w:r>
        <w:rPr>
          <w:rFonts w:eastAsia="BIZ UDPゴシック" w:ascii="BIZ UDPゴシック" w:hAnsi="BIZ UDPゴシック"/>
        </w:rPr>
        <w:t>GHO</w:t>
      </w:r>
      <w:r>
        <w:rPr>
          <w:rFonts w:ascii="BIZ UDPゴシック" w:hAnsi="BIZ UDPゴシック" w:eastAsia="BIZ UDPゴシック"/>
        </w:rPr>
        <w:t>（</w:t>
      </w:r>
      <w:r>
        <w:rPr>
          <w:rFonts w:eastAsia="BIZ UDPゴシック" w:ascii="BIZ UDPゴシック" w:hAnsi="BIZ UDPゴシック"/>
        </w:rPr>
        <w:t>OMAKASE</w:t>
      </w:r>
      <w:r>
        <w:rPr>
          <w:rFonts w:ascii="BIZ UDPゴシック" w:hAnsi="BIZ UDPゴシック" w:eastAsia="BIZ UDPゴシック"/>
        </w:rPr>
        <w:t>）に対する未収入金</w:t>
      </w:r>
      <w:r>
        <w:rPr>
          <w:rFonts w:eastAsia="BIZ UDPゴシック" w:ascii="BIZ UDPゴシック" w:hAnsi="BIZ UDPゴシック"/>
        </w:rPr>
        <w:t>538</w:t>
      </w:r>
      <w:r>
        <w:rPr>
          <w:rFonts w:ascii="BIZ UDPゴシック" w:hAnsi="BIZ UDPゴシック" w:eastAsia="BIZ UDPゴシック"/>
        </w:rPr>
        <w:t>万円が計上されていることと、質疑応答における「どことも契約しておらず手数料の支払はない」とのご説明との関係。</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役員貸付金：精算の方法および時期。</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⑬ </w:t>
      </w:r>
      <w:r>
        <w:rPr>
          <w:rFonts w:ascii="BIZ UDPゴシック" w:hAnsi="BIZ UDPゴシック" w:eastAsia="BIZ UDPゴシック"/>
        </w:rPr>
        <w:t>許認可：飲食店営業許可等の承継可否。</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⑭ </w:t>
      </w:r>
      <w:r>
        <w:rPr>
          <w:rFonts w:ascii="BIZ UDPゴシック" w:hAnsi="BIZ UDPゴシック" w:eastAsia="BIZ UDPゴシック"/>
        </w:rPr>
        <w:t>非継続の収益：第</w:t>
      </w:r>
      <w:r>
        <w:rPr>
          <w:rFonts w:eastAsia="BIZ UDPゴシック" w:ascii="BIZ UDPゴシック" w:hAnsi="BIZ UDPゴシック"/>
        </w:rPr>
        <w:t>15</w:t>
      </w:r>
      <w:r>
        <w:rPr>
          <w:rFonts w:ascii="BIZ UDPゴシック" w:hAnsi="BIZ UDPゴシック" w:eastAsia="BIZ UDPゴシック"/>
        </w:rPr>
        <w:t>期の売上高</w:t>
      </w:r>
      <w:r>
        <w:rPr>
          <w:rFonts w:eastAsia="BIZ UDPゴシック" w:ascii="BIZ UDPゴシック" w:hAnsi="BIZ UDPゴシック"/>
        </w:rPr>
        <w:t>9</w:t>
      </w:r>
      <w:r>
        <w:rPr>
          <w:rFonts w:ascii="BIZ UDPゴシック" w:hAnsi="BIZ UDPゴシック" w:eastAsia="BIZ UDPゴシック"/>
        </w:rPr>
        <w:t>億</w:t>
      </w:r>
      <w:r>
        <w:rPr>
          <w:rFonts w:eastAsia="BIZ UDPゴシック" w:ascii="BIZ UDPゴシック" w:hAnsi="BIZ UDPゴシック"/>
        </w:rPr>
        <w:t>7,640</w:t>
      </w:r>
      <w:r>
        <w:rPr>
          <w:rFonts w:ascii="BIZ UDPゴシック" w:hAnsi="BIZ UDPゴシック" w:eastAsia="BIZ UDPゴシック"/>
        </w:rPr>
        <w:t>万円には、月額</w:t>
      </w:r>
      <w:r>
        <w:rPr>
          <w:rFonts w:eastAsia="BIZ UDPゴシック" w:ascii="BIZ UDPゴシック" w:hAnsi="BIZ UDPゴシック"/>
        </w:rPr>
        <w:t>100</w:t>
      </w:r>
      <w:r>
        <w:rPr>
          <w:rFonts w:ascii="BIZ UDPゴシック" w:hAnsi="BIZ UDPゴシック" w:eastAsia="BIZ UDPゴシック"/>
        </w:rPr>
        <w:t>万円の業務受託収入が</w:t>
      </w:r>
      <w:r>
        <w:rPr>
          <w:rFonts w:eastAsia="BIZ UDPゴシック" w:ascii="BIZ UDPゴシック" w:hAnsi="BIZ UDPゴシック"/>
        </w:rPr>
        <w:t>9</w:t>
      </w:r>
      <w:r>
        <w:rPr>
          <w:rFonts w:ascii="BIZ UDPゴシック" w:hAnsi="BIZ UDPゴシック" w:eastAsia="BIZ UDPゴシック"/>
        </w:rPr>
        <w:t>か月分（</w:t>
      </w:r>
      <w:r>
        <w:rPr>
          <w:rFonts w:eastAsia="BIZ UDPゴシック" w:ascii="BIZ UDPゴシック" w:hAnsi="BIZ UDPゴシック"/>
        </w:rPr>
        <w:t>900</w:t>
      </w:r>
      <w:r>
        <w:rPr>
          <w:rFonts w:ascii="BIZ UDPゴシック" w:hAnsi="BIZ UDPゴシック" w:eastAsia="BIZ UDPゴシック"/>
        </w:rPr>
        <w:t>万円）含まれており、</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月をもって終了しているものと拝見しております。当該取引の内容と終了の経緯をご教示ください。なお当社は、これを除いた継続事業ベースで</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7</w:t>
      </w:r>
      <w:r>
        <w:rPr>
          <w:rFonts w:ascii="BIZ UDPゴシック" w:hAnsi="BIZ UDPゴシック" w:eastAsia="BIZ UDPゴシック"/>
        </w:rPr>
        <w:t>月の売上が前年同期比</w:t>
      </w:r>
      <w:r>
        <w:rPr>
          <w:rFonts w:eastAsia="BIZ UDPゴシック" w:ascii="BIZ UDPゴシック" w:hAnsi="BIZ UDPゴシック"/>
        </w:rPr>
        <w:t>6.1%</w:t>
      </w:r>
      <w:r>
        <w:rPr>
          <w:rFonts w:ascii="BIZ UDPゴシック" w:hAnsi="BIZ UDPゴシック" w:eastAsia="BIZ UDPゴシック"/>
        </w:rPr>
        <w:t>増であると理解しており、本件の評価においてはこの実勢を用いております。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⑮ </w:t>
      </w:r>
      <w:r>
        <w:rPr>
          <w:rFonts w:ascii="BIZ UDPゴシック" w:hAnsi="BIZ UDPゴシック" w:eastAsia="BIZ UDPゴシック"/>
        </w:rPr>
        <w:t>店舗家賃の期間差異：地代家賃（店舗分）が第</w:t>
      </w:r>
      <w:r>
        <w:rPr>
          <w:rFonts w:eastAsia="BIZ UDPゴシック" w:ascii="BIZ UDPゴシック" w:hAnsi="BIZ UDPゴシック"/>
        </w:rPr>
        <w:t>13</w:t>
      </w:r>
      <w:r>
        <w:rPr>
          <w:rFonts w:ascii="BIZ UDPゴシック" w:hAnsi="BIZ UDPゴシック" w:eastAsia="BIZ UDPゴシック"/>
        </w:rPr>
        <w:t>期</w:t>
      </w:r>
      <w:r>
        <w:rPr>
          <w:rFonts w:eastAsia="BIZ UDPゴシック" w:ascii="BIZ UDPゴシック" w:hAnsi="BIZ UDPゴシック"/>
        </w:rPr>
        <w:t>2,435</w:t>
      </w:r>
      <w:r>
        <w:rPr>
          <w:rFonts w:ascii="BIZ UDPゴシック" w:hAnsi="BIZ UDPゴシック" w:eastAsia="BIZ UDPゴシック"/>
        </w:rPr>
        <w:t>万円に対し第</w:t>
      </w:r>
      <w:r>
        <w:rPr>
          <w:rFonts w:eastAsia="BIZ UDPゴシック" w:ascii="BIZ UDPゴシック" w:hAnsi="BIZ UDPゴシック"/>
        </w:rPr>
        <w:t>14</w:t>
      </w:r>
      <w:r>
        <w:rPr>
          <w:rFonts w:ascii="BIZ UDPゴシック" w:hAnsi="BIZ UDPゴシック" w:eastAsia="BIZ UDPゴシック"/>
        </w:rPr>
        <w:t>期・第</w:t>
      </w:r>
      <w:r>
        <w:rPr>
          <w:rFonts w:eastAsia="BIZ UDPゴシック" w:ascii="BIZ UDPゴシック" w:hAnsi="BIZ UDPゴシック"/>
        </w:rPr>
        <w:t>15</w:t>
      </w:r>
      <w:r>
        <w:rPr>
          <w:rFonts w:ascii="BIZ UDPゴシック" w:hAnsi="BIZ UDPゴシック" w:eastAsia="BIZ UDPゴシック"/>
        </w:rPr>
        <w:t>期は</w:t>
      </w:r>
      <w:r>
        <w:rPr>
          <w:rFonts w:eastAsia="BIZ UDPゴシック" w:ascii="BIZ UDPゴシック" w:hAnsi="BIZ UDPゴシック"/>
        </w:rPr>
        <w:t>1,534</w:t>
      </w:r>
      <w:r>
        <w:rPr>
          <w:rFonts w:ascii="BIZ UDPゴシック" w:hAnsi="BIZ UDPゴシック" w:eastAsia="BIZ UDPゴシック"/>
        </w:rPr>
        <w:t>万円と、約</w:t>
      </w:r>
      <w:r>
        <w:rPr>
          <w:rFonts w:eastAsia="BIZ UDPゴシック" w:ascii="BIZ UDPゴシック" w:hAnsi="BIZ UDPゴシック"/>
        </w:rPr>
        <w:t>900</w:t>
      </w:r>
      <w:r>
        <w:rPr>
          <w:rFonts w:ascii="BIZ UDPゴシック" w:hAnsi="BIZ UDPゴシック" w:eastAsia="BIZ UDPゴシック"/>
        </w:rPr>
        <w:t>万円の差異が生じております。契約条件の変更、賃料改定または計上区分の変更の有無をご教示ください。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⑯ </w:t>
      </w:r>
      <w:r>
        <w:rPr>
          <w:rFonts w:ascii="BIZ UDPゴシック" w:hAnsi="BIZ UDPゴシック" w:eastAsia="BIZ UDPゴシック"/>
        </w:rPr>
        <w:t>勤怠記録：ご開示いただいた支給控除一覧表において、就労時間が</w:t>
      </w:r>
      <w:r>
        <w:rPr>
          <w:rFonts w:eastAsia="BIZ UDPゴシック" w:ascii="BIZ UDPゴシック" w:hAnsi="BIZ UDPゴシック"/>
        </w:rPr>
        <w:t>1</w:t>
      </w:r>
      <w:r>
        <w:rPr>
          <w:rFonts w:ascii="BIZ UDPゴシック" w:hAnsi="BIZ UDPゴシック" w:eastAsia="BIZ UDPゴシック"/>
        </w:rPr>
        <w:t>日</w:t>
      </w:r>
      <w:r>
        <w:rPr>
          <w:rFonts w:eastAsia="BIZ UDPゴシック" w:ascii="BIZ UDPゴシック" w:hAnsi="BIZ UDPゴシック"/>
        </w:rPr>
        <w:t>8</w:t>
      </w:r>
      <w:r>
        <w:rPr>
          <w:rFonts w:ascii="BIZ UDPゴシック" w:hAnsi="BIZ UDPゴシック" w:eastAsia="BIZ UDPゴシック"/>
        </w:rPr>
        <w:t>時間</w:t>
      </w:r>
      <w:r>
        <w:rPr>
          <w:rFonts w:eastAsia="BIZ UDPゴシック" w:ascii="BIZ UDPゴシック" w:hAnsi="BIZ UDPゴシック"/>
        </w:rPr>
        <w:t>×</w:t>
      </w:r>
      <w:r>
        <w:rPr>
          <w:rFonts w:ascii="BIZ UDPゴシック" w:hAnsi="BIZ UDPゴシック" w:eastAsia="BIZ UDPゴシック"/>
        </w:rPr>
        <w:t>出勤日数の定時数で記録されております。実労働時間の記録方法と、原資料（タイムカード等）の保存状況をご教示ください。本項は前記⑧と一体の論点であり、当社は現時点では是正を価額の減額要素とは考えておりません。</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11</w:t>
      </w:r>
      <w:r>
        <w:rPr>
          <w:rFonts w:ascii="BIZ UDPゴシック" w:hAnsi="BIZ UDPゴシック" w:eastAsia="BIZ UDPゴシック"/>
          <w:b/>
          <w:bCs/>
          <w:sz w:val="22"/>
          <w:szCs w:val="22"/>
        </w:rPr>
        <w:t>．今後の意思決定プロセス</w:t>
      </w:r>
    </w:p>
    <w:p>
      <w:pPr>
        <w:pStyle w:val="Normal"/>
        <w:spacing w:lineRule="auto" w:line="300" w:before="200" w:after="100"/>
        <w:rPr>
          <w:rFonts w:ascii="BIZ UDPゴシック" w:hAnsi="BIZ UDPゴシック" w:eastAsia="BIZ UDPゴシック"/>
          <w:color w:val="595959"/>
        </w:rPr>
      </w:pPr>
      <w:r>
        <w:rPr>
          <w:rFonts w:eastAsia="BIZ UDPゴシック" w:ascii="BIZ UDPゴシック" w:hAnsi="BIZ UDPゴシック"/>
          <w:b/>
          <w:bCs/>
        </w:rPr>
        <w:t xml:space="preserve">(1) </w:t>
      </w:r>
      <w:r>
        <w:rPr>
          <w:rFonts w:ascii="BIZ UDPゴシック" w:hAnsi="BIZ UDPゴシック" w:eastAsia="BIZ UDPゴシック"/>
          <w:b/>
          <w:bCs/>
        </w:rPr>
        <w:t>本書の提出までに行われた意思決定</w:t>
      </w:r>
    </w:p>
    <w:p>
      <w:pPr>
        <w:pStyle w:val="Normal"/>
        <w:spacing w:lineRule="auto" w:line="300" w:before="200" w:after="100"/>
        <w:rPr>
          <w:rFonts w:ascii="BIZ UDPゴシック" w:hAnsi="BIZ UDPゴシック" w:eastAsia="BIZ UDPゴシック"/>
          <w:b/>
          <w:bCs/>
        </w:rPr>
      </w:pPr>
      <w:r>
        <w:rPr>
          <w:rFonts w:eastAsia="BIZ UDPゴシック" w:ascii="BIZ UDPゴシック" w:hAnsi="BIZ UDPゴシック"/>
          <w:color w:val="auto"/>
        </w:rPr>
        <w:t>2026</w:t>
      </w:r>
      <w:r>
        <w:rPr>
          <w:rFonts w:ascii="BIZ UDPゴシック" w:hAnsi="BIZ UDPゴシック" w:eastAsia="BIZ UDPゴシック"/>
          <w:color w:val="auto"/>
        </w:rPr>
        <w:t>年</w:t>
      </w:r>
      <w:r>
        <w:rPr>
          <w:rFonts w:eastAsia="BIZ UDPゴシック" w:ascii="BIZ UDPゴシック" w:hAnsi="BIZ UDPゴシック"/>
          <w:color w:val="auto"/>
        </w:rPr>
        <w:t>9</w:t>
      </w:r>
      <w:r>
        <w:rPr>
          <w:rFonts w:ascii="BIZ UDPゴシック" w:hAnsi="BIZ UDPゴシック" w:eastAsia="BIZ UDPゴシック"/>
          <w:color w:val="auto"/>
        </w:rPr>
        <w:t>月</w:t>
      </w:r>
      <w:r>
        <w:rPr>
          <w:rFonts w:eastAsia="BIZ UDPゴシック" w:ascii="BIZ UDPゴシック" w:hAnsi="BIZ UDPゴシック"/>
          <w:color w:val="auto"/>
        </w:rPr>
        <w:t>29</w:t>
      </w:r>
      <w:r>
        <w:rPr>
          <w:rFonts w:ascii="BIZ UDPゴシック" w:hAnsi="BIZ UDPゴシック" w:eastAsia="BIZ UDPゴシック"/>
          <w:color w:val="auto"/>
        </w:rPr>
        <w:t>日開催の取締役会において、本件の検討および</w:t>
      </w:r>
      <w:r>
        <w:rPr>
          <w:rFonts w:eastAsia="BIZ UDPゴシック" w:ascii="BIZ UDPゴシック" w:hAnsi="BIZ UDPゴシック"/>
          <w:color w:val="auto"/>
        </w:rPr>
        <w:t>DD</w:t>
      </w:r>
      <w:r>
        <w:rPr>
          <w:rFonts w:ascii="BIZ UDPゴシック" w:hAnsi="BIZ UDPゴシック" w:eastAsia="BIZ UDPゴシック"/>
          <w:color w:val="auto"/>
        </w:rPr>
        <w:t>の実施について決議しております。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今後必要となる意思決定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DD</w:t>
      </w:r>
      <w:r>
        <w:rPr>
          <w:rFonts w:ascii="BIZ UDPゴシック" w:hAnsi="BIZ UDPゴシック" w:eastAsia="BIZ UDPゴシック"/>
        </w:rPr>
        <w:t>結果を踏まえた最終契約の締結について、当社取締役会の決議を要します（</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月中旬を予定）。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本件の資金調達に係る増資について、当社の株主総会または取締役会の決議を要します。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金融機関における与信審査および正式な承認を要します。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いずれの手続についても、本ご案内に示されたスケジュールに支障が生じないよう進行させる所存です。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12</w:t>
      </w:r>
      <w:r>
        <w:rPr>
          <w:rFonts w:ascii="BIZ UDPゴシック" w:hAnsi="BIZ UDPゴシック" w:eastAsia="BIZ UDPゴシック"/>
          <w:b/>
          <w:bCs/>
          <w:sz w:val="22"/>
          <w:szCs w:val="22"/>
        </w:rPr>
        <w:t>．当社の情報（本件取引の取組体制）</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当社の担当者</w:t>
      </w:r>
    </w:p>
    <w:tbl>
      <w:tblPr>
        <w:tblW w:w="9918"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498"/>
        <w:gridCol w:w="1330"/>
        <w:gridCol w:w="1136"/>
        <w:gridCol w:w="1983"/>
        <w:gridCol w:w="3971"/>
      </w:tblGrid>
      <w:tr>
        <w:trPr>
          <w:cantSplit w:val="true"/>
        </w:trPr>
        <w:tc>
          <w:tcPr>
            <w:tcW w:w="14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氏名</w:t>
            </w:r>
          </w:p>
        </w:tc>
        <w:tc>
          <w:tcPr>
            <w:tcW w:w="13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所属・役職</w:t>
            </w:r>
          </w:p>
        </w:tc>
        <w:tc>
          <w:tcPr>
            <w:tcW w:w="113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所在地</w:t>
            </w:r>
          </w:p>
        </w:tc>
        <w:tc>
          <w:tcPr>
            <w:tcW w:w="198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電話番号</w:t>
            </w:r>
          </w:p>
        </w:tc>
        <w:tc>
          <w:tcPr>
            <w:tcW w:w="397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E-mail</w:t>
            </w:r>
          </w:p>
        </w:tc>
      </w:tr>
      <w:tr>
        <w:trPr>
          <w:cantSplit w:val="true"/>
        </w:trPr>
        <w:tc>
          <w:tcPr>
            <w:tcW w:w="14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中野　邦人</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代表取締役</w:t>
            </w:r>
          </w:p>
        </w:tc>
        <w:tc>
          <w:tcPr>
            <w:tcW w:w="113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nakano@wine-bank.co.jp</w:t>
            </w:r>
          </w:p>
        </w:tc>
      </w:tr>
      <w:tr>
        <w:trPr>
          <w:cantSplit w:val="true"/>
        </w:trPr>
        <w:tc>
          <w:tcPr>
            <w:tcW w:w="14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疋田　一久</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取締役</w:t>
            </w:r>
          </w:p>
        </w:tc>
        <w:tc>
          <w:tcPr>
            <w:tcW w:w="113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kazuhisa-hikita@wine-bank.co.jp</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起用を予定している外部専門家</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99"/>
        <w:gridCol w:w="2600"/>
        <w:gridCol w:w="2202"/>
        <w:gridCol w:w="2198"/>
      </w:tblGrid>
      <w:tr>
        <w:trPr>
          <w:cantSplit w:val="true"/>
        </w:trPr>
        <w:tc>
          <w:tcPr>
            <w:tcW w:w="21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区分</w:t>
            </w:r>
          </w:p>
        </w:tc>
        <w:tc>
          <w:tcPr>
            <w:tcW w:w="26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事務所名</w:t>
            </w:r>
          </w:p>
        </w:tc>
        <w:tc>
          <w:tcPr>
            <w:tcW w:w="22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担当者</w:t>
            </w:r>
          </w:p>
        </w:tc>
        <w:tc>
          <w:tcPr>
            <w:tcW w:w="21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連絡先</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財務・税務</w:t>
            </w:r>
            <w:r>
              <w:rPr>
                <w:rFonts w:eastAsia="BIZ UDPゴシック" w:ascii="BIZ UDPゴシック" w:hAnsi="BIZ UDPゴシック"/>
                <w:sz w:val="19"/>
                <w:szCs w:val="19"/>
              </w:rPr>
              <w:t>DD</w:t>
            </w:r>
          </w:p>
        </w:tc>
        <w:tc>
          <w:tcPr>
            <w:tcW w:w="2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U&amp;I</w:t>
            </w:r>
            <w:r>
              <w:rPr>
                <w:rFonts w:ascii="BIZ UDPゴシック" w:hAnsi="BIZ UDPゴシック" w:eastAsia="BIZ UDPゴシック"/>
                <w:color w:val="595959"/>
                <w:sz w:val="19"/>
                <w:szCs w:val="19"/>
              </w:rPr>
              <w:t>税理士法人</w:t>
            </w:r>
          </w:p>
        </w:tc>
        <w:tc>
          <w:tcPr>
            <w:tcW w:w="22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藤村先生</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03-5575-8150</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法務</w:t>
            </w:r>
            <w:r>
              <w:rPr>
                <w:rFonts w:eastAsia="BIZ UDPゴシック" w:ascii="BIZ UDPゴシック" w:hAnsi="BIZ UDPゴシック"/>
                <w:sz w:val="19"/>
                <w:szCs w:val="19"/>
              </w:rPr>
              <w:t>DD</w:t>
            </w:r>
          </w:p>
        </w:tc>
        <w:tc>
          <w:tcPr>
            <w:tcW w:w="2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岩田合同法律事務所</w:t>
            </w:r>
          </w:p>
        </w:tc>
        <w:tc>
          <w:tcPr>
            <w:tcW w:w="22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大櫛先生</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03-3214-6228</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外部専門家につきましては、貴社アドバイザーと独立の事務所を選定しております。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13</w:t>
      </w:r>
      <w:r>
        <w:rPr>
          <w:rFonts w:ascii="BIZ UDPゴシック" w:hAnsi="BIZ UDPゴシック" w:eastAsia="BIZ UDPゴシック"/>
          <w:b/>
          <w:bCs/>
          <w:sz w:val="22"/>
          <w:szCs w:val="22"/>
        </w:rPr>
        <w:t>．その他ご提案またはご要望事項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当社の実績 ― 株式会社アピシウスの承継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月に、東京・銀座で創業</w:t>
      </w:r>
      <w:r>
        <w:rPr>
          <w:rFonts w:eastAsia="BIZ UDPゴシック" w:ascii="BIZ UDPゴシック" w:hAnsi="BIZ UDPゴシック"/>
        </w:rPr>
        <w:t>40</w:t>
      </w:r>
      <w:r>
        <w:rPr>
          <w:rFonts w:ascii="BIZ UDPゴシック" w:hAnsi="BIZ UDPゴシック" w:eastAsia="BIZ UDPゴシック"/>
        </w:rPr>
        <w:t>年を超えるグランメゾンを運営する株式会社アピシウスを取得いたしました。同社は</w:t>
      </w:r>
      <w:r>
        <w:rPr>
          <w:rFonts w:eastAsia="BIZ UDPゴシック" w:ascii="BIZ UDPゴシック" w:hAnsi="BIZ UDPゴシック"/>
        </w:rPr>
        <w:t>39</w:t>
      </w:r>
      <w:r>
        <w:rPr>
          <w:rFonts w:ascii="BIZ UDPゴシック" w:hAnsi="BIZ UDPゴシック" w:eastAsia="BIZ UDPゴシック"/>
        </w:rPr>
        <w:t>年間にわたり赤字が続き、</w:t>
      </w:r>
      <w:r>
        <w:rPr>
          <w:rFonts w:eastAsia="BIZ UDPゴシック" w:ascii="BIZ UDPゴシック" w:hAnsi="BIZ UDPゴシック"/>
        </w:rPr>
        <w:t>40</w:t>
      </w:r>
      <w:r>
        <w:rPr>
          <w:rFonts w:ascii="BIZ UDPゴシック" w:hAnsi="BIZ UDPゴシック" w:eastAsia="BIZ UDPゴシック"/>
        </w:rPr>
        <w:t>年目にようやく黒字化したという状況にございました。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取得から</w:t>
      </w:r>
      <w:r>
        <w:rPr>
          <w:rFonts w:eastAsia="BIZ UDPゴシック" w:ascii="BIZ UDPゴシック" w:hAnsi="BIZ UDPゴシック"/>
        </w:rPr>
        <w:t>2</w:t>
      </w:r>
      <w:r>
        <w:rPr>
          <w:rFonts w:ascii="BIZ UDPゴシック" w:hAnsi="BIZ UDPゴシック" w:eastAsia="BIZ UDPゴシック"/>
        </w:rPr>
        <w:t>年が経過した現在、同社の状況は次のとおりです。</w:t>
      </w:r>
    </w:p>
    <w:tbl>
      <w:tblPr>
        <w:tblW w:w="10485"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96"/>
        <w:gridCol w:w="8788"/>
      </w:tblGrid>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30%</w:t>
            </w:r>
            <w:r>
              <w:rPr>
                <w:rFonts w:ascii="BIZ UDPゴシック" w:hAnsi="BIZ UDPゴシック" w:eastAsia="BIZ UDPゴシック"/>
                <w:sz w:val="20"/>
                <w:szCs w:val="20"/>
              </w:rPr>
              <w:t>増</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2.5</w:t>
            </w:r>
            <w:r>
              <w:rPr>
                <w:rFonts w:ascii="BIZ UDPゴシック" w:hAnsi="BIZ UDPゴシック" w:eastAsia="BIZ UDPゴシック"/>
                <w:sz w:val="20"/>
                <w:szCs w:val="20"/>
              </w:rPr>
              <w:t>倍超</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幹部メンバー</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全員が継続して勤務。経営陣の入替えは行っておりません。</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労働環境</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サービス残業を撤廃。</w:t>
            </w:r>
            <w:r>
              <w:rPr>
                <w:rFonts w:eastAsia="BIZ UDPゴシック" w:ascii="BIZ UDPゴシック" w:hAnsi="BIZ UDPゴシック"/>
                <w:sz w:val="20"/>
                <w:szCs w:val="20"/>
              </w:rPr>
              <w:t>12</w:t>
            </w:r>
            <w:r>
              <w:rPr>
                <w:rFonts w:ascii="BIZ UDPゴシック" w:hAnsi="BIZ UDPゴシック" w:eastAsia="BIZ UDPゴシック"/>
                <w:sz w:val="20"/>
                <w:szCs w:val="20"/>
              </w:rPr>
              <w:t>月の繁忙期を除き、残業そのものが発生しない体制を構築いたしました。</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店舗</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店内の一部改装・修繕を実施。業態および客層は変更しておりません。</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当社がこの実績を通じて申し上げたいのは、収益改善の手法ではございません。「グランメゾンは、引き継いでも継続可能」ということです。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従業員の皆様に対して、当社はこの実績をもってご説明申し上げることができ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対象会社は既に高い収益性を実現されており、当社が申し上げているのは再建ではございません。必要なのは適切な承継であり、当社は、グランメゾンを実際に承継した経験を有する買主として本件に臨んで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労務に関するご説明</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w:t>
      </w:r>
      <w:r>
        <w:rPr>
          <w:rFonts w:eastAsia="BIZ UDPゴシック" w:ascii="BIZ UDPゴシック" w:hAnsi="BIZ UDPゴシック"/>
        </w:rPr>
        <w:t>36</w:t>
      </w:r>
      <w:r>
        <w:rPr>
          <w:rFonts w:ascii="BIZ UDPゴシック" w:hAnsi="BIZ UDPゴシック" w:eastAsia="BIZ UDPゴシック"/>
        </w:rPr>
        <w:t>協定の運用面で確認を要する事項がある旨、および出退勤の記録が手書きで管理されている旨のご説明を拝見いたしました。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当社は、株式会社アピシウスの承継に際して、常態化していたサービス残業を撤廃し、勤怠管理を整備した実績を有しております。飲食業における労務管理の実務を、当社は現に経験しております。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そのうえで、ご開示いただいた賃金台帳（</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月・全社計）および正社員賃金規程を拝見し、次のとおり理解しております。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・固定残業手当の年額は</w:t>
      </w:r>
      <w:r>
        <w:rPr>
          <w:rFonts w:eastAsia="BIZ UDPゴシック" w:ascii="BIZ UDPゴシック" w:hAnsi="BIZ UDPゴシック"/>
        </w:rPr>
        <w:t>1,234</w:t>
      </w:r>
      <w:r>
        <w:rPr>
          <w:rFonts w:ascii="BIZ UDPゴシック" w:hAnsi="BIZ UDPゴシック" w:eastAsia="BIZ UDPゴシック"/>
        </w:rPr>
        <w:t>万円である一方、同期間の時間外労働は全社で</w:t>
      </w:r>
      <w:r>
        <w:rPr>
          <w:rFonts w:eastAsia="BIZ UDPゴシック" w:ascii="BIZ UDPゴシック" w:hAnsi="BIZ UDPゴシック"/>
        </w:rPr>
        <w:t>417</w:t>
      </w:r>
      <w:r>
        <w:rPr>
          <w:rFonts w:ascii="BIZ UDPゴシック" w:hAnsi="BIZ UDPゴシック" w:eastAsia="BIZ UDPゴシック"/>
        </w:rPr>
        <w:t>時間です。</w:t>
      </w:r>
      <w:r>
        <w:rPr>
          <w:rFonts w:eastAsia="BIZ UDPゴシック" w:ascii="BIZ UDPゴシック" w:hAnsi="BIZ UDPゴシック"/>
        </w:rPr>
        <w:t>1</w:t>
      </w:r>
      <w:r>
        <w:rPr>
          <w:rFonts w:ascii="BIZ UDPゴシック" w:hAnsi="BIZ UDPゴシック" w:eastAsia="BIZ UDPゴシック"/>
        </w:rPr>
        <w:t>人あたりに引き直すと月</w:t>
      </w:r>
      <w:r>
        <w:rPr>
          <w:rFonts w:eastAsia="BIZ UDPゴシック" w:ascii="BIZ UDPゴシック" w:hAnsi="BIZ UDPゴシック"/>
        </w:rPr>
        <w:t>1.7</w:t>
      </w:r>
      <w:r>
        <w:rPr>
          <w:rFonts w:ascii="BIZ UDPゴシック" w:hAnsi="BIZ UDPゴシック" w:eastAsia="BIZ UDPゴシック"/>
        </w:rPr>
        <w:t>時間であり、固定残業手当が実際の時間外労働を大きく上回っています。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日あたりの就労時間は</w:t>
      </w:r>
      <w:r>
        <w:rPr>
          <w:rFonts w:eastAsia="BIZ UDPゴシック" w:ascii="BIZ UDPゴシック" w:hAnsi="BIZ UDPゴシック"/>
        </w:rPr>
        <w:t>7.97</w:t>
      </w:r>
      <w:r>
        <w:rPr>
          <w:rFonts w:ascii="BIZ UDPゴシック" w:hAnsi="BIZ UDPゴシック" w:eastAsia="BIZ UDPゴシック"/>
        </w:rPr>
        <w:t>時間、</w:t>
      </w:r>
      <w:r>
        <w:rPr>
          <w:rFonts w:eastAsia="BIZ UDPゴシック" w:ascii="BIZ UDPゴシック" w:hAnsi="BIZ UDPゴシック"/>
        </w:rPr>
        <w:t>1</w:t>
      </w:r>
      <w:r>
        <w:rPr>
          <w:rFonts w:ascii="BIZ UDPゴシック" w:hAnsi="BIZ UDPゴシック" w:eastAsia="BIZ UDPゴシック"/>
        </w:rPr>
        <w:t>人あたりの年間出勤日数は</w:t>
      </w:r>
      <w:r>
        <w:rPr>
          <w:rFonts w:eastAsia="BIZ UDPゴシック" w:ascii="BIZ UDPゴシック" w:hAnsi="BIZ UDPゴシック"/>
        </w:rPr>
        <w:t>194</w:t>
      </w:r>
      <w:r>
        <w:rPr>
          <w:rFonts w:ascii="BIZ UDPゴシック" w:hAnsi="BIZ UDPゴシック" w:eastAsia="BIZ UDPゴシック"/>
        </w:rPr>
        <w:t>日です。高価格帯のフランス料理店として、極めて良好な水準です。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・正社員賃金規程第</w:t>
      </w:r>
      <w:r>
        <w:rPr>
          <w:rFonts w:eastAsia="BIZ UDPゴシック" w:ascii="BIZ UDPゴシック" w:hAnsi="BIZ UDPゴシック"/>
        </w:rPr>
        <w:t>9</w:t>
      </w:r>
      <w:r>
        <w:rPr>
          <w:rFonts w:ascii="BIZ UDPゴシック" w:hAnsi="BIZ UDPゴシック" w:eastAsia="BIZ UDPゴシック"/>
        </w:rPr>
        <w:t>条には、固定残業時間を超過した場合に差額を支払う旨（第</w:t>
      </w:r>
      <w:r>
        <w:rPr>
          <w:rFonts w:eastAsia="BIZ UDPゴシック" w:ascii="BIZ UDPゴシック" w:hAnsi="BIZ UDPゴシック"/>
        </w:rPr>
        <w:t>4</w:t>
      </w:r>
      <w:r>
        <w:rPr>
          <w:rFonts w:ascii="BIZ UDPゴシック" w:hAnsi="BIZ UDPゴシック" w:eastAsia="BIZ UDPゴシック"/>
        </w:rPr>
        <w:t>項）および固定残業に含まれる時間外は</w:t>
      </w:r>
      <w:r>
        <w:rPr>
          <w:rFonts w:eastAsia="BIZ UDPゴシック" w:ascii="BIZ UDPゴシック" w:hAnsi="BIZ UDPゴシック"/>
        </w:rPr>
        <w:t>45</w:t>
      </w:r>
      <w:r>
        <w:rPr>
          <w:rFonts w:ascii="BIZ UDPゴシック" w:hAnsi="BIZ UDPゴシック" w:eastAsia="BIZ UDPゴシック"/>
        </w:rPr>
        <w:t>時間以内とする旨（第</w:t>
      </w:r>
      <w:r>
        <w:rPr>
          <w:rFonts w:eastAsia="BIZ UDPゴシック" w:ascii="BIZ UDPゴシック" w:hAnsi="BIZ UDPゴシック"/>
        </w:rPr>
        <w:t>5</w:t>
      </w:r>
      <w:r>
        <w:rPr>
          <w:rFonts w:ascii="BIZ UDPゴシック" w:hAnsi="BIZ UDPゴシック" w:eastAsia="BIZ UDPゴシック"/>
        </w:rPr>
        <w:t>項）が明記されており、固定残業手当の設計は適正であると理解しております。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仮に、個別の労働契約書における固定残業時間数の記載が不十分であるなどの理由により、固定残業手当の全部が無効と判断された場合であっても、既払額を充当しない前提で試算した未払残業代は年</w:t>
      </w:r>
      <w:r>
        <w:rPr>
          <w:rFonts w:eastAsia="BIZ UDPゴシック" w:ascii="BIZ UDPゴシック" w:hAnsi="BIZ UDPゴシック"/>
        </w:rPr>
        <w:t>80</w:t>
      </w:r>
      <w:r>
        <w:rPr>
          <w:rFonts w:ascii="BIZ UDPゴシック" w:hAnsi="BIZ UDPゴシック" w:eastAsia="BIZ UDPゴシック"/>
        </w:rPr>
        <w:t>万円程度、</w:t>
      </w:r>
      <w:r>
        <w:rPr>
          <w:rFonts w:eastAsia="BIZ UDPゴシック" w:ascii="BIZ UDPゴシック" w:hAnsi="BIZ UDPゴシック"/>
        </w:rPr>
        <w:t>3</w:t>
      </w:r>
      <w:r>
        <w:rPr>
          <w:rFonts w:ascii="BIZ UDPゴシック" w:hAnsi="BIZ UDPゴシック" w:eastAsia="BIZ UDPゴシック"/>
        </w:rPr>
        <w:t>年遡及で</w:t>
      </w:r>
      <w:r>
        <w:rPr>
          <w:rFonts w:eastAsia="BIZ UDPゴシック" w:ascii="BIZ UDPゴシック" w:hAnsi="BIZ UDPゴシック"/>
        </w:rPr>
        <w:t>240</w:t>
      </w:r>
      <w:r>
        <w:rPr>
          <w:rFonts w:ascii="BIZ UDPゴシック" w:hAnsi="BIZ UDPゴシック" w:eastAsia="BIZ UDPゴシック"/>
        </w:rPr>
        <w:t>万円程度にとどまります。譲受価額に対する影響は</w:t>
      </w:r>
      <w:r>
        <w:rPr>
          <w:rFonts w:eastAsia="BIZ UDPゴシック" w:ascii="BIZ UDPゴシック" w:hAnsi="BIZ UDPゴシック"/>
        </w:rPr>
        <w:t>0.1%</w:t>
      </w:r>
      <w:r>
        <w:rPr>
          <w:rFonts w:ascii="BIZ UDPゴシック" w:hAnsi="BIZ UDPゴシック" w:eastAsia="BIZ UDPゴシック"/>
        </w:rPr>
        <w:t>未満です。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w:t>
      </w:r>
      <w:r>
        <w:rPr>
          <w:rFonts w:eastAsia="BIZ UDPゴシック" w:ascii="BIZ UDPゴシック" w:hAnsi="BIZ UDPゴシック"/>
        </w:rPr>
        <w:t>DD</w:t>
      </w:r>
      <w:r>
        <w:rPr>
          <w:rFonts w:ascii="BIZ UDPゴシック" w:hAnsi="BIZ UDPゴシック" w:eastAsia="BIZ UDPゴシック"/>
        </w:rPr>
        <w:t>において確認のうえ、是正を要する事項が判明した場合には、当社の負担と責任において整備いたします。現時点で把握している範囲においては、当該事項をもって譲受価額の減額を求めることは想定しておりません。従業員の皆様の待遇を切り下げる形での是正も行いません。</w:t>
      </w:r>
    </w:p>
    <w:p>
      <w:pPr>
        <w:pStyle w:val="Normal"/>
        <w:spacing w:lineRule="auto" w:line="300" w:before="0" w:after="160"/>
        <w:rPr>
          <w:rFonts w:ascii="BIZ UDPゴシック" w:hAnsi="BIZ UDPゴシック" w:eastAsia="BIZ UDPゴシック"/>
        </w:rPr>
      </w:pPr>
      <w:r>
        <w:rPr>
          <w:rFonts w:eastAsia="BIZ UDPゴシック" w:ascii="BIZ UDPゴシック" w:hAnsi="BIZ UDPゴシック"/>
        </w:rPr>
        <w:t>36</w:t>
      </w:r>
      <w:r>
        <w:rPr>
          <w:rFonts w:ascii="BIZ UDPゴシック" w:hAnsi="BIZ UDPゴシック" w:eastAsia="BIZ UDPゴシック"/>
        </w:rPr>
        <w:t>協定の運用および勤怠記録の方法につきましては、労働時間の適正な把握という観点から整備の余地があるものと拝察いたしますが、これは対象会社の価値を損なう事象ではなく、承継後に当社が担うべき実務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当社をご選定いただきたい理由</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本件における最大の論点は、価格もさることながら後継であると当社は考えております。面談において、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方が現時点ではいらっしゃらないこと、リーダーには料理の技術とは異なる能力が必要であること、選択肢を多く持ったうえで最も能力の高い方を選びたいとお考えであることを伺い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は、当社のほかにも候補となる方々がいらっしゃると伺っております。投資を本業とする資本は、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w:t>
      </w:r>
      <w:r>
        <w:rPr>
          <w:rFonts w:eastAsia="BIZ UDPゴシック" w:ascii="BIZ UDPゴシック" w:hAnsi="BIZ UDPゴシック"/>
        </w:rPr>
        <w:t>20</w:t>
      </w:r>
      <w:r>
        <w:rPr>
          <w:rFonts w:ascii="BIZ UDPゴシック" w:hAnsi="BIZ UDPゴシック" w:eastAsia="BIZ UDPゴシック"/>
        </w:rPr>
        <w:t>年をかけて築かれたものは、期限を切って磨き上げるものでも、規模によって広げるものでもないと、当社は考えております。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これは、価格の多寡によって解決される性質の課題ではございません。必要なのは、</w:t>
      </w:r>
      <w:r>
        <w:rPr>
          <w:rFonts w:eastAsia="BIZ UDPゴシック" w:ascii="BIZ UDPゴシック" w:hAnsi="BIZ UDPゴシック"/>
        </w:rPr>
        <w:t>3</w:t>
      </w:r>
      <w:r>
        <w:rPr>
          <w:rFonts w:ascii="BIZ UDPゴシック" w:hAnsi="BIZ UDPゴシック" w:eastAsia="BIZ UDPゴシック"/>
        </w:rPr>
        <w:t>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あわせて、当社はワインを本業とする事業者として、対象会社が</w:t>
      </w:r>
      <w:r>
        <w:rPr>
          <w:rFonts w:eastAsia="BIZ UDPゴシック" w:ascii="BIZ UDPゴシック" w:hAnsi="BIZ UDPゴシック"/>
        </w:rPr>
        <w:t>19</w:t>
      </w:r>
      <w:r>
        <w:rPr>
          <w:rFonts w:ascii="BIZ UDPゴシック" w:hAnsi="BIZ UDPゴシック" w:eastAsia="BIZ UDPゴシック"/>
        </w:rPr>
        <w:t>年をかけて築いてこられた仕入先との関係の価値を正しく理解しております。これを損なうことなく維持し、必要に応じて補完する立場にあります。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ご要望事項</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に関し、本書</w:t>
      </w:r>
      <w:r>
        <w:rPr>
          <w:rFonts w:eastAsia="BIZ UDPゴシック" w:ascii="BIZ UDPゴシック" w:hAnsi="BIZ UDPゴシック"/>
        </w:rPr>
        <w:t>8</w:t>
      </w:r>
      <w:r>
        <w:rPr>
          <w:rFonts w:ascii="BIZ UDPゴシック" w:hAnsi="BIZ UDPゴシック" w:eastAsia="BIZ UDPゴシック"/>
        </w:rPr>
        <w:t>項に記載のとおり、資金調達に係る協議についての書面によるご承諾を賜りたくお願い申し上げます。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DD</w:t>
      </w:r>
      <w:r>
        <w:rPr>
          <w:rFonts w:ascii="BIZ UDPゴシック" w:hAnsi="BIZ UDPゴシック" w:eastAsia="BIZ UDPゴシック"/>
        </w:rPr>
        <w:t>の過程において、主要仕入先との取引条件、店舗賃貸借契約、および誘致案件に関する資料をご開示いただきたく存じます。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に記載の事前協議の枠組みにつき、ご了解を賜りたくお願い申し上げます。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当社が</w:t>
      </w:r>
      <w:r>
        <w:rPr>
          <w:rFonts w:eastAsia="BIZ UDPゴシック" w:ascii="BIZ UDPゴシック" w:hAnsi="BIZ UDPゴシック"/>
        </w:rPr>
        <w:t>DD</w:t>
      </w:r>
      <w:r>
        <w:rPr>
          <w:rFonts w:ascii="BIZ UDPゴシック" w:hAnsi="BIZ UDPゴシック" w:eastAsia="BIZ UDPゴシック"/>
        </w:rPr>
        <w:t>に進む場合には、一定期間の独占交渉権を賜りたくお願い申し上げます。当社の検討体制および費用負担に鑑み、ご高配を賜れますと幸いです。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本書の位置づけ</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本書は、本ご案内Ⅰに定めるとおり法的拘束力を有しません。本書に記載した内容は、本書提出時点において当社が入手可能な情報および</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日の面談において賜ったご説明に基づく現時点の意向であり、</w:t>
      </w:r>
      <w:r>
        <w:rPr>
          <w:rFonts w:eastAsia="BIZ UDPゴシック" w:ascii="BIZ UDPゴシック" w:hAnsi="BIZ UDPゴシック"/>
        </w:rPr>
        <w:t>DD</w:t>
      </w:r>
      <w:r>
        <w:rPr>
          <w:rFonts w:ascii="BIZ UDPゴシック" w:hAnsi="BIZ UDPゴシック" w:eastAsia="BIZ UDPゴシック"/>
        </w:rPr>
        <w:t>の結果および当社の社内手続を経て変更される可能性がございます。もっとも、当社は合理的な理由なく本書の内容を一方的に撤回することはいたしません。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また、本書に記載した運営方針、成長施策およびその時期は、現時点での当社の構想をお示ししたものです。具体的な内容は、岸田様と協議のうえ、最終契約およびその後の運営の中で決定させていただきます。</w:t>
      </w:r>
    </w:p>
    <w:p>
      <w:pPr>
        <w:pStyle w:val="Normal"/>
        <w:spacing w:lineRule="auto" w:line="300" w:before="0" w:after="200"/>
        <w:rPr>
          <w:rFonts w:ascii="BIZ UDPゴシック" w:hAnsi="BIZ UDPゴシック" w:eastAsia="BIZ UDPゴシック"/>
        </w:rPr>
      </w:pPr>
      <w:r>
        <w:rPr>
          <w:rFonts w:ascii="BIZ UDPゴシック" w:hAnsi="BIZ UDPゴシック" w:eastAsia="BIZ UDPゴシック"/>
        </w:rPr>
        <w:t>末筆ながら、岸田様におかれましては、面談の場で事業の詳細から人材育成のお考えに至るまで、率直にご説明を賜りましたことに、改めて御礼申し上げます。当社は、対象会社が次の</w:t>
      </w:r>
      <w:r>
        <w:rPr>
          <w:rFonts w:eastAsia="BIZ UDPゴシック" w:ascii="BIZ UDPゴシック" w:hAnsi="BIZ UDPゴシック"/>
        </w:rPr>
        <w:t>20</w:t>
      </w:r>
      <w:r>
        <w:rPr>
          <w:rFonts w:ascii="BIZ UDPゴシック" w:hAnsi="BIZ UDPゴシック" w:eastAsia="BIZ UDPゴシック"/>
        </w:rPr>
        <w:t>年も日本の頂点にあり続けることを願い、本件に臨んでおります。何卒ご検討のほど、よろしくお願い申し上げます。</w:t>
      </w:r>
    </w:p>
    <w:p>
      <w:pPr>
        <w:pStyle w:val="Normal"/>
        <w:keepNext w:val="true"/>
        <w:spacing w:lineRule="auto" w:line="300" w:before="0" w:after="160"/>
        <w:jc w:val="right"/>
        <w:rPr>
          <w:rFonts w:ascii="BIZ UDPゴシック" w:hAnsi="BIZ UDPゴシック" w:eastAsia="BIZ UDPゴシック"/>
        </w:rPr>
      </w:pPr>
      <w:r>
        <w:rPr>
          <w:rFonts w:ascii="BIZ UDPゴシック" w:hAnsi="BIZ UDPゴシック" w:eastAsia="BIZ UDPゴシック"/>
        </w:rPr>
        <w:t>以　上</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1</w:t>
      </w:r>
      <w:r>
        <w:rPr>
          <w:rFonts w:ascii="BIZ UDPゴシック" w:hAnsi="BIZ UDPゴシック" w:eastAsia="BIZ UDPゴシック"/>
          <w:sz w:val="20"/>
          <w:szCs w:val="20"/>
        </w:rPr>
        <w:t>　会社案内（株式会社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／株式会社アピシウスの承継実績を含む）</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　貸借対照表及び損益計算書（抜粋）（株式会社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月期／参考：株式会社アピシウス・</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sectPr>
      <w:footerReference w:type="even" r:id="rId2"/>
      <w:footerReference w:type="default" r:id="rId3"/>
      <w:footerReference w:type="first" r:id="rId4"/>
      <w:type w:val="nextPage"/>
      <w:pgSz w:w="11906" w:h="16838"/>
      <w:pgMar w:left="1276" w:right="1276" w:gutter="0" w:header="0" w:top="1418" w:footer="708" w:bottom="1418"/>
      <w:pgNumType w:fmt="decimal"/>
      <w:formProt w:val="false"/>
      <w:textDirection w:val="lrTb"/>
      <w:docGrid w:type="default" w:linePitch="360" w:charSpace="1208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29T04:56:34Z" w:initials="CL">
    <w:p w14:paraId="2EE89749" w14:textId="77777777">
      <w:r>
        <w:rPr>
          <w:rStyle w:val="CommentReference"/>
        </w:rPr>
        <w:annotationRef/>
      </w:r>
      <w:r>
        <w:rPr>
          <w:color w:val="000000"/>
          <w:sz w:val="20"/>
          <w:szCs w:val="20"/>
        </w:rPr>
        <w:t xml:space="preserve">礒田様のメール（9/29）のとおり、岸田様は役職にこだわりがなく「詳細は今後のプロセスで決定」で問題ないとのことです。代表取締役の継続・退任の両ケースを示したうえで、当社から名前を出す派遣はアピシウス管掌取締役のみとし、その他は協議としました。</w:t>
      </w:r>
    </w:p>
  </w:comment>
  <w:comment w:id="1" w:author="Claude" w:date="2026-09-29T04:56:34Z" w:initials="CL">
    <w:p w14:paraId="6734CFF0" w14:textId="77777777">
      <w:r>
        <w:rPr>
          <w:rStyle w:val="CommentReference"/>
        </w:rPr>
        <w:annotationRef/>
      </w:r>
      <w:r>
        <w:rPr>
          <w:color w:val="000000"/>
          <w:sz w:val="20"/>
          <w:szCs w:val="20"/>
        </w:rPr>
        <w:t xml:space="preserve">売主は9/28の回答⑦で「借入金は株式価値の算定やクロージング時の精算項目として調整する方法を想定」としています。「現金精算が前提条件」のままだと売主の想定とぶつかるため、どちらの方法も受け入れる形にしました。6項(1)の算定式（ネットキャッシュ＝現預金＋役員貸付金の精算額）とは整合しています。譲受後に貸付金が残らないことは引き続き前提条件で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E89749" w15:done="0"/>
  <w15:commentEx w15:paraId="6734CF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28E8EF7" w16cex:dateUtc="2026-09-29T04:56:34Z"/>
  <w16cex:commentExtensible w16cex:durableId="0145C264" w16cex:dateUtc="2026-09-29T04:56:3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E89749" w16cid:durableId="128E8EF7"/>
  <w16cid:commentId w16cid:paraId="6734CFF0" w16cid:durableId="0145C264"/>
</w16cid:commentsId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1"/>
    <w:family w:val="roman"/>
    <w:pitch w:val="variable"/>
  </w:font>
  <w:font w:name="Liberation Sans">
    <w:altName w:val="Arial"/>
    <w:charset w:val="01"/>
    <w:family w:val="roman"/>
    <w:pitch w:val="variable"/>
  </w:font>
  <w:font w:name="BIZ UDPゴシック">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settings.xml><?xml version="1.0" encoding="utf-8"?>
<w:settings xmlns:w="http://schemas.openxmlformats.org/wordprocessingml/2006/main">
  <w:zoom w:percent="100"/>
  <w:trackRevisions/>
  <w:defaultTabStop w:val="84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Times New Roman"/>
        <w:color w:val="000000"/>
        <w:sz w:val="21"/>
        <w:szCs w:val="21"/>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Heading1">
    <w:name w:val="Heading 1"/>
    <w:uiPriority w:val="9"/>
    <w:qFormat/>
    <w:pPr>
      <w:widowControl/>
      <w:suppressAutoHyphens w:val="true"/>
      <w:bidi w:val="0"/>
      <w:spacing w:before="0" w:after="0"/>
      <w:jc w:val="left"/>
      <w:outlineLvl w:val="0"/>
    </w:pPr>
    <w:rPr>
      <w:rFonts w:ascii="Century" w:hAnsi="Century" w:eastAsia="ＭＳ 明朝" w:cs="Times New Roman"/>
      <w:color w:val="2E74B5"/>
      <w:kern w:val="0"/>
      <w:sz w:val="32"/>
      <w:szCs w:val="32"/>
      <w:lang w:val="en-US" w:eastAsia="ja-JP" w:bidi="ar-SA"/>
    </w:rPr>
  </w:style>
  <w:style w:type="paragraph" w:styleId="Heading2">
    <w:name w:val="Heading 2"/>
    <w:uiPriority w:val="9"/>
    <w:semiHidden/>
    <w:unhideWhenUsed/>
    <w:qFormat/>
    <w:pPr>
      <w:widowControl/>
      <w:suppressAutoHyphens w:val="true"/>
      <w:bidi w:val="0"/>
      <w:spacing w:before="0" w:after="0"/>
      <w:jc w:val="left"/>
      <w:outlineLvl w:val="1"/>
    </w:pPr>
    <w:rPr>
      <w:rFonts w:ascii="Century" w:hAnsi="Century" w:eastAsia="ＭＳ 明朝" w:cs="Times New Roman"/>
      <w:color w:val="2E74B5"/>
      <w:kern w:val="0"/>
      <w:sz w:val="26"/>
      <w:szCs w:val="26"/>
      <w:lang w:val="en-US" w:eastAsia="ja-JP" w:bidi="ar-SA"/>
    </w:rPr>
  </w:style>
  <w:style w:type="paragraph" w:styleId="Heading3">
    <w:name w:val="Heading 3"/>
    <w:uiPriority w:val="9"/>
    <w:semiHidden/>
    <w:unhideWhenUsed/>
    <w:qFormat/>
    <w:pPr>
      <w:widowControl/>
      <w:suppressAutoHyphens w:val="true"/>
      <w:bidi w:val="0"/>
      <w:spacing w:before="0" w:after="0"/>
      <w:jc w:val="left"/>
      <w:outlineLvl w:val="2"/>
    </w:pPr>
    <w:rPr>
      <w:rFonts w:ascii="Century" w:hAnsi="Century" w:eastAsia="ＭＳ 明朝" w:cs="Times New Roman"/>
      <w:color w:val="1F4D78"/>
      <w:kern w:val="0"/>
      <w:sz w:val="24"/>
      <w:szCs w:val="24"/>
      <w:lang w:val="en-US" w:eastAsia="ja-JP" w:bidi="ar-SA"/>
    </w:rPr>
  </w:style>
  <w:style w:type="paragraph" w:styleId="Heading4">
    <w:name w:val="Heading 4"/>
    <w:uiPriority w:val="9"/>
    <w:semiHidden/>
    <w:unhideWhenUsed/>
    <w:qFormat/>
    <w:pPr>
      <w:widowControl/>
      <w:suppressAutoHyphens w:val="true"/>
      <w:bidi w:val="0"/>
      <w:spacing w:before="0" w:after="0"/>
      <w:jc w:val="left"/>
      <w:outlineLvl w:val="3"/>
    </w:pPr>
    <w:rPr>
      <w:rFonts w:ascii="Century" w:hAnsi="Century" w:eastAsia="ＭＳ 明朝" w:cs="Times New Roman"/>
      <w:i/>
      <w:iCs/>
      <w:color w:val="2E74B5"/>
      <w:kern w:val="0"/>
      <w:sz w:val="21"/>
      <w:szCs w:val="21"/>
      <w:lang w:val="en-US" w:eastAsia="ja-JP" w:bidi="ar-SA"/>
    </w:rPr>
  </w:style>
  <w:style w:type="paragraph" w:styleId="Heading5">
    <w:name w:val="Heading 5"/>
    <w:uiPriority w:val="9"/>
    <w:semiHidden/>
    <w:unhideWhenUsed/>
    <w:qFormat/>
    <w:pPr>
      <w:widowControl/>
      <w:suppressAutoHyphens w:val="true"/>
      <w:bidi w:val="0"/>
      <w:spacing w:before="0" w:after="0"/>
      <w:jc w:val="left"/>
      <w:outlineLvl w:val="4"/>
    </w:pPr>
    <w:rPr>
      <w:rFonts w:ascii="Century" w:hAnsi="Century" w:eastAsia="ＭＳ 明朝" w:cs="Times New Roman"/>
      <w:color w:val="2E74B5"/>
      <w:kern w:val="0"/>
      <w:sz w:val="21"/>
      <w:szCs w:val="21"/>
      <w:lang w:val="en-US" w:eastAsia="ja-JP" w:bidi="ar-SA"/>
    </w:rPr>
  </w:style>
  <w:style w:type="paragraph" w:styleId="Heading6">
    <w:name w:val="Heading 6"/>
    <w:uiPriority w:val="9"/>
    <w:semiHidden/>
    <w:unhideWhenUsed/>
    <w:qFormat/>
    <w:pPr>
      <w:widowControl/>
      <w:suppressAutoHyphens w:val="true"/>
      <w:bidi w:val="0"/>
      <w:spacing w:before="0" w:after="0"/>
      <w:jc w:val="left"/>
      <w:outlineLvl w:val="5"/>
    </w:pPr>
    <w:rPr>
      <w:rFonts w:ascii="Century" w:hAnsi="Century" w:eastAsia="ＭＳ 明朝" w:cs="Times New Roman"/>
      <w:color w:val="1F4D78"/>
      <w:kern w:val="0"/>
      <w:sz w:val="21"/>
      <w:szCs w:val="21"/>
      <w:lang w:val="en-US"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脚注文字列 (文字)"/>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文末脚注文字列 (文字)"/>
    <w:link w:val="EndnoteText"/>
    <w:uiPriority w:val="99"/>
    <w:semiHidden/>
    <w:unhideWhenUsed/>
    <w:qFormat/>
    <w:rPr>
      <w:sz w:val="20"/>
      <w:szCs w:val="20"/>
    </w:rPr>
  </w:style>
  <w:style w:type="character" w:styleId="Style10" w:customStyle="1">
    <w:name w:val="コメント文字列 (文字)"/>
    <w:basedOn w:val="DefaultParagraphFont"/>
    <w:link w:val="AnnotationText"/>
    <w:uiPriority w:val="99"/>
    <w:semiHidden/>
    <w:qFormat/>
    <w:rPr/>
  </w:style>
  <w:style w:type="character" w:styleId="annotationreference">
    <w:name w:val="annotation reference"/>
    <w:basedOn w:val="DefaultParagraphFont"/>
    <w:uiPriority w:val="99"/>
    <w:semiHidden/>
    <w:unhideWhenUsed/>
    <w:qFormat/>
    <w:rPr>
      <w:sz w:val="18"/>
      <w:szCs w:val="18"/>
    </w:rPr>
  </w:style>
  <w:style w:type="character" w:styleId="LineNumber">
    <w:name w:val="Line Number"/>
    <w:rPr/>
  </w:style>
  <w:style w:type="character" w:styleId="Style11" w:customStyle="1">
    <w:name w:val="ヘッダー (文字)"/>
    <w:basedOn w:val="DefaultParagraphFont"/>
    <w:link w:val="Header"/>
    <w:uiPriority w:val="99"/>
    <w:qFormat/>
    <w:rsid w:val="00d819bc"/>
    <w:rPr/>
  </w:style>
  <w:style w:type="paragraph" w:styleId="Heading" w:customStyle="1">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uiPriority w:val="10"/>
    <w:qFormat/>
    <w:pPr>
      <w:widowControl/>
      <w:suppressAutoHyphens w:val="true"/>
      <w:bidi w:val="0"/>
      <w:spacing w:before="0" w:after="0"/>
      <w:jc w:val="left"/>
    </w:pPr>
    <w:rPr>
      <w:rFonts w:ascii="Century" w:hAnsi="Century" w:eastAsia="ＭＳ 明朝" w:cs="Times New Roman"/>
      <w:color w:val="000000"/>
      <w:kern w:val="0"/>
      <w:sz w:val="56"/>
      <w:szCs w:val="56"/>
      <w:lang w:val="en-US" w:eastAsia="ja-JP" w:bidi="ar-SA"/>
    </w:rPr>
  </w:style>
  <w:style w:type="paragraph" w:styleId="1" w:customStyle="1">
    <w:name w:val="強調太字1"/>
    <w:qFormat/>
    <w:pPr>
      <w:widowControl/>
      <w:suppressAutoHyphens w:val="true"/>
      <w:bidi w:val="0"/>
      <w:spacing w:before="0" w:after="0"/>
      <w:jc w:val="left"/>
    </w:pPr>
    <w:rPr>
      <w:rFonts w:ascii="Century" w:hAnsi="Century" w:eastAsia="ＭＳ 明朝" w:cs="Times New Roman"/>
      <w:b/>
      <w:bCs/>
      <w:color w:val="000000"/>
      <w:kern w:val="0"/>
      <w:sz w:val="21"/>
      <w:szCs w:val="21"/>
      <w:lang w:val="en-US" w:eastAsia="ja-JP" w:bidi="ar-SA"/>
    </w:rPr>
  </w:style>
  <w:style w:type="paragraph" w:styleId="ListParagraph">
    <w:name w:val="List Paragraph"/>
    <w:qFormat/>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FootnoteText">
    <w:name w:val="Footnote Text"/>
    <w:link w:val="Style8"/>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EndnoteText">
    <w:name w:val="Endnote Text"/>
    <w:link w:val="Style9"/>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Revision">
    <w:name w:val="Revision"/>
    <w:uiPriority w:val="99"/>
    <w:semiHidden/>
    <w:qFormat/>
    <w:rsid w:val="004b49d9"/>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AnnotationText">
    <w:name w:val="Annotation Text"/>
    <w:basedOn w:val="Normal"/>
    <w:link w:val="Style10"/>
    <w:uiPriority w:val="99"/>
    <w:semiHidden/>
    <w:unhideWhenUsed/>
    <w:pPr/>
    <w:rPr/>
  </w:style>
  <w:style w:type="paragraph" w:styleId="HeaderandFooter" w:customStyle="1">
    <w:name w:val="Header and Footer"/>
    <w:basedOn w:val="Normal"/>
    <w:qFormat/>
    <w:pPr/>
    <w:rPr/>
  </w:style>
  <w:style w:type="paragraph" w:styleId="Footer">
    <w:name w:val="Footer"/>
    <w:basedOn w:val="HeaderandFooter"/>
    <w:pPr/>
    <w:rPr/>
  </w:style>
  <w:style w:type="paragraph" w:styleId="Header">
    <w:name w:val="Header"/>
    <w:basedOn w:val="Normal"/>
    <w:link w:val="Style11"/>
    <w:uiPriority w:val="99"/>
    <w:unhideWhenUsed/>
    <w:rsid w:val="00d819bc"/>
    <w:pPr>
      <w:tabs>
        <w:tab w:val="clear" w:pos="840"/>
        <w:tab w:val="center" w:pos="4252" w:leader="none"/>
        <w:tab w:val="right" w:pos="8504"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 Id="rId8" Type="http://schemas.openxmlformats.org/officeDocument/2006/relationships/comments" Target="comments.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17</Pages>
  <Words>4701</Words>
  <Characters>4975</Characters>
  <CharactersWithSpaces>5018</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2026-09-29T02:01:00Z</dcterms:created>
  <dc:creator>Un-named</dc:creator>
  <dc:description/>
  <dc:language>en-US</dc:language>
  <cp:lastModifiedBy/>
  <dcterms:modified xsi:type="dcterms:W3CDTF">2026-09-29T02:15:25Z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