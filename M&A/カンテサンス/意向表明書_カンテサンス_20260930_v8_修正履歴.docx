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2"/>
        <w:gridCol w:w="5072"/>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当社が経営管理を担い、株式会社アピシウスを管掌する役員が運営を支援（代表取締役の体制は</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のとおり協議）</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経営体制は、岸田様のご意向を最優先に、協議のうえ決定させていただきたいと考えております。現時点では、次のとおり想定しております。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岸田様が代表取締役の継続をご希望される場合には、岸田様と当社代表取締役 中野邦人による共同代表の体制をご提案いたします。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岸田様が代表取締役の退任をご希望される場合には、中野邦人が代表取締役に就任し、岸田様には料理とブランドの責任者としてご在任いただく体制を想定しております。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いずれの場合も、当社からは運営面の支援のため、株式会社アピシウスを管掌する取締役の派遣を想定しております。その他の役員構成は、協議のうえ決定いたします。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7"/>
        <w:gridCol w:w="7302"/>
      </w:tblGrid>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方法、または株式価値の算定において調整する方法のいずれかにより、クロージング時点で精算されることを前提としております。具体的な方法は、協議のうえ決定させていただきま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del w:id="50001" w:author="Claude" w:date="2026-09-30T02:00:00Z">
              <w:r>
                <w:rPr>
                  <w:rFonts w:eastAsia="BIZ UDPゴシック" w:ascii="BIZ UDPゴシック" w:hAnsi="BIZ UDPゴシック"/>
                  <w:b/>
                  <w:bCs/>
                  <w:sz w:val="20"/>
                  <w:szCs w:val="20"/>
                </w:rPr>
                <w:delText xml:space="preserve">51</w:delText>
              </w:r>
            </w:del>
            <w:del w:id="50002" w:author="Claude" w:date="2026-09-30T02:00:00Z">
              <w:r>
                <w:rPr>
                  <w:rFonts w:ascii="BIZ UDPゴシック" w:hAnsi="BIZ UDPゴシック" w:eastAsia="BIZ UDPゴシック"/>
                  <w:b/>
                  <w:bCs/>
                  <w:sz w:val="20"/>
                  <w:szCs w:val="20"/>
                </w:rPr>
                <w:delText xml:space="preserve">億</w:delText>
              </w:r>
            </w:del>
            <w:del w:id="50003" w:author="Claude" w:date="2026-09-30T02:00:00Z">
              <w:r>
                <w:rPr>
                  <w:rFonts w:eastAsia="BIZ UDPゴシック" w:ascii="BIZ UDPゴシック" w:hAnsi="BIZ UDPゴシック"/>
                  <w:b/>
                  <w:bCs/>
                  <w:sz w:val="20"/>
                  <w:szCs w:val="20"/>
                </w:rPr>
                <w:delText xml:space="preserve">3,000</w:delText>
              </w:r>
            </w:del>
            <w:del w:id="50004" w:author="Claude" w:date="2026-09-30T02:00:00Z">
              <w:r>
                <w:rPr>
                  <w:rFonts w:ascii="BIZ UDPゴシック" w:hAnsi="BIZ UDPゴシック" w:eastAsia="BIZ UDPゴシック"/>
                  <w:b/>
                  <w:bCs/>
                  <w:sz w:val="20"/>
                  <w:szCs w:val="20"/>
                </w:rPr>
                <w:delText xml:space="preserve">万円</w:delText>
              </w:r>
            </w:del>
            <w:ins w:id="50005" w:author="Claude" w:date="2026-09-30T02:00:00Z">
              <w:r>
                <w:rPr>
                  <w:rFonts w:eastAsia="BIZ UDPゴシック" w:ascii="BIZ UDPゴシック" w:hAnsi="BIZ UDPゴシック"/>
                  <w:b/>
                  <w:bCs/>
                  <w:sz w:val="20"/>
                  <w:szCs w:val="20"/>
                </w:rPr>
                <w:t xml:space="preserve">50億0,000万円</w:t>
              </w:r>
            </w:ins>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del w:id="50006" w:author="Claude" w:date="2026-09-30T02:00:00Z">
              <w:r>
                <w:rPr>
                  <w:rFonts w:eastAsia="BIZ UDPゴシック" w:ascii="BIZ UDPゴシック" w:hAnsi="BIZ UDPゴシック"/>
                  <w:b/>
                  <w:bCs/>
                </w:rPr>
                <w:delText xml:space="preserve">28</w:delText>
              </w:r>
            </w:del>
            <w:del w:id="50007" w:author="Claude" w:date="2026-09-30T02:00:00Z">
              <w:r>
                <w:rPr>
                  <w:rFonts w:ascii="BIZ UDPゴシック" w:hAnsi="BIZ UDPゴシック" w:eastAsia="BIZ UDPゴシック"/>
                  <w:b/>
                  <w:bCs/>
                </w:rPr>
                <w:delText xml:space="preserve">億</w:delText>
              </w:r>
            </w:del>
            <w:del w:id="50008" w:author="Claude" w:date="2026-09-30T02:00:00Z">
              <w:r>
                <w:rPr>
                  <w:rFonts w:eastAsia="BIZ UDPゴシック" w:ascii="BIZ UDPゴシック" w:hAnsi="BIZ UDPゴシック"/>
                  <w:b/>
                  <w:bCs/>
                </w:rPr>
                <w:delText xml:space="preserve">9,000</w:delText>
              </w:r>
            </w:del>
            <w:del w:id="50009" w:author="Claude" w:date="2026-09-30T02:00:00Z">
              <w:r>
                <w:rPr>
                  <w:rFonts w:ascii="BIZ UDPゴシック" w:hAnsi="BIZ UDPゴシック" w:eastAsia="BIZ UDPゴシック"/>
                  <w:b/>
                  <w:bCs/>
                </w:rPr>
                <w:delText xml:space="preserve">万円</w:delText>
              </w:r>
            </w:del>
            <w:ins w:id="50010" w:author="Claude" w:date="2026-09-30T02:00:00Z">
              <w:r>
                <w:rPr>
                  <w:rFonts w:eastAsia="BIZ UDPゴシック" w:ascii="BIZ UDPゴシック" w:hAnsi="BIZ UDPゴシック"/>
                  <w:b/>
                  <w:bCs/>
                </w:rPr>
                <w:t xml:space="preserve">27億8,000万円</w:t>
              </w:r>
            </w:ins>
            <w:r>
              <w:rPr>
                <w:rFonts w:ascii="BIZ UDPゴシック" w:hAnsi="BIZ UDPゴシック" w:eastAsia="BIZ UDPゴシック"/>
                <w:b/>
                <w:bCs/>
              </w:rPr>
              <w:t xml:space="preserve">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del w:id="50011" w:author="Claude" w:date="2026-09-30T02:00:00Z">
        <w:r>
          <w:rPr>
            <w:rFonts w:eastAsia="BIZ UDPゴシック" w:ascii="BIZ UDPゴシック" w:hAnsi="BIZ UDPゴシック"/>
          </w:rPr>
          <w:delText xml:space="preserve">51</w:delText>
        </w:r>
      </w:del>
      <w:del w:id="50012" w:author="Claude" w:date="2026-09-30T02:00:00Z">
        <w:r>
          <w:rPr>
            <w:rFonts w:ascii="BIZ UDPゴシック" w:hAnsi="BIZ UDPゴシック" w:eastAsia="BIZ UDPゴシック"/>
          </w:rPr>
          <w:delText xml:space="preserve">億</w:delText>
        </w:r>
      </w:del>
      <w:del w:id="50013" w:author="Claude" w:date="2026-09-30T02:00:00Z">
        <w:r>
          <w:rPr>
            <w:rFonts w:eastAsia="BIZ UDPゴシック" w:ascii="BIZ UDPゴシック" w:hAnsi="BIZ UDPゴシック"/>
          </w:rPr>
          <w:delText xml:space="preserve">3,000</w:delText>
        </w:r>
      </w:del>
      <w:del w:id="50014" w:author="Claude" w:date="2026-09-30T02:00:00Z">
        <w:r>
          <w:rPr>
            <w:rFonts w:ascii="BIZ UDPゴシック" w:hAnsi="BIZ UDPゴシック" w:eastAsia="BIZ UDPゴシック"/>
          </w:rPr>
          <w:delText xml:space="preserve">万円</w:delText>
        </w:r>
      </w:del>
      <w:ins w:id="50015"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 xml:space="preserve">万円であり、株式価値は</w:t>
      </w:r>
      <w:del w:id="50016" w:author="Claude" w:date="2026-09-30T02:00:00Z">
        <w:r>
          <w:rPr>
            <w:rFonts w:ascii="BIZ UDPゴシック" w:hAnsi="BIZ UDPゴシック" w:eastAsia="BIZ UDPゴシック"/>
          </w:rPr>
          <w:delText xml:space="preserve">約</w:delText>
        </w:r>
      </w:del>
      <w:del w:id="50017" w:author="Claude" w:date="2026-09-30T02:00:00Z">
        <w:r>
          <w:rPr>
            <w:rFonts w:eastAsia="BIZ UDPゴシック" w:ascii="BIZ UDPゴシック" w:hAnsi="BIZ UDPゴシック"/>
          </w:rPr>
          <w:delText xml:space="preserve">51</w:delText>
        </w:r>
      </w:del>
      <w:del w:id="50018" w:author="Claude" w:date="2026-09-30T02:00:00Z">
        <w:r>
          <w:rPr>
            <w:rFonts w:ascii="BIZ UDPゴシック" w:hAnsi="BIZ UDPゴシック" w:eastAsia="BIZ UDPゴシック"/>
          </w:rPr>
          <w:delText xml:space="preserve">億</w:delText>
        </w:r>
      </w:del>
      <w:del w:id="50019" w:author="Claude" w:date="2026-09-30T02:00:00Z">
        <w:r>
          <w:rPr>
            <w:rFonts w:eastAsia="BIZ UDPゴシック" w:ascii="BIZ UDPゴシック" w:hAnsi="BIZ UDPゴシック"/>
          </w:rPr>
          <w:delText xml:space="preserve">3,000</w:delText>
        </w:r>
      </w:del>
      <w:del w:id="50020" w:author="Claude" w:date="2026-09-30T02:00:00Z">
        <w:r>
          <w:rPr>
            <w:rFonts w:ascii="BIZ UDPゴシック" w:hAnsi="BIZ UDPゴシック" w:eastAsia="BIZ UDPゴシック"/>
          </w:rPr>
          <w:delText xml:space="preserve">万円</w:delText>
        </w:r>
      </w:del>
      <w:ins w:id="50021" w:author="Claude" w:date="2026-09-30T02:00:00Z">
        <w:r>
          <w:rPr>
            <w:rFonts w:ascii="BIZ UDPゴシック" w:hAnsi="BIZ UDPゴシック" w:eastAsia="BIZ UDPゴシック"/>
          </w:rPr>
          <w:t xml:space="preserve">約50億2,000万円</w:t>
        </w:r>
      </w:ins>
      <w:r>
        <w:rPr>
          <w:rFonts w:ascii="BIZ UDPゴシック" w:hAnsi="BIZ UDPゴシック" w:eastAsia="BIZ UDPゴシック"/>
        </w:rPr>
        <w:t xml:space="preserve">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del w:id="50022" w:author="Claude" w:date="2026-09-30T02:00:00Z">
        <w:r>
          <w:rPr>
            <w:rFonts w:eastAsia="BIZ UDPゴシック" w:ascii="BIZ UDPゴシック" w:hAnsi="BIZ UDPゴシック"/>
          </w:rPr>
          <w:delText xml:space="preserve">51</w:delText>
        </w:r>
      </w:del>
      <w:del w:id="50023" w:author="Claude" w:date="2026-09-30T02:00:00Z">
        <w:r>
          <w:rPr>
            <w:rFonts w:ascii="BIZ UDPゴシック" w:hAnsi="BIZ UDPゴシック" w:eastAsia="BIZ UDPゴシック"/>
          </w:rPr>
          <w:delText xml:space="preserve">億</w:delText>
        </w:r>
      </w:del>
      <w:del w:id="50024" w:author="Claude" w:date="2026-09-30T02:00:00Z">
        <w:r>
          <w:rPr>
            <w:rFonts w:eastAsia="BIZ UDPゴシック" w:ascii="BIZ UDPゴシック" w:hAnsi="BIZ UDPゴシック"/>
          </w:rPr>
          <w:delText xml:space="preserve">3,000</w:delText>
        </w:r>
      </w:del>
      <w:del w:id="50025" w:author="Claude" w:date="2026-09-30T02:00:00Z">
        <w:r>
          <w:rPr>
            <w:rFonts w:ascii="BIZ UDPゴシック" w:hAnsi="BIZ UDPゴシック" w:eastAsia="BIZ UDPゴシック"/>
          </w:rPr>
          <w:delText xml:space="preserve">万円</w:delText>
        </w:r>
      </w:del>
      <w:ins w:id="50026"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del w:id="50027" w:author="Claude" w:date="2026-09-30T02:00:00Z">
        <w:r>
          <w:rPr>
            <w:rFonts w:eastAsia="BIZ UDPゴシック" w:ascii="BIZ UDPゴシック" w:hAnsi="BIZ UDPゴシック"/>
          </w:rPr>
          <w:delText xml:space="preserve">3</w:delText>
        </w:r>
      </w:del>
      <w:del w:id="50028" w:author="Claude" w:date="2026-09-30T02:00:00Z">
        <w:r>
          <w:rPr>
            <w:rFonts w:ascii="BIZ UDPゴシック" w:hAnsi="BIZ UDPゴシック" w:eastAsia="BIZ UDPゴシック"/>
          </w:rPr>
          <w:delText xml:space="preserve">億</w:delText>
        </w:r>
      </w:del>
      <w:del w:id="50029" w:author="Claude" w:date="2026-09-30T02:00:00Z">
        <w:r>
          <w:rPr>
            <w:rFonts w:eastAsia="BIZ UDPゴシック" w:ascii="BIZ UDPゴシック" w:hAnsi="BIZ UDPゴシック"/>
          </w:rPr>
          <w:delText xml:space="preserve">7,000</w:delText>
        </w:r>
      </w:del>
      <w:del w:id="50030" w:author="Claude" w:date="2026-09-30T02:00:00Z">
        <w:r>
          <w:rPr>
            <w:rFonts w:ascii="BIZ UDPゴシック" w:hAnsi="BIZ UDPゴシック" w:eastAsia="BIZ UDPゴシック"/>
          </w:rPr>
          <w:delText xml:space="preserve">万円</w:delText>
        </w:r>
      </w:del>
      <w:ins w:id="50031" w:author="Claude" w:date="2026-09-30T02:00:00Z">
        <w:r>
          <w:rPr>
            <w:rFonts w:eastAsia="BIZ UDPゴシック" w:ascii="BIZ UDPゴシック" w:hAnsi="BIZ UDPゴシック"/>
          </w:rPr>
          <w:t xml:space="preserve">5億円</w:t>
        </w:r>
      </w:ins>
      <w:r>
        <w:rPr>
          <w:rFonts w:ascii="BIZ UDPゴシック" w:hAnsi="BIZ UDPゴシック" w:eastAsia="BIZ UDPゴシック"/>
        </w:rPr>
        <w:t xml:space="preserve">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del w:id="50032" w:author="Claude" w:date="2026-09-30T02:00:00Z">
        <w:r>
          <w:rPr>
            <w:rFonts w:eastAsia="BIZ UDPゴシック" w:ascii="BIZ UDPゴシック" w:hAnsi="BIZ UDPゴシック"/>
          </w:rPr>
          <w:delText xml:space="preserve">51</w:delText>
        </w:r>
      </w:del>
      <w:del w:id="50033" w:author="Claude" w:date="2026-09-30T02:00:00Z">
        <w:r>
          <w:rPr>
            <w:rFonts w:ascii="BIZ UDPゴシック" w:hAnsi="BIZ UDPゴシック" w:eastAsia="BIZ UDPゴシック"/>
          </w:rPr>
          <w:delText xml:space="preserve">億</w:delText>
        </w:r>
      </w:del>
      <w:del w:id="50034" w:author="Claude" w:date="2026-09-30T02:00:00Z">
        <w:r>
          <w:rPr>
            <w:rFonts w:eastAsia="BIZ UDPゴシック" w:ascii="BIZ UDPゴシック" w:hAnsi="BIZ UDPゴシック"/>
          </w:rPr>
          <w:delText xml:space="preserve">3,000</w:delText>
        </w:r>
      </w:del>
      <w:del w:id="50035" w:author="Claude" w:date="2026-09-30T02:00:00Z">
        <w:r>
          <w:rPr>
            <w:rFonts w:ascii="BIZ UDPゴシック" w:hAnsi="BIZ UDPゴシック" w:eastAsia="BIZ UDPゴシック"/>
          </w:rPr>
          <w:delText xml:space="preserve">万円</w:delText>
        </w:r>
      </w:del>
      <w:ins w:id="50036"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役員貸付金は、クロージング時点で精算されることを前提といたします（現金による精算、または株式価値の算定上の調整。方法は協議のうえ決定）。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・役員貸付金がクロージング時点で精算されること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del w:id="50037" w:author="Claude" w:date="2026-09-30T02:00:00Z">
        <w:r>
          <w:rPr>
            <w:rFonts w:eastAsia="BIZ UDPゴシック" w:ascii="BIZ UDPゴシック" w:hAnsi="BIZ UDPゴシック"/>
          </w:rPr>
          <w:delText xml:space="preserve">51</w:delText>
        </w:r>
      </w:del>
      <w:del w:id="50038" w:author="Claude" w:date="2026-09-30T02:00:00Z">
        <w:r>
          <w:rPr>
            <w:rFonts w:ascii="BIZ UDPゴシック" w:hAnsi="BIZ UDPゴシック" w:eastAsia="BIZ UDPゴシック"/>
          </w:rPr>
          <w:delText xml:space="preserve">億</w:delText>
        </w:r>
      </w:del>
      <w:del w:id="50039" w:author="Claude" w:date="2026-09-30T02:00:00Z">
        <w:r>
          <w:rPr>
            <w:rFonts w:eastAsia="BIZ UDPゴシック" w:ascii="BIZ UDPゴシック" w:hAnsi="BIZ UDPゴシック"/>
          </w:rPr>
          <w:delText xml:space="preserve">3,000</w:delText>
        </w:r>
      </w:del>
      <w:del w:id="50040" w:author="Claude" w:date="2026-09-30T02:00:00Z">
        <w:r>
          <w:rPr>
            <w:rFonts w:ascii="BIZ UDPゴシック" w:hAnsi="BIZ UDPゴシック" w:eastAsia="BIZ UDPゴシック"/>
          </w:rPr>
          <w:delText xml:space="preserve">万円</w:delText>
        </w:r>
      </w:del>
      <w:ins w:id="50041"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del w:id="50042" w:author="Claude" w:date="2026-09-30T02:00:00Z">
              <w:r>
                <w:rPr>
                  <w:rFonts w:eastAsia="BIZ UDPゴシック" w:ascii="BIZ UDPゴシック" w:hAnsi="BIZ UDPゴシック"/>
                  <w:sz w:val="20"/>
                  <w:szCs w:val="20"/>
                </w:rPr>
                <w:delText xml:space="preserve">3</w:delText>
              </w:r>
            </w:del>
            <w:del w:id="50043" w:author="Claude" w:date="2026-09-30T02:00:00Z">
              <w:r>
                <w:rPr>
                  <w:rFonts w:ascii="BIZ UDPゴシック" w:hAnsi="BIZ UDPゴシック" w:eastAsia="BIZ UDPゴシック"/>
                  <w:sz w:val="20"/>
                  <w:szCs w:val="20"/>
                </w:rPr>
                <w:delText xml:space="preserve">億</w:delText>
              </w:r>
            </w:del>
            <w:del w:id="50044" w:author="Claude" w:date="2026-09-30T02:00:00Z">
              <w:r>
                <w:rPr>
                  <w:rFonts w:eastAsia="BIZ UDPゴシック" w:ascii="BIZ UDPゴシック" w:hAnsi="BIZ UDPゴシック"/>
                  <w:sz w:val="20"/>
                  <w:szCs w:val="20"/>
                </w:rPr>
                <w:delText xml:space="preserve">7,000</w:delText>
              </w:r>
            </w:del>
            <w:del w:id="50045" w:author="Claude" w:date="2026-09-30T02:00:00Z">
              <w:r>
                <w:rPr>
                  <w:rFonts w:ascii="BIZ UDPゴシック" w:hAnsi="BIZ UDPゴシック" w:eastAsia="BIZ UDPゴシック"/>
                  <w:sz w:val="20"/>
                  <w:szCs w:val="20"/>
                </w:rPr>
                <w:delText xml:space="preserve">万円</w:delText>
              </w:r>
            </w:del>
            <w:ins w:id="50046" w:author="Claude" w:date="2026-09-30T02:00:00Z">
              <w:r>
                <w:rPr>
                  <w:rFonts w:eastAsia="BIZ UDPゴシック" w:ascii="BIZ UDPゴシック" w:hAnsi="BIZ UDPゴシック"/>
                  <w:sz w:val="20"/>
                  <w:szCs w:val="20"/>
                </w:rPr>
                <w:t xml:space="preserve">5億円</w:t>
              </w:r>
            </w:ins>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役員貸付金がクロージング時点で全額精算されること（精算の方法は協議のうえ決定）。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7"/>
        <w:gridCol w:w="5563"/>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7"/>
        <w:gridCol w:w="1330"/>
        <w:gridCol w:w="1137"/>
        <w:gridCol w:w="1982"/>
        <w:gridCol w:w="3972"/>
      </w:tblGrid>
      <w:tr>
        <w:trPr>
          <w:cantSplit w:val="true"/>
        </w:trPr>
        <w:tc>
          <w:tcPr>
            <w:tcW w:w="1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8"/>
        <w:gridCol w:w="2601"/>
        <w:gridCol w:w="2203"/>
        <w:gridCol w:w="2197"/>
      </w:tblGrid>
      <w:tr>
        <w:trPr>
          <w:cantSplit w:val="true"/>
        </w:trPr>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187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2026-09-29T04:58:58Z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