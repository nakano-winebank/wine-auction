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6958" w14:textId="77777777" w:rsidR="00297036" w:rsidRPr="004B49D9" w:rsidRDefault="006948C1">
      <w:pPr>
        <w:spacing w:after="240" w:line="300" w:lineRule="auto"/>
        <w:jc w:val="right"/>
        <w:rPr>
          <w:rFonts w:ascii="BIZ UDPゴシック" w:eastAsia="BIZ UDPゴシック" w:hAnsi="BIZ UDPゴシック"/>
        </w:rPr>
      </w:pPr>
      <w:r>
        <w:rPr>
          <w:rFonts w:ascii="BIZ UDPゴシック" w:eastAsia="BIZ UDPゴシック" w:hAnsi="BIZ UDPゴシック"/>
        </w:rPr>
        <w:t>2026年9月30日</w:t>
      </w:r>
    </w:p>
    <w:p w14:paraId="549D2CC9" w14:textId="77777777" w:rsidR="00297036" w:rsidRPr="004B49D9" w:rsidRDefault="006948C1">
      <w:pPr>
        <w:spacing w:after="60" w:line="300" w:lineRule="auto"/>
        <w:rPr>
          <w:rFonts w:ascii="BIZ UDPゴシック" w:eastAsia="BIZ UDPゴシック" w:hAnsi="BIZ UDPゴシック"/>
        </w:rPr>
      </w:pPr>
      <w:r>
        <w:rPr>
          <w:rFonts w:ascii="BIZ UDPゴシック" w:eastAsia="BIZ UDPゴシック" w:hAnsi="BIZ UDPゴシック"/>
          <w:sz w:val="22"/>
          <w:szCs w:val="22"/>
        </w:rPr>
        <w:t>株式会社プティ・ボノム　御中</w:t>
      </w:r>
    </w:p>
    <w:p w14:paraId="2CCBF05D" w14:textId="77777777" w:rsidR="00297036" w:rsidRPr="004B49D9" w:rsidRDefault="006948C1">
      <w:pPr>
        <w:spacing w:after="400" w:line="300" w:lineRule="auto"/>
        <w:rPr>
          <w:rFonts w:ascii="BIZ UDPゴシック" w:eastAsia="BIZ UDPゴシック" w:hAnsi="BIZ UDPゴシック"/>
        </w:rPr>
      </w:pPr>
      <w:r>
        <w:rPr>
          <w:rFonts w:ascii="BIZ UDPゴシック" w:eastAsia="BIZ UDPゴシック" w:hAnsi="BIZ UDPゴシック"/>
          <w:sz w:val="22"/>
          <w:szCs w:val="22"/>
        </w:rPr>
        <w:t>デロイトトーマツベンチャーサポート株式会社　御中</w:t>
      </w:r>
    </w:p>
    <w:p w14:paraId="26D0F55B" w14:textId="77777777" w:rsidR="00297036" w:rsidRPr="004B49D9" w:rsidRDefault="006948C1">
      <w:pPr>
        <w:spacing w:after="80" w:line="400" w:lineRule="auto"/>
        <w:jc w:val="center"/>
        <w:rPr>
          <w:rFonts w:ascii="BIZ UDPゴシック" w:eastAsia="BIZ UDPゴシック" w:hAnsi="BIZ UDPゴシック"/>
        </w:rPr>
      </w:pPr>
      <w:r>
        <w:rPr>
          <w:rFonts w:ascii="BIZ UDPゴシック" w:eastAsia="BIZ UDPゴシック" w:hAnsi="BIZ UDPゴシック"/>
          <w:b/>
          <w:bCs/>
          <w:sz w:val="32"/>
          <w:szCs w:val="32"/>
        </w:rPr>
        <w:t>意　向　表　明　書</w:t>
      </w:r>
    </w:p>
    <w:p w14:paraId="3961682B" w14:textId="322B2EDE" w:rsidR="00297036" w:rsidRPr="004B49D9" w:rsidDel="00655B0E" w:rsidRDefault="006948C1">
      <w:pPr>
        <w:spacing w:after="400" w:line="300" w:lineRule="auto"/>
        <w:jc w:val="center"/>
        <w:rPr>
          <w:del w:id="0" w:author="Kunihito Nakano" w:date="2026-09-27T21:34:00Z" w16du:dateUtc="2026-09-27T12:34:00Z"/>
          <w:rFonts w:ascii="BIZ UDPゴシック" w:eastAsia="BIZ UDPゴシック" w:hAnsi="BIZ UDPゴシック"/>
        </w:rPr>
      </w:pPr>
      <w:del w:id="1" w:author="Kunihito Nakano" w:date="2026-09-27T21:34:00Z" w16du:dateUtc="2026-09-27T12:34:00Z">
        <w:r>
          <w:rPr>
            <w:rFonts w:ascii="BIZ UDPゴシック" w:eastAsia="BIZ UDPゴシック" w:hAnsi="BIZ UDPゴシック"/>
            <w:color w:val="595959"/>
            <w:sz w:val="19"/>
            <w:szCs w:val="19"/>
          </w:rPr>
          <w:delText>（法的拘束力を有しないもの）</w:delText>
        </w:r>
      </w:del>
    </w:p>
    <w:p w14:paraId="3C161823" w14:textId="77777777" w:rsidR="004B49D9" w:rsidRDefault="006948C1">
      <w:pPr>
        <w:spacing w:after="40" w:line="30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 xml:space="preserve">東京都港区六本木4-12-8　</w:t>
      </w:r>
    </w:p>
    <w:p w14:paraId="68E617BB" w14:textId="23923C0A" w:rsidR="00297036" w:rsidRPr="004B49D9" w:rsidRDefault="006948C1">
      <w:pPr>
        <w:spacing w:after="40" w:line="300" w:lineRule="auto"/>
        <w:jc w:val="right"/>
        <w:rPr>
          <w:rFonts w:ascii="BIZ UDPゴシック" w:eastAsia="BIZ UDPゴシック" w:hAnsi="BIZ UDPゴシック"/>
        </w:rPr>
      </w:pPr>
      <w:r>
        <w:rPr>
          <w:rFonts w:ascii="BIZ UDPゴシック" w:eastAsia="BIZ UDPゴシック" w:hAnsi="BIZ UDPゴシック"/>
          <w:sz w:val="20"/>
          <w:szCs w:val="20"/>
        </w:rPr>
        <w:t>第六DMJビル2階</w:t>
      </w:r>
    </w:p>
    <w:p w14:paraId="5E29402A" w14:textId="77777777" w:rsidR="00297036" w:rsidRPr="004B49D9" w:rsidRDefault="006948C1">
      <w:pPr>
        <w:spacing w:after="40" w:line="300" w:lineRule="auto"/>
        <w:jc w:val="right"/>
        <w:rPr>
          <w:rFonts w:ascii="BIZ UDPゴシック" w:eastAsia="BIZ UDPゴシック" w:hAnsi="BIZ UDPゴシック"/>
        </w:rPr>
      </w:pPr>
      <w:r>
        <w:rPr>
          <w:rFonts w:ascii="BIZ UDPゴシック" w:eastAsia="BIZ UDPゴシック" w:hAnsi="BIZ UDPゴシック"/>
          <w:sz w:val="22"/>
          <w:szCs w:val="22"/>
        </w:rPr>
        <w:t>株式会社WineBank</w:t>
      </w:r>
    </w:p>
    <w:p w14:paraId="6F8F864A" w14:textId="2AF21166" w:rsidR="00297036" w:rsidRPr="004B49D9" w:rsidRDefault="006948C1">
      <w:pPr>
        <w:spacing w:after="400" w:line="300" w:lineRule="auto"/>
        <w:jc w:val="right"/>
        <w:rPr>
          <w:rFonts w:ascii="BIZ UDPゴシック" w:eastAsia="BIZ UDPゴシック" w:hAnsi="BIZ UDPゴシック"/>
        </w:rPr>
      </w:pPr>
      <w:r>
        <w:rPr>
          <w:rFonts w:ascii="BIZ UDPゴシック" w:eastAsia="BIZ UDPゴシック" w:hAnsi="BIZ UDPゴシック"/>
        </w:rPr>
        <w:t>代表取締役　中野　邦人</w:t>
      </w:r>
    </w:p>
    <w:p w14:paraId="701FA876"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拝啓　時下ますますご清栄のこととお慶び申し上げます。平素は格別のご高配を賜り、厚く御礼申し上げます。</w:t>
      </w:r>
    </w:p>
    <w:p w14:paraId="098EA025"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このたびは、株式会社プティ・ボノム（以下「対象会社」といいます。）の株式譲渡に関する検討の機会を賜り、また2026年9月22日には岸田周三様との面談の機会を頂戴し、誠にありがとうございました。当社は、2026年8月付「意向表明書ご提出に関するご案内」（以下「本ご案内」といいます。）の内容をすべて了承したうえで、本件取引（以下「本件」といいます。）への参加を強く希望し、本書を提出いたします。</w:t>
      </w:r>
    </w:p>
    <w:p w14:paraId="3FA266D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書は、本ご案内Ⅰに定めるとおり法的拘束力を有するものではなく、最終的な意思決定はデュー・ディリジェンス（以下「DD」といいます。）の結果および当社の社内手続を経て行われるものであることを、念のため申し添えます。</w:t>
      </w:r>
    </w:p>
    <w:p w14:paraId="5450E155" w14:textId="77777777" w:rsidR="00297036" w:rsidRPr="004B49D9" w:rsidRDefault="006948C1">
      <w:pPr>
        <w:spacing w:after="200" w:line="300" w:lineRule="auto"/>
        <w:jc w:val="right"/>
        <w:rPr>
          <w:rFonts w:ascii="BIZ UDPゴシック" w:eastAsia="BIZ UDPゴシック" w:hAnsi="BIZ UDPゴシック"/>
        </w:rPr>
      </w:pPr>
      <w:r>
        <w:rPr>
          <w:rFonts w:ascii="BIZ UDPゴシック" w:eastAsia="BIZ UDPゴシック" w:hAnsi="BIZ UDPゴシック"/>
        </w:rPr>
        <w:t>敬具</w:t>
      </w:r>
    </w:p>
    <w:p w14:paraId="3DE16ACC"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1．当社概要</w:t>
      </w:r>
    </w:p>
    <w:tbl>
      <w:tblPr>
        <w:tblW w:w="102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Change w:id="2" w:author="Kunihito Nakano" w:date="2026-09-27T22:00:00Z" w16du:dateUtc="2026-09-27T13:00:00Z">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PrChange>
      </w:tblPr>
      <w:tblGrid>
        <w:gridCol w:w="1900"/>
        <w:gridCol w:w="8301"/>
        <w:tblGridChange w:id="3">
          <w:tblGrid>
            <w:gridCol w:w="1900"/>
            <w:gridCol w:w="7300"/>
            <w:gridCol w:w="1001"/>
          </w:tblGrid>
        </w:tblGridChange>
      </w:tblGrid>
      <w:tr w:rsidR="00297036" w:rsidRPr="004B49D9" w14:paraId="2D741CA6" w14:textId="77777777" w:rsidTr="00E57132">
        <w:trPr>
          <w:cantSplit/>
          <w:trPrChange w:id="4" w:author="Kunihito Nakano" w:date="2026-09-27T22:00:00Z" w16du:dateUtc="2026-09-27T13:00:00Z">
            <w:trPr>
              <w:gridAfter w:val="0"/>
              <w:cantSplit/>
            </w:trPr>
          </w:trPrChange>
        </w:trPr>
        <w:tc>
          <w:tcPr>
            <w:tcW w:w="1900" w:type="dxa"/>
            <w:tcMar>
              <w:top w:w="70" w:type="dxa"/>
              <w:left w:w="110" w:type="dxa"/>
              <w:bottom w:w="70" w:type="dxa"/>
              <w:right w:w="110" w:type="dxa"/>
            </w:tcMar>
            <w:tcPrChange w:id="5" w:author="Kunihito Nakano" w:date="2026-09-27T22:00:00Z" w16du:dateUtc="2026-09-27T13:00:00Z">
              <w:tcPr>
                <w:tcW w:w="1900" w:type="dxa"/>
                <w:tcMar>
                  <w:top w:w="70" w:type="dxa"/>
                  <w:left w:w="110" w:type="dxa"/>
                  <w:bottom w:w="70" w:type="dxa"/>
                  <w:right w:w="110" w:type="dxa"/>
                </w:tcMar>
              </w:tcPr>
            </w:tcPrChange>
          </w:tcPr>
          <w:p w14:paraId="0BCAE3B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商号</w:t>
            </w:r>
          </w:p>
        </w:tc>
        <w:tc>
          <w:tcPr>
            <w:tcW w:w="8301" w:type="dxa"/>
            <w:tcMar>
              <w:top w:w="70" w:type="dxa"/>
              <w:left w:w="110" w:type="dxa"/>
              <w:bottom w:w="70" w:type="dxa"/>
              <w:right w:w="110" w:type="dxa"/>
            </w:tcMar>
            <w:tcPrChange w:id="6" w:author="Kunihito Nakano" w:date="2026-09-27T22:00:00Z" w16du:dateUtc="2026-09-27T13:00:00Z">
              <w:tcPr>
                <w:tcW w:w="7300" w:type="dxa"/>
                <w:tcMar>
                  <w:top w:w="70" w:type="dxa"/>
                  <w:left w:w="110" w:type="dxa"/>
                  <w:bottom w:w="70" w:type="dxa"/>
                  <w:right w:w="110" w:type="dxa"/>
                </w:tcMar>
              </w:tcPr>
            </w:tcPrChange>
          </w:tcPr>
          <w:p w14:paraId="018D86A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株式会社WineBank（旧商号：有限会社中村）</w:t>
            </w:r>
          </w:p>
        </w:tc>
      </w:tr>
      <w:tr w:rsidR="00297036" w:rsidRPr="004B49D9" w14:paraId="002220E7" w14:textId="77777777" w:rsidTr="00E57132">
        <w:trPr>
          <w:cantSplit/>
          <w:trPrChange w:id="7" w:author="Kunihito Nakano" w:date="2026-09-27T22:00:00Z" w16du:dateUtc="2026-09-27T13:00:00Z">
            <w:trPr>
              <w:gridAfter w:val="0"/>
              <w:cantSplit/>
            </w:trPr>
          </w:trPrChange>
        </w:trPr>
        <w:tc>
          <w:tcPr>
            <w:tcW w:w="1900" w:type="dxa"/>
            <w:tcMar>
              <w:top w:w="70" w:type="dxa"/>
              <w:left w:w="110" w:type="dxa"/>
              <w:bottom w:w="70" w:type="dxa"/>
              <w:right w:w="110" w:type="dxa"/>
            </w:tcMar>
            <w:tcPrChange w:id="8" w:author="Kunihito Nakano" w:date="2026-09-27T22:00:00Z" w16du:dateUtc="2026-09-27T13:00:00Z">
              <w:tcPr>
                <w:tcW w:w="1900" w:type="dxa"/>
                <w:tcMar>
                  <w:top w:w="70" w:type="dxa"/>
                  <w:left w:w="110" w:type="dxa"/>
                  <w:bottom w:w="70" w:type="dxa"/>
                  <w:right w:w="110" w:type="dxa"/>
                </w:tcMar>
              </w:tcPr>
            </w:tcPrChange>
          </w:tcPr>
          <w:p w14:paraId="5A7BCD9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所在地</w:t>
            </w:r>
          </w:p>
        </w:tc>
        <w:tc>
          <w:tcPr>
            <w:tcW w:w="8301" w:type="dxa"/>
            <w:tcMar>
              <w:top w:w="70" w:type="dxa"/>
              <w:left w:w="110" w:type="dxa"/>
              <w:bottom w:w="70" w:type="dxa"/>
              <w:right w:w="110" w:type="dxa"/>
            </w:tcMar>
            <w:tcPrChange w:id="9" w:author="Kunihito Nakano" w:date="2026-09-27T22:00:00Z" w16du:dateUtc="2026-09-27T13:00:00Z">
              <w:tcPr>
                <w:tcW w:w="7300" w:type="dxa"/>
                <w:tcMar>
                  <w:top w:w="70" w:type="dxa"/>
                  <w:left w:w="110" w:type="dxa"/>
                  <w:bottom w:w="70" w:type="dxa"/>
                  <w:right w:w="110" w:type="dxa"/>
                </w:tcMar>
              </w:tcPr>
            </w:tcPrChange>
          </w:tcPr>
          <w:p w14:paraId="5A8A210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〒106-0032　東京都港区六本木4-12-8　第六DMJビル2階</w:t>
            </w:r>
          </w:p>
        </w:tc>
      </w:tr>
      <w:tr w:rsidR="00297036" w:rsidRPr="004B49D9" w14:paraId="65FE815F" w14:textId="77777777" w:rsidTr="00E57132">
        <w:trPr>
          <w:cantSplit/>
          <w:trPrChange w:id="10" w:author="Kunihito Nakano" w:date="2026-09-27T22:00:00Z" w16du:dateUtc="2026-09-27T13:00:00Z">
            <w:trPr>
              <w:gridAfter w:val="0"/>
              <w:cantSplit/>
            </w:trPr>
          </w:trPrChange>
        </w:trPr>
        <w:tc>
          <w:tcPr>
            <w:tcW w:w="1900" w:type="dxa"/>
            <w:tcMar>
              <w:top w:w="70" w:type="dxa"/>
              <w:left w:w="110" w:type="dxa"/>
              <w:bottom w:w="70" w:type="dxa"/>
              <w:right w:w="110" w:type="dxa"/>
            </w:tcMar>
            <w:tcPrChange w:id="11" w:author="Kunihito Nakano" w:date="2026-09-27T22:00:00Z" w16du:dateUtc="2026-09-27T13:00:00Z">
              <w:tcPr>
                <w:tcW w:w="1900" w:type="dxa"/>
                <w:tcMar>
                  <w:top w:w="70" w:type="dxa"/>
                  <w:left w:w="110" w:type="dxa"/>
                  <w:bottom w:w="70" w:type="dxa"/>
                  <w:right w:w="110" w:type="dxa"/>
                </w:tcMar>
              </w:tcPr>
            </w:tcPrChange>
          </w:tcPr>
          <w:p w14:paraId="3854EE1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代表者</w:t>
            </w:r>
          </w:p>
        </w:tc>
        <w:tc>
          <w:tcPr>
            <w:tcW w:w="8301" w:type="dxa"/>
            <w:tcMar>
              <w:top w:w="70" w:type="dxa"/>
              <w:left w:w="110" w:type="dxa"/>
              <w:bottom w:w="70" w:type="dxa"/>
              <w:right w:w="110" w:type="dxa"/>
            </w:tcMar>
            <w:tcPrChange w:id="12" w:author="Kunihito Nakano" w:date="2026-09-27T22:00:00Z" w16du:dateUtc="2026-09-27T13:00:00Z">
              <w:tcPr>
                <w:tcW w:w="7300" w:type="dxa"/>
                <w:tcMar>
                  <w:top w:w="70" w:type="dxa"/>
                  <w:left w:w="110" w:type="dxa"/>
                  <w:bottom w:w="70" w:type="dxa"/>
                  <w:right w:w="110" w:type="dxa"/>
                </w:tcMar>
              </w:tcPr>
            </w:tcPrChange>
          </w:tcPr>
          <w:p w14:paraId="2D3F070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代表取締役　中野　邦人</w:t>
            </w:r>
          </w:p>
        </w:tc>
      </w:tr>
      <w:tr w:rsidR="00297036" w:rsidRPr="004B49D9" w14:paraId="249442A2" w14:textId="77777777" w:rsidTr="00E57132">
        <w:trPr>
          <w:cantSplit/>
          <w:trPrChange w:id="13" w:author="Kunihito Nakano" w:date="2026-09-27T22:00:00Z" w16du:dateUtc="2026-09-27T13:00:00Z">
            <w:trPr>
              <w:gridAfter w:val="0"/>
              <w:cantSplit/>
            </w:trPr>
          </w:trPrChange>
        </w:trPr>
        <w:tc>
          <w:tcPr>
            <w:tcW w:w="1900" w:type="dxa"/>
            <w:tcMar>
              <w:top w:w="70" w:type="dxa"/>
              <w:left w:w="110" w:type="dxa"/>
              <w:bottom w:w="70" w:type="dxa"/>
              <w:right w:w="110" w:type="dxa"/>
            </w:tcMar>
            <w:tcPrChange w:id="14" w:author="Kunihito Nakano" w:date="2026-09-27T22:00:00Z" w16du:dateUtc="2026-09-27T13:00:00Z">
              <w:tcPr>
                <w:tcW w:w="1900" w:type="dxa"/>
                <w:tcMar>
                  <w:top w:w="70" w:type="dxa"/>
                  <w:left w:w="110" w:type="dxa"/>
                  <w:bottom w:w="70" w:type="dxa"/>
                  <w:right w:w="110" w:type="dxa"/>
                </w:tcMar>
              </w:tcPr>
            </w:tcPrChange>
          </w:tcPr>
          <w:p w14:paraId="6FB5F8D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創業</w:t>
            </w:r>
          </w:p>
        </w:tc>
        <w:tc>
          <w:tcPr>
            <w:tcW w:w="8301" w:type="dxa"/>
            <w:tcMar>
              <w:top w:w="70" w:type="dxa"/>
              <w:left w:w="110" w:type="dxa"/>
              <w:bottom w:w="70" w:type="dxa"/>
              <w:right w:w="110" w:type="dxa"/>
            </w:tcMar>
            <w:tcPrChange w:id="15" w:author="Kunihito Nakano" w:date="2026-09-27T22:00:00Z" w16du:dateUtc="2026-09-27T13:00:00Z">
              <w:tcPr>
                <w:tcW w:w="7300" w:type="dxa"/>
                <w:tcMar>
                  <w:top w:w="70" w:type="dxa"/>
                  <w:left w:w="110" w:type="dxa"/>
                  <w:bottom w:w="70" w:type="dxa"/>
                  <w:right w:w="110" w:type="dxa"/>
                </w:tcMar>
              </w:tcPr>
            </w:tcPrChange>
          </w:tcPr>
          <w:p w14:paraId="33176BE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1970年10月（北海道札幌市）</w:t>
            </w:r>
          </w:p>
        </w:tc>
      </w:tr>
      <w:tr w:rsidR="00297036" w:rsidRPr="004B49D9" w:rsidDel="004B49D9" w14:paraId="5125BBB2" w14:textId="6D652931" w:rsidTr="00E57132">
        <w:trPr>
          <w:cantSplit/>
          <w:del w:id="16" w:author="Kunihito Nakano" w:date="2026-09-27T16:22:00Z"/>
          <w:trPrChange w:id="17" w:author="Kunihito Nakano" w:date="2026-09-27T22:00:00Z" w16du:dateUtc="2026-09-27T13:00:00Z">
            <w:trPr>
              <w:gridAfter w:val="0"/>
              <w:cantSplit/>
            </w:trPr>
          </w:trPrChange>
        </w:trPr>
        <w:tc>
          <w:tcPr>
            <w:tcW w:w="1900" w:type="dxa"/>
            <w:tcMar>
              <w:top w:w="70" w:type="dxa"/>
              <w:left w:w="110" w:type="dxa"/>
              <w:bottom w:w="70" w:type="dxa"/>
              <w:right w:w="110" w:type="dxa"/>
            </w:tcMar>
            <w:tcPrChange w:id="18" w:author="Kunihito Nakano" w:date="2026-09-27T22:00:00Z" w16du:dateUtc="2026-09-27T13:00:00Z">
              <w:tcPr>
                <w:tcW w:w="1900" w:type="dxa"/>
                <w:tcMar>
                  <w:top w:w="70" w:type="dxa"/>
                  <w:left w:w="110" w:type="dxa"/>
                  <w:bottom w:w="70" w:type="dxa"/>
                  <w:right w:w="110" w:type="dxa"/>
                </w:tcMar>
              </w:tcPr>
            </w:tcPrChange>
          </w:tcPr>
          <w:p w14:paraId="66CD0B07" w14:textId="0B9489B5" w:rsidR="00297036" w:rsidRPr="004B49D9" w:rsidDel="004B49D9" w:rsidRDefault="006948C1">
            <w:pPr>
              <w:spacing w:line="280" w:lineRule="auto"/>
              <w:rPr>
                <w:del w:id="19" w:author="Kunihito Nakano" w:date="2026-09-27T16:22:00Z" w16du:dateUtc="2026-09-27T07:22:00Z"/>
                <w:rFonts w:ascii="BIZ UDPゴシック" w:eastAsia="BIZ UDPゴシック" w:hAnsi="BIZ UDPゴシック"/>
              </w:rPr>
            </w:pPr>
            <w:del w:id="20" w:author="Kunihito Nakano" w:date="2026-09-27T16:22:00Z" w16du:dateUtc="2026-09-27T07:22:00Z">
              <w:r>
                <w:rPr>
                  <w:rFonts w:ascii="BIZ UDPゴシック" w:eastAsia="BIZ UDPゴシック" w:hAnsi="BIZ UDPゴシック"/>
                  <w:sz w:val="20"/>
                  <w:szCs w:val="20"/>
                </w:rPr>
                <w:delText>設立</w:delText>
              </w:r>
            </w:del>
          </w:p>
        </w:tc>
        <w:tc>
          <w:tcPr>
            <w:tcW w:w="8301" w:type="dxa"/>
            <w:tcMar>
              <w:top w:w="70" w:type="dxa"/>
              <w:left w:w="110" w:type="dxa"/>
              <w:bottom w:w="70" w:type="dxa"/>
              <w:right w:w="110" w:type="dxa"/>
            </w:tcMar>
            <w:tcPrChange w:id="21" w:author="Kunihito Nakano" w:date="2026-09-27T22:00:00Z" w16du:dateUtc="2026-09-27T13:00:00Z">
              <w:tcPr>
                <w:tcW w:w="7300" w:type="dxa"/>
                <w:tcMar>
                  <w:top w:w="70" w:type="dxa"/>
                  <w:left w:w="110" w:type="dxa"/>
                  <w:bottom w:w="70" w:type="dxa"/>
                  <w:right w:w="110" w:type="dxa"/>
                </w:tcMar>
              </w:tcPr>
            </w:tcPrChange>
          </w:tcPr>
          <w:p w14:paraId="632D0500" w14:textId="58EBE962" w:rsidR="00297036" w:rsidRPr="004B49D9" w:rsidDel="004B49D9" w:rsidRDefault="006948C1">
            <w:pPr>
              <w:spacing w:line="280" w:lineRule="auto"/>
              <w:rPr>
                <w:del w:id="22" w:author="Kunihito Nakano" w:date="2026-09-27T16:22:00Z" w16du:dateUtc="2026-09-27T07:22:00Z"/>
                <w:rFonts w:ascii="BIZ UDPゴシック" w:eastAsia="BIZ UDPゴシック" w:hAnsi="BIZ UDPゴシック"/>
              </w:rPr>
            </w:pPr>
            <w:del w:id="23" w:author="Kunihito Nakano" w:date="2026-09-27T16:22:00Z" w16du:dateUtc="2026-09-27T07:22:00Z">
              <w:r>
                <w:rPr>
                  <w:rFonts w:ascii="BIZ UDPゴシック" w:eastAsia="BIZ UDPゴシック" w:hAnsi="BIZ UDPゴシック"/>
                  <w:sz w:val="20"/>
                  <w:szCs w:val="20"/>
                </w:rPr>
                <w:delText>【要ご記入：設立年月】</w:delText>
              </w:r>
            </w:del>
          </w:p>
        </w:tc>
      </w:tr>
      <w:tr w:rsidR="00297036" w:rsidRPr="004B49D9" w14:paraId="22A9076D" w14:textId="77777777" w:rsidTr="00E57132">
        <w:trPr>
          <w:cantSplit/>
          <w:trPrChange w:id="24" w:author="Kunihito Nakano" w:date="2026-09-27T22:00:00Z" w16du:dateUtc="2026-09-27T13:00:00Z">
            <w:trPr>
              <w:gridAfter w:val="0"/>
              <w:cantSplit/>
            </w:trPr>
          </w:trPrChange>
        </w:trPr>
        <w:tc>
          <w:tcPr>
            <w:tcW w:w="1900" w:type="dxa"/>
            <w:tcMar>
              <w:top w:w="70" w:type="dxa"/>
              <w:left w:w="110" w:type="dxa"/>
              <w:bottom w:w="70" w:type="dxa"/>
              <w:right w:w="110" w:type="dxa"/>
            </w:tcMar>
            <w:tcPrChange w:id="25" w:author="Kunihito Nakano" w:date="2026-09-27T22:00:00Z" w16du:dateUtc="2026-09-27T13:00:00Z">
              <w:tcPr>
                <w:tcW w:w="1900" w:type="dxa"/>
                <w:tcMar>
                  <w:top w:w="70" w:type="dxa"/>
                  <w:left w:w="110" w:type="dxa"/>
                  <w:bottom w:w="70" w:type="dxa"/>
                  <w:right w:w="110" w:type="dxa"/>
                </w:tcMar>
              </w:tcPr>
            </w:tcPrChange>
          </w:tcPr>
          <w:p w14:paraId="2F9E8EA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資本金</w:t>
            </w:r>
          </w:p>
        </w:tc>
        <w:tc>
          <w:tcPr>
            <w:tcW w:w="8301" w:type="dxa"/>
            <w:tcMar>
              <w:top w:w="70" w:type="dxa"/>
              <w:left w:w="110" w:type="dxa"/>
              <w:bottom w:w="70" w:type="dxa"/>
              <w:right w:w="110" w:type="dxa"/>
            </w:tcMar>
            <w:tcPrChange w:id="26" w:author="Kunihito Nakano" w:date="2026-09-27T22:00:00Z" w16du:dateUtc="2026-09-27T13:00:00Z">
              <w:tcPr>
                <w:tcW w:w="7300" w:type="dxa"/>
                <w:tcMar>
                  <w:top w:w="70" w:type="dxa"/>
                  <w:left w:w="110" w:type="dxa"/>
                  <w:bottom w:w="70" w:type="dxa"/>
                  <w:right w:w="110" w:type="dxa"/>
                </w:tcMar>
              </w:tcPr>
            </w:tcPrChange>
          </w:tcPr>
          <w:p w14:paraId="70D47C1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4億3,716万9千円（資本準備金を含む）</w:t>
            </w:r>
          </w:p>
        </w:tc>
      </w:tr>
      <w:tr w:rsidR="00297036" w:rsidRPr="004B49D9" w14:paraId="6485B3E2" w14:textId="77777777" w:rsidTr="00E57132">
        <w:trPr>
          <w:cantSplit/>
          <w:trPrChange w:id="27" w:author="Kunihito Nakano" w:date="2026-09-27T22:00:00Z" w16du:dateUtc="2026-09-27T13:00:00Z">
            <w:trPr>
              <w:gridAfter w:val="0"/>
              <w:cantSplit/>
            </w:trPr>
          </w:trPrChange>
        </w:trPr>
        <w:tc>
          <w:tcPr>
            <w:tcW w:w="1900" w:type="dxa"/>
            <w:tcMar>
              <w:top w:w="70" w:type="dxa"/>
              <w:left w:w="110" w:type="dxa"/>
              <w:bottom w:w="70" w:type="dxa"/>
              <w:right w:w="110" w:type="dxa"/>
            </w:tcMar>
            <w:tcPrChange w:id="28" w:author="Kunihito Nakano" w:date="2026-09-27T22:00:00Z" w16du:dateUtc="2026-09-27T13:00:00Z">
              <w:tcPr>
                <w:tcW w:w="1900" w:type="dxa"/>
                <w:tcMar>
                  <w:top w:w="70" w:type="dxa"/>
                  <w:left w:w="110" w:type="dxa"/>
                  <w:bottom w:w="70" w:type="dxa"/>
                  <w:right w:w="110" w:type="dxa"/>
                </w:tcMar>
              </w:tcPr>
            </w:tcPrChange>
          </w:tcPr>
          <w:p w14:paraId="498E935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主要株主</w:t>
            </w:r>
          </w:p>
        </w:tc>
        <w:tc>
          <w:tcPr>
            <w:tcW w:w="8301" w:type="dxa"/>
            <w:tcMar>
              <w:top w:w="70" w:type="dxa"/>
              <w:left w:w="110" w:type="dxa"/>
              <w:bottom w:w="70" w:type="dxa"/>
              <w:right w:w="110" w:type="dxa"/>
            </w:tcMar>
            <w:tcPrChange w:id="29" w:author="Kunihito Nakano" w:date="2026-09-27T22:00:00Z" w16du:dateUtc="2026-09-27T13:00:00Z">
              <w:tcPr>
                <w:tcW w:w="7300" w:type="dxa"/>
                <w:tcMar>
                  <w:top w:w="70" w:type="dxa"/>
                  <w:left w:w="110" w:type="dxa"/>
                  <w:bottom w:w="70" w:type="dxa"/>
                  <w:right w:w="110" w:type="dxa"/>
                </w:tcMar>
              </w:tcPr>
            </w:tcPrChange>
          </w:tcPr>
          <w:p w14:paraId="7DB6AFDD" w14:textId="456F044F"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マネーフォワードベンチャーパートナーズ株式会社、株式会社ベクトル、寺田倉庫株式会社、株式会社PrivateBANK、</w:t>
            </w:r>
            <w:ins w:id="30" w:author="Kunihito Nakano" w:date="2026-09-27T16:21:00Z" w16du:dateUtc="2026-09-27T07:21:00Z">
              <w:r>
                <w:rPr>
                  <w:rFonts w:ascii="BIZ UDPゴシック" w:eastAsia="BIZ UDPゴシック" w:hAnsi="BIZ UDPゴシック" w:hint="eastAsia"/>
                  <w:sz w:val="20"/>
                  <w:szCs w:val="20"/>
                </w:rPr>
                <w:t>及び経営陣</w:t>
              </w:r>
            </w:ins>
            <w:del w:id="31" w:author="Kunihito Nakano" w:date="2026-09-27T16:21:00Z" w16du:dateUtc="2026-09-27T07:21:00Z">
              <w:r>
                <w:rPr>
                  <w:rFonts w:ascii="BIZ UDPゴシック" w:eastAsia="BIZ UDPゴシック" w:hAnsi="BIZ UDPゴシック"/>
                  <w:sz w:val="20"/>
                  <w:szCs w:val="20"/>
                </w:rPr>
                <w:delText>および当社代表取締役 中野邦人ほか（持株比率は【要ご記入】）</w:delText>
              </w:r>
            </w:del>
          </w:p>
        </w:tc>
      </w:tr>
      <w:tr w:rsidR="00297036" w:rsidRPr="004B49D9" w14:paraId="3D4ACB92" w14:textId="77777777" w:rsidTr="00E57132">
        <w:trPr>
          <w:cantSplit/>
          <w:trPrChange w:id="32" w:author="Kunihito Nakano" w:date="2026-09-27T22:00:00Z" w16du:dateUtc="2026-09-27T13:00:00Z">
            <w:trPr>
              <w:gridAfter w:val="0"/>
              <w:cantSplit/>
            </w:trPr>
          </w:trPrChange>
        </w:trPr>
        <w:tc>
          <w:tcPr>
            <w:tcW w:w="1900" w:type="dxa"/>
            <w:tcMar>
              <w:top w:w="70" w:type="dxa"/>
              <w:left w:w="110" w:type="dxa"/>
              <w:bottom w:w="70" w:type="dxa"/>
              <w:right w:w="110" w:type="dxa"/>
            </w:tcMar>
            <w:tcPrChange w:id="33" w:author="Kunihito Nakano" w:date="2026-09-27T22:00:00Z" w16du:dateUtc="2026-09-27T13:00:00Z">
              <w:tcPr>
                <w:tcW w:w="1900" w:type="dxa"/>
                <w:tcMar>
                  <w:top w:w="70" w:type="dxa"/>
                  <w:left w:w="110" w:type="dxa"/>
                  <w:bottom w:w="70" w:type="dxa"/>
                  <w:right w:w="110" w:type="dxa"/>
                </w:tcMar>
              </w:tcPr>
            </w:tcPrChange>
          </w:tcPr>
          <w:p w14:paraId="7852D60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事業概要</w:t>
            </w:r>
          </w:p>
        </w:tc>
        <w:tc>
          <w:tcPr>
            <w:tcW w:w="8301" w:type="dxa"/>
            <w:tcMar>
              <w:top w:w="70" w:type="dxa"/>
              <w:left w:w="110" w:type="dxa"/>
              <w:bottom w:w="70" w:type="dxa"/>
              <w:right w:w="110" w:type="dxa"/>
            </w:tcMar>
            <w:tcPrChange w:id="34" w:author="Kunihito Nakano" w:date="2026-09-27T22:00:00Z" w16du:dateUtc="2026-09-27T13:00:00Z">
              <w:tcPr>
                <w:tcW w:w="7300" w:type="dxa"/>
                <w:tcMar>
                  <w:top w:w="70" w:type="dxa"/>
                  <w:left w:w="110" w:type="dxa"/>
                  <w:bottom w:w="70" w:type="dxa"/>
                  <w:right w:w="110" w:type="dxa"/>
                </w:tcMar>
              </w:tcPr>
            </w:tcPrChange>
          </w:tcPr>
          <w:p w14:paraId="1CE94D65" w14:textId="60C72313"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ワインを中心とした酒類販売、レストラン／ワイン卸事業、Wine×Technology事業（所有ワインのクラウド管理、マーケットプレイス、ワインファンド）、会員制ワインサロン事業</w:t>
            </w:r>
            <w:del w:id="35" w:author="Kunihito Nakano" w:date="2026-09-27T21:35:00Z" w16du:dateUtc="2026-09-27T12:35:00Z">
              <w:r>
                <w:rPr>
                  <w:rFonts w:ascii="BIZ UDPゴシック" w:eastAsia="BIZ UDPゴシック" w:hAnsi="BIZ UDPゴシック"/>
                  <w:sz w:val="20"/>
                  <w:szCs w:val="20"/>
                </w:rPr>
                <w:delText>。</w:delText>
              </w:r>
            </w:del>
            <w:del w:id="36" w:author="Kunihito Nakano" w:date="2026-09-27T16:22:00Z" w16du:dateUtc="2026-09-27T07:22:00Z">
              <w:r>
                <w:rPr>
                  <w:rFonts w:ascii="BIZ UDPゴシック" w:eastAsia="BIZ UDPゴシック" w:hAnsi="BIZ UDPゴシック"/>
                  <w:sz w:val="20"/>
                  <w:szCs w:val="20"/>
                </w:rPr>
                <w:delText>自社および管理在庫としてワイン32億円相当を保有しております。</w:delText>
              </w:r>
            </w:del>
          </w:p>
        </w:tc>
      </w:tr>
      <w:tr w:rsidR="00297036" w:rsidRPr="004B49D9" w14:paraId="209ED5C9" w14:textId="77777777" w:rsidTr="00E57132">
        <w:trPr>
          <w:cantSplit/>
          <w:trPrChange w:id="37" w:author="Kunihito Nakano" w:date="2026-09-27T22:00:00Z" w16du:dateUtc="2026-09-27T13:00:00Z">
            <w:trPr>
              <w:gridAfter w:val="0"/>
              <w:cantSplit/>
            </w:trPr>
          </w:trPrChange>
        </w:trPr>
        <w:tc>
          <w:tcPr>
            <w:tcW w:w="1900" w:type="dxa"/>
            <w:tcMar>
              <w:top w:w="70" w:type="dxa"/>
              <w:left w:w="110" w:type="dxa"/>
              <w:bottom w:w="70" w:type="dxa"/>
              <w:right w:w="110" w:type="dxa"/>
            </w:tcMar>
            <w:tcPrChange w:id="38" w:author="Kunihito Nakano" w:date="2026-09-27T22:00:00Z" w16du:dateUtc="2026-09-27T13:00:00Z">
              <w:tcPr>
                <w:tcW w:w="1900" w:type="dxa"/>
                <w:tcMar>
                  <w:top w:w="70" w:type="dxa"/>
                  <w:left w:w="110" w:type="dxa"/>
                  <w:bottom w:w="70" w:type="dxa"/>
                  <w:right w:w="110" w:type="dxa"/>
                </w:tcMar>
              </w:tcPr>
            </w:tcPrChange>
          </w:tcPr>
          <w:p w14:paraId="79707C7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グループ業績</w:t>
            </w:r>
          </w:p>
        </w:tc>
        <w:tc>
          <w:tcPr>
            <w:tcW w:w="8301" w:type="dxa"/>
            <w:tcMar>
              <w:top w:w="70" w:type="dxa"/>
              <w:left w:w="110" w:type="dxa"/>
              <w:bottom w:w="70" w:type="dxa"/>
              <w:right w:w="110" w:type="dxa"/>
            </w:tcMar>
            <w:tcPrChange w:id="39" w:author="Kunihito Nakano" w:date="2026-09-27T22:00:00Z" w16du:dateUtc="2026-09-27T13:00:00Z">
              <w:tcPr>
                <w:tcW w:w="7300" w:type="dxa"/>
                <w:tcMar>
                  <w:top w:w="70" w:type="dxa"/>
                  <w:left w:w="110" w:type="dxa"/>
                  <w:bottom w:w="70" w:type="dxa"/>
                  <w:right w:w="110" w:type="dxa"/>
                </w:tcMar>
              </w:tcPr>
            </w:tcPrChange>
          </w:tcPr>
          <w:p w14:paraId="6B6519E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2025年12月期 グループ売上高65億円、2026年12月期 同70億円超の見込み</w:t>
            </w:r>
          </w:p>
        </w:tc>
      </w:tr>
      <w:tr w:rsidR="00297036" w:rsidRPr="004B49D9" w14:paraId="3379E620" w14:textId="77777777" w:rsidTr="00E57132">
        <w:trPr>
          <w:cantSplit/>
          <w:trPrChange w:id="40" w:author="Kunihito Nakano" w:date="2026-09-27T22:00:00Z" w16du:dateUtc="2026-09-27T13:00:00Z">
            <w:trPr>
              <w:gridAfter w:val="0"/>
              <w:cantSplit/>
            </w:trPr>
          </w:trPrChange>
        </w:trPr>
        <w:tc>
          <w:tcPr>
            <w:tcW w:w="1900" w:type="dxa"/>
            <w:tcMar>
              <w:top w:w="70" w:type="dxa"/>
              <w:left w:w="110" w:type="dxa"/>
              <w:bottom w:w="70" w:type="dxa"/>
              <w:right w:w="110" w:type="dxa"/>
            </w:tcMar>
            <w:tcPrChange w:id="41" w:author="Kunihito Nakano" w:date="2026-09-27T22:00:00Z" w16du:dateUtc="2026-09-27T13:00:00Z">
              <w:tcPr>
                <w:tcW w:w="1900" w:type="dxa"/>
                <w:tcMar>
                  <w:top w:w="70" w:type="dxa"/>
                  <w:left w:w="110" w:type="dxa"/>
                  <w:bottom w:w="70" w:type="dxa"/>
                  <w:right w:w="110" w:type="dxa"/>
                </w:tcMar>
              </w:tcPr>
            </w:tcPrChange>
          </w:tcPr>
          <w:p w14:paraId="087C3C0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lastRenderedPageBreak/>
              <w:t>グループ会社</w:t>
            </w:r>
          </w:p>
        </w:tc>
        <w:tc>
          <w:tcPr>
            <w:tcW w:w="8301" w:type="dxa"/>
            <w:tcMar>
              <w:top w:w="70" w:type="dxa"/>
              <w:left w:w="110" w:type="dxa"/>
              <w:bottom w:w="70" w:type="dxa"/>
              <w:right w:w="110" w:type="dxa"/>
            </w:tcMar>
            <w:tcPrChange w:id="42" w:author="Kunihito Nakano" w:date="2026-09-27T22:00:00Z" w16du:dateUtc="2026-09-27T13:00:00Z">
              <w:tcPr>
                <w:tcW w:w="7300" w:type="dxa"/>
                <w:tcMar>
                  <w:top w:w="70" w:type="dxa"/>
                  <w:left w:w="110" w:type="dxa"/>
                  <w:bottom w:w="70" w:type="dxa"/>
                  <w:right w:w="110" w:type="dxa"/>
                </w:tcMar>
              </w:tcPr>
            </w:tcPrChange>
          </w:tcPr>
          <w:p w14:paraId="21181211" w14:textId="03776051"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株式会社アピシウス（2024年6月に100%取得）。東京・銀座にて、創業40年を超えるグランメゾンを運営しております。承継の実績は本書13項をご参照ください。</w:t>
            </w:r>
            <w:ins w:id="43" w:author="Kunihito Nakano" w:date="2026-09-27T16:23:00Z" w16du:dateUtc="2026-09-27T07:23:00Z">
              <w:r>
                <w:rPr>
                  <w:rFonts w:ascii="BIZ UDPゴシック" w:eastAsia="BIZ UDPゴシック" w:hAnsi="BIZ UDPゴシック" w:hint="eastAsia"/>
                  <w:sz w:val="20"/>
                  <w:szCs w:val="20"/>
                </w:rPr>
                <w:t>その他6社</w:t>
              </w:r>
            </w:ins>
          </w:p>
        </w:tc>
      </w:tr>
      <w:tr w:rsidR="00297036" w:rsidRPr="004B49D9" w14:paraId="6B04B0E9" w14:textId="77777777" w:rsidTr="00E57132">
        <w:trPr>
          <w:cantSplit/>
          <w:trPrChange w:id="44" w:author="Kunihito Nakano" w:date="2026-09-27T22:00:00Z" w16du:dateUtc="2026-09-27T13:00:00Z">
            <w:trPr>
              <w:gridAfter w:val="0"/>
              <w:cantSplit/>
            </w:trPr>
          </w:trPrChange>
        </w:trPr>
        <w:tc>
          <w:tcPr>
            <w:tcW w:w="1900" w:type="dxa"/>
            <w:tcMar>
              <w:top w:w="70" w:type="dxa"/>
              <w:left w:w="110" w:type="dxa"/>
              <w:bottom w:w="70" w:type="dxa"/>
              <w:right w:w="110" w:type="dxa"/>
            </w:tcMar>
            <w:tcPrChange w:id="45" w:author="Kunihito Nakano" w:date="2026-09-27T22:00:00Z" w16du:dateUtc="2026-09-27T13:00:00Z">
              <w:tcPr>
                <w:tcW w:w="1900" w:type="dxa"/>
                <w:tcMar>
                  <w:top w:w="70" w:type="dxa"/>
                  <w:left w:w="110" w:type="dxa"/>
                  <w:bottom w:w="70" w:type="dxa"/>
                  <w:right w:w="110" w:type="dxa"/>
                </w:tcMar>
              </w:tcPr>
            </w:tcPrChange>
          </w:tcPr>
          <w:p w14:paraId="667E2C3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直近業績</w:t>
            </w:r>
          </w:p>
        </w:tc>
        <w:tc>
          <w:tcPr>
            <w:tcW w:w="8301" w:type="dxa"/>
            <w:tcMar>
              <w:top w:w="70" w:type="dxa"/>
              <w:left w:w="110" w:type="dxa"/>
              <w:bottom w:w="70" w:type="dxa"/>
              <w:right w:w="110" w:type="dxa"/>
            </w:tcMar>
            <w:tcPrChange w:id="46" w:author="Kunihito Nakano" w:date="2026-09-27T22:00:00Z" w16du:dateUtc="2026-09-27T13:00:00Z">
              <w:tcPr>
                <w:tcW w:w="7300" w:type="dxa"/>
                <w:tcMar>
                  <w:top w:w="70" w:type="dxa"/>
                  <w:left w:w="110" w:type="dxa"/>
                  <w:bottom w:w="70" w:type="dxa"/>
                  <w:right w:w="110" w:type="dxa"/>
                </w:tcMar>
              </w:tcPr>
            </w:tcPrChange>
          </w:tcPr>
          <w:p w14:paraId="11725A73" w14:textId="46A39C38" w:rsidR="00297036" w:rsidRPr="004B49D9" w:rsidRDefault="006948C1">
            <w:pPr>
              <w:spacing w:line="280" w:lineRule="auto"/>
              <w:rPr>
                <w:rFonts w:ascii="BIZ UDPゴシック" w:eastAsia="BIZ UDPゴシック" w:hAnsi="BIZ UDPゴシック"/>
              </w:rPr>
            </w:pPr>
            <w:del w:id="47" w:author="Kunihito Nakano" w:date="2026-09-27T16:23:00Z" w16du:dateUtc="2026-09-27T07:23:00Z">
              <w:r>
                <w:rPr>
                  <w:rFonts w:ascii="BIZ UDPゴシック" w:eastAsia="BIZ UDPゴシック" w:hAnsi="BIZ UDPゴシック"/>
                  <w:sz w:val="20"/>
                  <w:szCs w:val="20"/>
                </w:rPr>
                <w:delText>【要ご記入：</w:delText>
              </w:r>
            </w:del>
            <w:r>
              <w:rPr>
                <w:rFonts w:ascii="BIZ UDPゴシック" w:eastAsia="BIZ UDPゴシック" w:hAnsi="BIZ UDPゴシック"/>
                <w:sz w:val="20"/>
                <w:szCs w:val="20"/>
              </w:rPr>
              <w:t>直近期の売上高</w:t>
            </w:r>
            <w:ins w:id="48" w:author="Kunihito Nakano" w:date="2026-09-27T16:23:00Z" w16du:dateUtc="2026-09-27T07:23:00Z">
              <w:r>
                <w:rPr>
                  <w:rFonts w:ascii="BIZ UDPゴシック" w:eastAsia="BIZ UDPゴシック" w:hAnsi="BIZ UDPゴシック" w:hint="eastAsia"/>
                  <w:sz w:val="20"/>
                  <w:szCs w:val="20"/>
                </w:rPr>
                <w:t>7億</w:t>
              </w:r>
            </w:ins>
            <w:ins w:id="49" w:author="Kunihito Nakano" w:date="2026-09-27T21:59:00Z" w16du:dateUtc="2026-09-27T12:59:00Z">
              <w:r>
                <w:rPr>
                  <w:rFonts w:ascii="BIZ UDPゴシック" w:eastAsia="BIZ UDPゴシック" w:hAnsi="BIZ UDPゴシック" w:hint="eastAsia"/>
                  <w:sz w:val="20"/>
                  <w:szCs w:val="20"/>
                </w:rPr>
                <w:t>5,286万円</w:t>
              </w:r>
            </w:ins>
            <w:r>
              <w:rPr>
                <w:rFonts w:ascii="BIZ UDPゴシック" w:eastAsia="BIZ UDPゴシック" w:hAnsi="BIZ UDPゴシック"/>
                <w:sz w:val="20"/>
                <w:szCs w:val="20"/>
              </w:rPr>
              <w:t>・営業利益</w:t>
            </w:r>
            <w:ins w:id="50" w:author="Kunihito Nakano" w:date="2026-09-27T22:00:00Z" w16du:dateUtc="2026-09-27T13:00:00Z">
              <w:r>
                <w:rPr>
                  <w:rFonts w:ascii="BIZ UDPゴシック" w:eastAsia="BIZ UDPゴシック" w:hAnsi="BIZ UDPゴシック" w:hint="eastAsia"/>
                  <w:sz w:val="20"/>
                  <w:szCs w:val="20"/>
                </w:rPr>
                <w:t>251</w:t>
              </w:r>
            </w:ins>
            <w:ins w:id="51" w:author="Kunihito Nakano" w:date="2026-09-27T16:23:00Z" w16du:dateUtc="2026-09-27T07:23:00Z">
              <w:r>
                <w:rPr>
                  <w:rFonts w:ascii="BIZ UDPゴシック" w:eastAsia="BIZ UDPゴシック" w:hAnsi="BIZ UDPゴシック" w:hint="eastAsia"/>
                  <w:sz w:val="20"/>
                  <w:szCs w:val="20"/>
                </w:rPr>
                <w:t>万</w:t>
              </w:r>
            </w:ins>
            <w:ins w:id="52" w:author="Kunihito Nakano" w:date="2026-09-27T22:00:00Z" w16du:dateUtc="2026-09-27T13:00:00Z">
              <w:r>
                <w:rPr>
                  <w:rFonts w:ascii="BIZ UDPゴシック" w:eastAsia="BIZ UDPゴシック" w:hAnsi="BIZ UDPゴシック" w:hint="eastAsia"/>
                  <w:sz w:val="20"/>
                  <w:szCs w:val="20"/>
                </w:rPr>
                <w:t>円</w:t>
              </w:r>
            </w:ins>
            <w:r>
              <w:rPr>
                <w:rFonts w:ascii="BIZ UDPゴシック" w:eastAsia="BIZ UDPゴシック" w:hAnsi="BIZ UDPゴシック"/>
                <w:sz w:val="20"/>
                <w:szCs w:val="20"/>
              </w:rPr>
              <w:t>・純資産</w:t>
            </w:r>
            <w:del w:id="53" w:author="Kunihito Nakano" w:date="2026-09-27T16:23:00Z" w16du:dateUtc="2026-09-27T07:23:00Z">
              <w:r>
                <w:rPr>
                  <w:rFonts w:ascii="BIZ UDPゴシック" w:eastAsia="BIZ UDPゴシック" w:hAnsi="BIZ UDPゴシック"/>
                  <w:sz w:val="20"/>
                  <w:szCs w:val="20"/>
                </w:rPr>
                <w:delText>（単体）】</w:delText>
              </w:r>
            </w:del>
            <w:ins w:id="54" w:author="Kunihito Nakano" w:date="2026-09-27T16:23:00Z" w16du:dateUtc="2026-09-27T07:23:00Z">
              <w:r>
                <w:rPr>
                  <w:rFonts w:ascii="BIZ UDPゴシック" w:eastAsia="BIZ UDPゴシック" w:hAnsi="BIZ UDPゴシック" w:hint="eastAsia"/>
                  <w:sz w:val="20"/>
                  <w:szCs w:val="20"/>
                </w:rPr>
                <w:t>2億</w:t>
              </w:r>
            </w:ins>
            <w:ins w:id="55" w:author="Kunihito Nakano" w:date="2026-09-27T22:00:00Z" w16du:dateUtc="2026-09-27T13:00:00Z">
              <w:r>
                <w:rPr>
                  <w:rFonts w:ascii="BIZ UDPゴシック" w:eastAsia="BIZ UDPゴシック" w:hAnsi="BIZ UDPゴシック" w:hint="eastAsia"/>
                  <w:sz w:val="20"/>
                  <w:szCs w:val="20"/>
                </w:rPr>
                <w:t>1,175</w:t>
              </w:r>
            </w:ins>
            <w:ins w:id="56" w:author="Kunihito Nakano" w:date="2026-09-27T16:23:00Z" w16du:dateUtc="2026-09-27T07:23:00Z">
              <w:r>
                <w:rPr>
                  <w:rFonts w:ascii="BIZ UDPゴシック" w:eastAsia="BIZ UDPゴシック" w:hAnsi="BIZ UDPゴシック" w:hint="eastAsia"/>
                  <w:sz w:val="20"/>
                  <w:szCs w:val="20"/>
                </w:rPr>
                <w:t>万</w:t>
              </w:r>
            </w:ins>
            <w:ins w:id="57" w:author="Kunihito Nakano" w:date="2026-09-27T22:00:00Z" w16du:dateUtc="2026-09-27T13:00:00Z">
              <w:r>
                <w:rPr>
                  <w:rFonts w:ascii="BIZ UDPゴシック" w:eastAsia="BIZ UDPゴシック" w:hAnsi="BIZ UDPゴシック" w:hint="eastAsia"/>
                  <w:sz w:val="20"/>
                  <w:szCs w:val="20"/>
                </w:rPr>
                <w:t>円</w:t>
              </w:r>
            </w:ins>
          </w:p>
        </w:tc>
      </w:tr>
      <w:tr w:rsidR="00297036" w:rsidRPr="004B49D9" w14:paraId="3122841F" w14:textId="77777777" w:rsidTr="00E57132">
        <w:trPr>
          <w:cantSplit/>
          <w:trPrChange w:id="58" w:author="Kunihito Nakano" w:date="2026-09-27T22:00:00Z" w16du:dateUtc="2026-09-27T13:00:00Z">
            <w:trPr>
              <w:gridAfter w:val="0"/>
              <w:cantSplit/>
            </w:trPr>
          </w:trPrChange>
        </w:trPr>
        <w:tc>
          <w:tcPr>
            <w:tcW w:w="1900" w:type="dxa"/>
            <w:tcMar>
              <w:top w:w="70" w:type="dxa"/>
              <w:left w:w="110" w:type="dxa"/>
              <w:bottom w:w="70" w:type="dxa"/>
              <w:right w:w="110" w:type="dxa"/>
            </w:tcMar>
            <w:tcPrChange w:id="59" w:author="Kunihito Nakano" w:date="2026-09-27T22:00:00Z" w16du:dateUtc="2026-09-27T13:00:00Z">
              <w:tcPr>
                <w:tcW w:w="1900" w:type="dxa"/>
                <w:tcMar>
                  <w:top w:w="70" w:type="dxa"/>
                  <w:left w:w="110" w:type="dxa"/>
                  <w:bottom w:w="70" w:type="dxa"/>
                  <w:right w:w="110" w:type="dxa"/>
                </w:tcMar>
              </w:tcPr>
            </w:tcPrChange>
          </w:tcPr>
          <w:p w14:paraId="2E03D14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URL</w:t>
            </w:r>
          </w:p>
        </w:tc>
        <w:tc>
          <w:tcPr>
            <w:tcW w:w="8301" w:type="dxa"/>
            <w:tcMar>
              <w:top w:w="70" w:type="dxa"/>
              <w:left w:w="110" w:type="dxa"/>
              <w:bottom w:w="70" w:type="dxa"/>
              <w:right w:w="110" w:type="dxa"/>
            </w:tcMar>
            <w:tcPrChange w:id="60" w:author="Kunihito Nakano" w:date="2026-09-27T22:00:00Z" w16du:dateUtc="2026-09-27T13:00:00Z">
              <w:tcPr>
                <w:tcW w:w="7300" w:type="dxa"/>
                <w:tcMar>
                  <w:top w:w="70" w:type="dxa"/>
                  <w:left w:w="110" w:type="dxa"/>
                  <w:bottom w:w="70" w:type="dxa"/>
                  <w:right w:w="110" w:type="dxa"/>
                </w:tcMar>
              </w:tcPr>
            </w:tcPrChange>
          </w:tcPr>
          <w:p w14:paraId="637F992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https://corp.wine-bank.co.jp/company/</w:t>
            </w:r>
          </w:p>
        </w:tc>
      </w:tr>
    </w:tbl>
    <w:p w14:paraId="143359C7" w14:textId="5718828F" w:rsidR="00297036" w:rsidRPr="004B49D9" w:rsidDel="00655B0E" w:rsidRDefault="00297036">
      <w:pPr>
        <w:spacing w:after="80"/>
        <w:rPr>
          <w:del w:id="61" w:author="Kunihito Nakano" w:date="2026-09-27T21:35:00Z" w16du:dateUtc="2026-09-27T12:35:00Z"/>
          <w:rFonts w:ascii="BIZ UDPゴシック" w:eastAsia="BIZ UDPゴシック" w:hAnsi="BIZ UDPゴシック"/>
        </w:rPr>
      </w:pPr>
    </w:p>
    <w:p w14:paraId="1107E9D5"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color w:val="595959"/>
          <w:sz w:val="19"/>
          <w:szCs w:val="19"/>
        </w:rPr>
        <w:t xml:space="preserve">※　</w:t>
      </w:r>
      <w:del w:id="12004" w:author="Claude" w:date="2026-09-28T09:00:00Z">
        <w:r>
          <w:rPr>
            <w:rFonts w:ascii="BIZ UDPゴシック" w:eastAsia="BIZ UDPゴシック" w:hAnsi="BIZ UDPゴシック"/>
            <w:color w:val="595959"/>
            <w:sz w:val="19"/>
            <w:szCs w:val="19"/>
          </w:rPr>
          <w:delText xml:space="preserve">当社の会社案内を別紙1として添付いたします。</w:delText>
        </w:r>
      </w:del>
      <w:ins w:id="12005" w:author="Claude" w:date="2026-09-28T09:00:00Z">
        <w:r>
          <w:rPr>
            <w:rFonts w:ascii="BIZ UDPゴシック" w:eastAsia="BIZ UDPゴシック" w:hAnsi="BIZ UDPゴシック"/>
            <w:color w:val="595959"/>
            <w:sz w:val="19"/>
            <w:szCs w:val="19"/>
          </w:rPr>
          <w:t xml:space="preserve">当社の会社案内（株式会社アピシウスの承継実績を含みます）を別紙として添付いたします。</w:t>
        </w:r>
      </w:ins>
    </w:p>
    <w:p w14:paraId="77A24F3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2．本件取引に関する意向表明</w:t>
      </w:r>
    </w:p>
    <w:p w14:paraId="28C6E693"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当社は、本ご案内の内容をすべて了承したうえで、本件に強い興味を有しており、対象会社の全株式を譲り受けることを希望いたします。</w:t>
      </w:r>
    </w:p>
    <w:p w14:paraId="7188625A"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対象会社に興味・関心を持った理由・背景</w:t>
      </w:r>
    </w:p>
    <w:p w14:paraId="18320571"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ワインの仕入・流通を本業としつつ、自らもレストランを運営する事業者です。その立場から見たとき、対象会社は国内最高峰のガストロノミーであるにとどまらず、19年連続でミシュラン三つ星を保持してこられた信頼のもとに、正規の仕入先から希少銘柄の配分を継続的に受けてこられた、国内でも稀有な存在であると理解しております。</w:t>
      </w:r>
    </w:p>
    <w:p w14:paraId="52078582" w14:textId="1B05025C" w:rsidR="00297036" w:rsidRPr="004B49D9" w:rsidDel="002B70C4" w:rsidRDefault="006948C1">
      <w:pPr>
        <w:spacing w:after="120" w:line="300" w:lineRule="auto"/>
        <w:rPr>
          <w:del w:id="62" w:author="Kunihito Nakano" w:date="2026-09-27T16:25:00Z" w16du:dateUtc="2026-09-27T07:25:00Z"/>
          <w:rFonts w:ascii="BIZ UDPゴシック" w:eastAsia="BIZ UDPゴシック" w:hAnsi="BIZ UDPゴシック"/>
        </w:rPr>
      </w:pPr>
      <w:del w:id="63" w:author="Kunihito Nakano" w:date="2026-09-27T16:25:00Z" w16du:dateUtc="2026-09-27T07:25:00Z">
        <w:r>
          <w:rPr>
            <w:rFonts w:ascii="BIZ UDPゴシック" w:eastAsia="BIZ UDPゴシック" w:hAnsi="BIZ UDPゴシック"/>
          </w:rPr>
          <w:delText>先般の面談において、岸田様ご自身から、三つ星を19年連続で維持してきたことがワインのアロケーションにおいて大きな意味を持つ旨のご説明を賜りました。また、客単価に占める飲料の比重が相応に大きいことも伺いました。ワインを本業とする当社にとって、この意味は十分に理解できるものです。</w:delText>
        </w:r>
      </w:del>
    </w:p>
    <w:p w14:paraId="0599B4AE" w14:textId="2EE5A767" w:rsidR="00297036" w:rsidRPr="004B49D9" w:rsidDel="002B70C4" w:rsidRDefault="006948C1">
      <w:pPr>
        <w:spacing w:after="120" w:line="300" w:lineRule="auto"/>
        <w:rPr>
          <w:del w:id="64" w:author="Kunihito Nakano" w:date="2026-09-27T16:25:00Z" w16du:dateUtc="2026-09-27T07:25:00Z"/>
          <w:rFonts w:ascii="BIZ UDPゴシック" w:eastAsia="BIZ UDPゴシック" w:hAnsi="BIZ UDPゴシック"/>
        </w:rPr>
      </w:pPr>
      <w:del w:id="65" w:author="Kunihito Nakano" w:date="2026-09-27T16:25:00Z" w16du:dateUtc="2026-09-27T07:25:00Z">
        <w:r>
          <w:rPr>
            <w:rFonts w:ascii="BIZ UDPゴシック" w:eastAsia="BIZ UDPゴシック" w:hAnsi="BIZ UDPゴシック"/>
          </w:rPr>
          <w:delText>ご共有いただいた質疑応答により、リピートのご希望が7割に達する一方、新規のお客様を受け入れるために意図的に調整されていること、海外からのお問い合わせが半数以上ありながらこれも絞っておられることを承知いたしました。需要を抑えることで品質を保つという判断は、規模の拡大を是とする一般的な事業運営とは逆の考え方であり、当社はこれを尊重いたします。</w:delText>
        </w:r>
      </w:del>
    </w:p>
    <w:p w14:paraId="74B532A0" w14:textId="03FBDAD2" w:rsidR="00297036" w:rsidRPr="004B49D9" w:rsidRDefault="006948C1">
      <w:pPr>
        <w:spacing w:after="120" w:line="300" w:lineRule="auto"/>
        <w:rPr>
          <w:rFonts w:ascii="BIZ UDPゴシック" w:eastAsia="BIZ UDPゴシック" w:hAnsi="BIZ UDPゴシック"/>
        </w:rPr>
      </w:pPr>
      <w:del w:id="66" w:author="Kunihito Nakano" w:date="2026-09-27T16:25:00Z" w16du:dateUtc="2026-09-27T07:25:00Z">
        <w:r>
          <w:rPr>
            <w:rFonts w:ascii="BIZ UDPゴシック" w:eastAsia="BIZ UDPゴシック" w:hAnsi="BIZ UDPゴシック"/>
          </w:rPr>
          <w:delText>同時に、</w:delText>
        </w:r>
      </w:del>
      <w:r>
        <w:rPr>
          <w:rFonts w:ascii="BIZ UDPゴシック" w:eastAsia="BIZ UDPゴシック" w:hAnsi="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20年にわたり増収増益を継続し、宣伝費を一度もかけることなくこの水準を築いてこられたことに、当社は深い敬意を抱いております。</w:t>
      </w:r>
    </w:p>
    <w:p w14:paraId="666425E6"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14:paraId="2B0ED979" w14:textId="77777777" w:rsidR="00297036" w:rsidRDefault="006948C1">
      <w:pPr>
        <w:spacing w:after="120" w:line="300" w:lineRule="auto"/>
        <w:rPr>
          <w:ins w:id="67" w:author="Kunihito Nakano" w:date="2026-09-27T16:27:00Z" w16du:dateUtc="2026-09-27T07:27:00Z"/>
          <w:rFonts w:ascii="BIZ UDPゴシック" w:eastAsia="BIZ UDPゴシック" w:hAnsi="BIZ UDPゴシック"/>
        </w:rPr>
      </w:pPr>
      <w:r>
        <w:rPr>
          <w:rFonts w:ascii="BIZ UDPゴシック" w:eastAsia="BIZ UDPゴシック" w:hAnsi="BIZ UDPゴシック"/>
        </w:rPr>
        <w:t>当社にとって対象会社は、収益を目的として取得する事業であると同時に、日本の食文化として守るべき資産であると考えております。</w:t>
      </w:r>
    </w:p>
    <w:p w14:paraId="7EF3B1E7" w14:textId="77777777" w:rsidR="002B70C4" w:rsidRPr="004B49D9" w:rsidRDefault="002B70C4">
      <w:pPr>
        <w:spacing w:after="120" w:line="300" w:lineRule="auto"/>
        <w:rPr>
          <w:rFonts w:ascii="BIZ UDPゴシック" w:eastAsia="BIZ UDPゴシック" w:hAnsi="BIZ UDPゴシック"/>
        </w:rPr>
      </w:pPr>
    </w:p>
    <w:p w14:paraId="73B9C687"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当社の本件取引の目的</w:t>
      </w:r>
    </w:p>
    <w:p w14:paraId="39022580"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当社の目的は、次の3点に集約されます。</w:t>
      </w:r>
    </w:p>
    <w:p w14:paraId="22656E1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ミシュラン三つ星の維持を最優先に据え、対象会社の現行の事業運営を変更することなく承継すること。</w:t>
      </w:r>
    </w:p>
    <w:p w14:paraId="283DA3AE" w14:textId="2665CF53"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岸田様のご在任期間中に、後継となる料理長を共同で確保し、対象会社を</w:t>
      </w:r>
      <w:ins w:id="68" w:author="Kunihito Nakano" w:date="2026-09-27T16:26:00Z" w16du:dateUtc="2026-09-27T07:26:00Z">
        <w:r>
          <w:rPr>
            <w:rFonts w:ascii="BIZ UDPゴシック" w:eastAsia="BIZ UDPゴシック" w:hAnsi="BIZ UDPゴシック" w:hint="eastAsia"/>
          </w:rPr>
          <w:t>永続的に</w:t>
        </w:r>
      </w:ins>
      <w:ins w:id="69" w:author="Kunihito Nakano" w:date="2026-09-27T16:27:00Z" w16du:dateUtc="2026-09-27T07:27:00Z">
        <w:r>
          <w:rPr>
            <w:rFonts w:ascii="BIZ UDPゴシック" w:eastAsia="BIZ UDPゴシック" w:hAnsi="BIZ UDPゴシック" w:hint="eastAsia"/>
          </w:rPr>
          <w:t>発展できる</w:t>
        </w:r>
      </w:ins>
      <w:del w:id="70" w:author="Kunihito Nakano" w:date="2026-09-27T16:27:00Z" w16du:dateUtc="2026-09-27T07:27:00Z">
        <w:r>
          <w:rPr>
            <w:rFonts w:ascii="BIZ UDPゴシック" w:eastAsia="BIZ UDPゴシック" w:hAnsi="BIZ UDPゴシック"/>
          </w:rPr>
          <w:delText>特定の個人に依存しない</w:delText>
        </w:r>
      </w:del>
      <w:r>
        <w:rPr>
          <w:rFonts w:ascii="BIZ UDPゴシック" w:eastAsia="BIZ UDPゴシック" w:hAnsi="BIZ UDPゴシック"/>
        </w:rPr>
        <w:t>体制へ移行させること。</w:t>
      </w:r>
    </w:p>
    <w:p w14:paraId="5FBD0195" w14:textId="77777777" w:rsidR="00297036" w:rsidRPr="004B49D9" w:rsidDel="002B70C4" w:rsidRDefault="006948C1">
      <w:pPr>
        <w:spacing w:after="80" w:line="300" w:lineRule="auto"/>
        <w:ind w:left="440" w:hanging="280"/>
        <w:rPr>
          <w:del w:id="71" w:author="Kunihito Nakano" w:date="2026-09-27T16:27:00Z" w16du:dateUtc="2026-09-27T07:27:00Z"/>
          <w:rFonts w:ascii="BIZ UDPゴシック" w:eastAsia="BIZ UDPゴシック" w:hAnsi="BIZ UDPゴシック"/>
        </w:rPr>
      </w:pPr>
      <w:r>
        <w:rPr>
          <w:rFonts w:ascii="BIZ UDPゴシック" w:eastAsia="BIZ UDPゴシック" w:hAnsi="BIZ UDPゴシック"/>
        </w:rPr>
        <w:t>③ 岸田様が拡張余地としてお示しになった領域のうち、対象会社の本業と三つ星の維持を損なわないものについて、当社の経営資源をもって実現を支援すること。</w:t>
      </w:r>
    </w:p>
    <w:p w14:paraId="70F293E2" w14:textId="77777777" w:rsidR="00297036" w:rsidRPr="004B49D9" w:rsidRDefault="00297036">
      <w:pPr>
        <w:spacing w:after="80" w:line="300" w:lineRule="auto"/>
        <w:ind w:left="440" w:hanging="280"/>
        <w:rPr>
          <w:rFonts w:ascii="BIZ UDPゴシック" w:eastAsia="BIZ UDPゴシック" w:hAnsi="BIZ UDPゴシック"/>
        </w:rPr>
        <w:pPrChange w:id="72" w:author="Kunihito Nakano" w:date="2026-09-27T16:27:00Z" w16du:dateUtc="2026-09-27T07:27:00Z">
          <w:pPr>
            <w:spacing w:after="60"/>
          </w:pPr>
        </w:pPrChange>
      </w:pPr>
    </w:p>
    <w:p w14:paraId="25202E61" w14:textId="77777777" w:rsidR="00297036" w:rsidRDefault="006948C1">
      <w:pPr>
        <w:spacing w:after="120" w:line="300" w:lineRule="auto"/>
        <w:rPr>
          <w:ins w:id="73" w:author="Kunihito Nakano" w:date="2026-09-27T16:27:00Z" w16du:dateUtc="2026-09-27T07:27:00Z"/>
          <w:rFonts w:ascii="BIZ UDPゴシック" w:eastAsia="BIZ UDPゴシック" w:hAnsi="BIZ UDPゴシック"/>
        </w:rPr>
      </w:pPr>
      <w:r>
        <w:rPr>
          <w:rFonts w:ascii="BIZ UDPゴシック" w:eastAsia="BIZ UDPゴシック" w:hAnsi="BIZ UDPゴシック"/>
        </w:rPr>
        <w:lastRenderedPageBreak/>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14:paraId="2C9E9DC4" w14:textId="77777777" w:rsidR="002B70C4" w:rsidRPr="004B49D9" w:rsidRDefault="002B70C4">
      <w:pPr>
        <w:spacing w:after="120" w:line="300" w:lineRule="auto"/>
        <w:rPr>
          <w:rFonts w:ascii="BIZ UDPゴシック" w:eastAsia="BIZ UDPゴシック" w:hAnsi="BIZ UDPゴシック"/>
        </w:rPr>
      </w:pPr>
    </w:p>
    <w:p w14:paraId="5E9FFAA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(3) 本件取引を通じて想定されるシナジー効果</w:t>
      </w:r>
    </w:p>
    <w:p w14:paraId="3A5FDA72" w14:textId="5AD0B619" w:rsidR="00297036" w:rsidRPr="004B49D9" w:rsidRDefault="002B70C4">
      <w:pPr>
        <w:spacing w:after="120" w:line="300" w:lineRule="auto"/>
        <w:rPr>
          <w:rFonts w:ascii="BIZ UDPゴシック" w:eastAsia="BIZ UDPゴシック" w:hAnsi="BIZ UDPゴシック"/>
        </w:rPr>
      </w:pPr>
      <w:ins w:id="74" w:author="Kunihito Nakano" w:date="2026-09-27T16:28:00Z" w16du:dateUtc="2026-09-27T07:28:00Z">
        <w:r>
          <w:rPr>
            <w:rFonts w:ascii="BIZ UDPゴシック" w:eastAsia="BIZ UDPゴシック" w:hAnsi="BIZ UDPゴシック" w:hint="eastAsia"/>
          </w:rPr>
          <w:t>面談時にも申し上げましたが、</w:t>
        </w:r>
      </w:ins>
      <w:del w:id="75" w:author="Kunihito Nakano" w:date="2026-09-27T16:28:00Z" w16du:dateUtc="2026-09-27T07:28:00Z">
        <w:r>
          <w:rPr>
            <w:rFonts w:ascii="BIZ UDPゴシック" w:eastAsia="BIZ UDPゴシック" w:hAnsi="BIZ UDPゴシック"/>
          </w:rPr>
          <w:delText>はじめに申し上げます</w:delText>
        </w:r>
      </w:del>
      <w:del w:id="76" w:author="Kunihito Nakano" w:date="2026-09-27T16:27:00Z" w16du:dateUtc="2026-09-27T07:27:00Z">
        <w:r>
          <w:rPr>
            <w:rFonts w:ascii="BIZ UDPゴシック" w:eastAsia="BIZ UDPゴシック" w:hAnsi="BIZ UDPゴシック"/>
          </w:rPr>
          <w:delText>。</w:delText>
        </w:r>
      </w:del>
      <w:r>
        <w:rPr>
          <w:rFonts w:ascii="BIZ UDPゴシック" w:eastAsia="BIZ UDPゴシック" w:hAnsi="BIZ UDPゴシック"/>
        </w:rPr>
        <w:t>当社は、本件において劇的なシナジーが存在するとは考えておりません。岸田様が築かれた対象会社のブランドと運営は既に完成度が高く、外部から加えられるものは限られております</w:t>
      </w:r>
      <w:ins w:id="77" w:author="Claude" w:date="2026-09-27T09:00:00Z">
        <w:r>
          <w:rPr>
            <w:rFonts w:ascii="BIZ UDPゴシック" w:eastAsia="BIZ UDPゴシック" w:hAnsi="BIZ UDPゴシック"/>
          </w:rPr>
          <w:t>。</w:t>
        </w:r>
      </w:ins>
      <w:del w:id="78" w:author="Kunihito Nakano" w:date="2026-09-27T16:28:00Z" w16du:dateUtc="2026-09-27T07:28:00Z">
        <w:r>
          <w:rPr>
            <w:rFonts w:ascii="BIZ UDPゴシック" w:eastAsia="BIZ UDPゴシック" w:hAnsi="BIZ UDPゴシック"/>
          </w:rPr>
          <w:delText>。面談の場でも同様に申し上げたとおりです。</w:delText>
        </w:r>
      </w:del>
    </w:p>
    <w:p w14:paraId="0A4C11F9"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そのうえで、当社がご提供できると考えているものは、次のとおりです。</w:t>
      </w:r>
    </w:p>
    <w:p w14:paraId="235A26AB" w14:textId="77777777" w:rsidR="00297036" w:rsidRPr="00D85F9C" w:rsidRDefault="006948C1">
      <w:pPr>
        <w:spacing w:after="80" w:line="300" w:lineRule="auto"/>
        <w:rPr>
          <w:rFonts w:ascii="BIZ UDPゴシック" w:eastAsia="BIZ UDPゴシック" w:hAnsi="BIZ UDPゴシック"/>
        </w:rPr>
      </w:pPr>
      <w:r>
        <w:rPr>
          <w:rFonts w:ascii="BIZ UDPゴシック" w:eastAsia="BIZ UDPゴシック" w:hAnsi="BIZ UDPゴシック"/>
          <w:rPrChange w:id="79" w:author="Kunihito Nakano" w:date="2026-09-27T16:36:00Z" w16du:dateUtc="2026-09-27T07:36:00Z">
            <w:rPr>
              <w:rFonts w:ascii="BIZ UDPゴシック" w:eastAsia="BIZ UDPゴシック" w:hAnsi="BIZ UDPゴシック"/>
              <w:sz w:val="20"/>
              <w:szCs w:val="20"/>
            </w:rPr>
          </w:rPrChange>
        </w:rPr>
        <w:t>【対象会社側から見たシナジー】</w:t>
      </w:r>
    </w:p>
    <w:p w14:paraId="06DA0728" w14:textId="77777777" w:rsidR="002B70C4" w:rsidRDefault="006948C1">
      <w:pPr>
        <w:spacing w:after="80" w:line="300" w:lineRule="auto"/>
        <w:ind w:left="440" w:hanging="280"/>
        <w:rPr>
          <w:ins w:id="80" w:author="Kunihito Nakano" w:date="2026-09-27T16:29:00Z" w16du:dateUtc="2026-09-27T07:29:00Z"/>
          <w:rFonts w:ascii="BIZ UDPゴシック" w:eastAsia="BIZ UDPゴシック" w:hAnsi="BIZ UDPゴシック"/>
        </w:rPr>
      </w:pPr>
      <w:r>
        <w:rPr>
          <w:rFonts w:ascii="BIZ UDPゴシック" w:eastAsia="BIZ UDPゴシック" w:hAnsi="BIZ UDPゴシック"/>
        </w:rPr>
        <w:t>① 後継料理長の探索（最優先事項）：</w:t>
      </w:r>
    </w:p>
    <w:p w14:paraId="548A4436" w14:textId="4DF9E52E" w:rsidR="00297036" w:rsidRPr="004B49D9" w:rsidRDefault="006948C1">
      <w:pPr>
        <w:spacing w:after="80" w:line="300" w:lineRule="auto"/>
        <w:ind w:leftChars="100" w:left="210" w:firstLineChars="100" w:firstLine="210"/>
        <w:rPr>
          <w:rFonts w:ascii="BIZ UDPゴシック" w:eastAsia="BIZ UDPゴシック" w:hAnsi="BIZ UDPゴシック"/>
        </w:rPr>
        <w:pPrChange w:id="81" w:author="Kunihito Nakano" w:date="2026-09-27T16:29:00Z" w16du:dateUtc="2026-09-27T07:29:00Z">
          <w:pPr>
            <w:spacing w:after="80" w:line="300" w:lineRule="auto"/>
            <w:ind w:left="440" w:hanging="280"/>
          </w:pPr>
        </w:pPrChange>
      </w:pPr>
      <w:r>
        <w:rPr>
          <w:rFonts w:ascii="BIZ UDPゴシック" w:eastAsia="BIZ UDPゴシック" w:hAnsi="BIZ UDPゴシック"/>
        </w:rPr>
        <w:t>面談において、3〜4年後に後任となる人材が現時点ではいらっしゃらないこと、候補として現ご在籍の方、卒業生の方、外部からの招聘の3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14:paraId="7DA40B9B" w14:textId="77777777" w:rsidR="002B70C4" w:rsidRDefault="006948C1">
      <w:pPr>
        <w:spacing w:after="80" w:line="300" w:lineRule="auto"/>
        <w:ind w:left="440" w:hanging="280"/>
        <w:rPr>
          <w:ins w:id="82" w:author="Kunihito Nakano" w:date="2026-09-27T16:29:00Z" w16du:dateUtc="2026-09-27T07:29:00Z"/>
          <w:rFonts w:ascii="BIZ UDPゴシック" w:eastAsia="BIZ UDPゴシック" w:hAnsi="BIZ UDPゴシック"/>
        </w:rPr>
      </w:pPr>
      <w:r>
        <w:rPr>
          <w:rFonts w:ascii="BIZ UDPゴシック" w:eastAsia="BIZ UDPゴシック" w:hAnsi="BIZ UDPゴシック"/>
        </w:rPr>
        <w:t>② ワインリストの補完：</w:t>
      </w:r>
    </w:p>
    <w:p w14:paraId="5767C081" w14:textId="06C0B932" w:rsidR="00297036" w:rsidRPr="004B49D9" w:rsidRDefault="006948C1">
      <w:pPr>
        <w:spacing w:after="80" w:line="300" w:lineRule="auto"/>
        <w:ind w:leftChars="100" w:left="210" w:firstLineChars="100" w:firstLine="210"/>
        <w:rPr>
          <w:rFonts w:ascii="BIZ UDPゴシック" w:eastAsia="BIZ UDPゴシック" w:hAnsi="BIZ UDPゴシック"/>
        </w:rPr>
        <w:pPrChange w:id="83" w:author="Kunihito Nakano" w:date="2026-09-27T16:29:00Z" w16du:dateUtc="2026-09-27T07:29:00Z">
          <w:pPr>
            <w:spacing w:after="80" w:line="300" w:lineRule="auto"/>
            <w:ind w:left="440" w:hanging="280"/>
          </w:pPr>
        </w:pPrChange>
      </w:pPr>
      <w:r>
        <w:rPr>
          <w:rFonts w:ascii="BIZ UDPゴシック" w:eastAsia="BIZ UDPゴシック" w:hAnsi="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w:t>
      </w:r>
      <w:ins w:id="84" w:author="Kunihito Nakano" w:date="2026-09-27T16:29:00Z" w16du:dateUtc="2026-09-27T07:29:00Z">
        <w:del w:id="85" w:author="Claude" w:date="2026-09-27T09:00:00Z">
          <w:r>
            <w:rPr>
              <w:rFonts w:ascii="BIZ UDPゴシック" w:eastAsia="BIZ UDPゴシック" w:hAnsi="BIZ UDPゴシック" w:hint="eastAsia"/>
            </w:rPr>
            <w:delText>対象会社にメリットが生じない限りは</w:delText>
          </w:r>
        </w:del>
      </w:ins>
      <w:ins w:id="86" w:author="Claude" w:date="2026-09-27T09:00:00Z">
        <w:r>
          <w:rPr>
            <w:rFonts w:ascii="BIZ UDPゴシック" w:eastAsia="BIZ UDPゴシック" w:hAnsi="BIZ UDPゴシック" w:hint="eastAsia"/>
          </w:rPr>
          <w:t>対象会社にとってより有利な条件が得られる場合を除き、</w:t>
        </w:r>
      </w:ins>
      <w:r>
        <w:rPr>
          <w:rFonts w:ascii="BIZ UDPゴシック" w:eastAsia="BIZ UDPゴシック" w:hAnsi="BIZ UDPゴシック"/>
        </w:rPr>
        <w:t>現状のまま維持されるべきものと考えております。</w:t>
      </w:r>
    </w:p>
    <w:p w14:paraId="31E7E0D5" w14:textId="77777777" w:rsidR="002B70C4" w:rsidRDefault="006948C1">
      <w:pPr>
        <w:spacing w:after="80" w:line="300" w:lineRule="auto"/>
        <w:ind w:left="440" w:hanging="280"/>
        <w:rPr>
          <w:ins w:id="87" w:author="Kunihito Nakano" w:date="2026-09-27T16:29:00Z" w16du:dateUtc="2026-09-27T07:29:00Z"/>
          <w:rFonts w:ascii="BIZ UDPゴシック" w:eastAsia="BIZ UDPゴシック" w:hAnsi="BIZ UDPゴシック"/>
        </w:rPr>
      </w:pPr>
      <w:r>
        <w:rPr>
          <w:rFonts w:ascii="BIZ UDPゴシック" w:eastAsia="BIZ UDPゴシック" w:hAnsi="BIZ UDPゴシック"/>
        </w:rPr>
        <w:t>③ 物販の生産能力の確保：</w:t>
      </w:r>
    </w:p>
    <w:p w14:paraId="4250FC7D" w14:textId="340E8F1B" w:rsidR="00297036" w:rsidRPr="004B49D9" w:rsidRDefault="006948C1">
      <w:pPr>
        <w:spacing w:after="80" w:line="300" w:lineRule="auto"/>
        <w:ind w:leftChars="100" w:left="210" w:firstLineChars="100" w:firstLine="210"/>
        <w:rPr>
          <w:rFonts w:ascii="BIZ UDPゴシック" w:eastAsia="BIZ UDPゴシック" w:hAnsi="BIZ UDPゴシック"/>
        </w:rPr>
        <w:pPrChange w:id="88" w:author="Kunihito Nakano" w:date="2026-09-27T16:29:00Z" w16du:dateUtc="2026-09-27T07:29:00Z">
          <w:pPr>
            <w:spacing w:after="80" w:line="300" w:lineRule="auto"/>
            <w:ind w:left="440" w:hanging="280"/>
          </w:pPr>
        </w:pPrChange>
      </w:pPr>
      <w:r>
        <w:rPr>
          <w:rFonts w:ascii="BIZ UDPゴシック" w:eastAsia="BIZ UDPゴシック" w:hAnsi="BIZ UDPゴシック"/>
        </w:rPr>
        <w:t>ご共有いただいた質疑応答により、チーズケーキの売上が年間約7,000万円に達し</w:t>
      </w:r>
      <w:ins w:id="89" w:author="Kunihito Nakano" w:date="2026-09-27T16:30:00Z" w16du:dateUtc="2026-09-27T07:30:00Z">
        <w:r>
          <w:rPr>
            <w:rFonts w:ascii="BIZ UDPゴシック" w:eastAsia="BIZ UDPゴシック" w:hAnsi="BIZ UDPゴシック" w:hint="eastAsia"/>
          </w:rPr>
          <w:t>、</w:t>
        </w:r>
      </w:ins>
      <w:del w:id="90" w:author="Kunihito Nakano" w:date="2026-09-27T16:30:00Z" w16du:dateUtc="2026-09-27T07:30:00Z">
        <w:r>
          <w:rPr>
            <w:rFonts w:ascii="BIZ UDPゴシック" w:eastAsia="BIZ UDPゴシック" w:hAnsi="BIZ UDPゴシック"/>
          </w:rPr>
          <w:delText>、レストラン内での製造が生産能力の上限にあること、直近の抽選販売では約470名のご応募に対して販売枠が318個であったことを承知いたしました。</w:delText>
        </w:r>
      </w:del>
      <w:r>
        <w:rPr>
          <w:rFonts w:ascii="BIZ UDPゴシック" w:eastAsia="BIZ UDPゴシック" w:hAnsi="BIZ UDPゴシック"/>
        </w:rPr>
        <w:t>需要が供給を大きく上回っている状態であり、当社</w:t>
      </w:r>
      <w:del w:id="91" w:author="Kunihito Nakano" w:date="2026-09-27T16:31:00Z" w16du:dateUtc="2026-09-27T07:31:00Z">
        <w:r>
          <w:rPr>
            <w:rFonts w:ascii="BIZ UDPゴシック" w:eastAsia="BIZ UDPゴシック" w:hAnsi="BIZ UDPゴシック"/>
          </w:rPr>
          <w:delText>が最</w:delText>
        </w:r>
      </w:del>
      <w:r>
        <w:rPr>
          <w:rFonts w:ascii="BIZ UDPゴシック" w:eastAsia="BIZ UDPゴシック" w:hAnsi="BIZ UDPゴシック"/>
        </w:rPr>
        <w:t>も直接的にお役に立てる領域であると考えております。当社は自社EC</w:t>
      </w:r>
      <w:del w:id="92" w:author="Kunihito Nakano" w:date="2026-09-27T16:31:00Z" w16du:dateUtc="2026-09-27T07:31:00Z">
        <w:r>
          <w:rPr>
            <w:rFonts w:ascii="BIZ UDPゴシック" w:eastAsia="BIZ UDPゴシック" w:hAnsi="BIZ UDPゴシック"/>
          </w:rPr>
          <w:delText>（楽天・Yahoo!・寺田ワインマーケット）</w:delText>
        </w:r>
      </w:del>
      <w:r>
        <w:rPr>
          <w:rFonts w:ascii="BIZ UDPゴシック" w:eastAsia="BIZ UDPゴシック" w:hAnsi="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これを当社の負担と責任において準備したうえで着手する考え</w:t>
      </w:r>
      <w:ins w:id="93" w:author="Kunihito Nakano" w:date="2026-09-27T16:32:00Z" w16du:dateUtc="2026-09-27T07:32:00Z">
        <w:r>
          <w:rPr>
            <w:rFonts w:ascii="BIZ UDPゴシック" w:eastAsia="BIZ UDPゴシック" w:hAnsi="BIZ UDPゴシック" w:hint="eastAsia"/>
          </w:rPr>
          <w:t>がございます。</w:t>
        </w:r>
      </w:ins>
      <w:del w:id="94" w:author="Kunihito Nakano" w:date="2026-09-27T16:32:00Z" w16du:dateUtc="2026-09-27T07:32:00Z">
        <w:r>
          <w:rPr>
            <w:rFonts w:ascii="BIZ UDPゴシック" w:eastAsia="BIZ UDPゴシック" w:hAnsi="BIZ UDPゴシック"/>
          </w:rPr>
          <w:delText>であり、本書において海外販売を価額算定の前提とはしておりません。</w:delText>
        </w:r>
      </w:del>
    </w:p>
    <w:p w14:paraId="49BF47A6" w14:textId="77777777" w:rsidR="002B70C4" w:rsidRDefault="006948C1">
      <w:pPr>
        <w:spacing w:after="80" w:line="300" w:lineRule="auto"/>
        <w:ind w:left="440" w:hanging="280"/>
        <w:rPr>
          <w:ins w:id="95" w:author="Kunihito Nakano" w:date="2026-09-27T16:32:00Z" w16du:dateUtc="2026-09-27T07:32:00Z"/>
          <w:rFonts w:ascii="BIZ UDPゴシック" w:eastAsia="BIZ UDPゴシック" w:hAnsi="BIZ UDPゴシック"/>
        </w:rPr>
      </w:pPr>
      <w:r>
        <w:rPr>
          <w:rFonts w:ascii="BIZ UDPゴシック" w:eastAsia="BIZ UDPゴシック" w:hAnsi="BIZ UDPゴシック"/>
        </w:rPr>
        <w:t>④ 顧客情報の資産化：</w:t>
      </w:r>
    </w:p>
    <w:p w14:paraId="37F32944" w14:textId="160E9D90" w:rsidR="00297036" w:rsidRPr="004B49D9" w:rsidRDefault="006948C1">
      <w:pPr>
        <w:spacing w:after="80" w:line="300" w:lineRule="auto"/>
        <w:ind w:leftChars="100" w:left="210" w:firstLineChars="100" w:firstLine="210"/>
        <w:rPr>
          <w:rFonts w:ascii="BIZ UDPゴシック" w:eastAsia="BIZ UDPゴシック" w:hAnsi="BIZ UDPゴシック"/>
        </w:rPr>
        <w:pPrChange w:id="96" w:author="Kunihito Nakano" w:date="2026-09-27T16:32:00Z" w16du:dateUtc="2026-09-27T07:32:00Z">
          <w:pPr>
            <w:spacing w:after="80" w:line="300" w:lineRule="auto"/>
            <w:ind w:left="440" w:hanging="280"/>
          </w:pPr>
        </w:pPrChange>
      </w:pPr>
      <w:r>
        <w:rPr>
          <w:rFonts w:ascii="BIZ UDPゴシック" w:eastAsia="BIZ UDPゴシック" w:hAnsi="BIZ UDPゴシック"/>
        </w:rPr>
        <w:t>20年分のご来店・ご注文の情報について、営業現場のオペレーションを変更することなく、参照可能な形に整備いたします。</w:t>
      </w:r>
    </w:p>
    <w:p w14:paraId="0682F81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 xml:space="preserve">⑤ </w:t>
      </w:r>
      <w:del w:id="97" w:author="Claude" w:date="2026-09-27T09:00:00Z">
        <w:r>
          <w:rPr>
            <w:rFonts w:ascii="BIZ UDPゴシック" w:eastAsia="BIZ UDPゴシック" w:hAnsi="BIZ UDPゴシック"/>
          </w:rPr>
          <w:delText>設備更新・移転に係る資金力</w:delText>
        </w:r>
      </w:del>
      <w:ins w:id="98" w:author="Claude" w:date="2026-09-27T09:00:00Z">
        <w:r>
          <w:rPr>
            <w:rFonts w:ascii="BIZ UDPゴシック" w:eastAsia="BIZ UDPゴシック" w:hAnsi="BIZ UDPゴシック"/>
          </w:rPr>
          <w:t>設備更新・移転への対応</w:t>
        </w:r>
      </w:ins>
      <w:r>
        <w:rPr>
          <w:rFonts w:ascii="BIZ UDPゴシック" w:eastAsia="BIZ UDPゴシック" w:hAnsi="BIZ UDPゴシック"/>
        </w:rPr>
        <w:t>：本書3項(4)に記載のとおりです。</w:t>
      </w:r>
    </w:p>
    <w:p w14:paraId="69742A6C" w14:textId="77777777" w:rsidR="00297036" w:rsidRPr="004B49D9" w:rsidRDefault="00297036">
      <w:pPr>
        <w:spacing w:after="60"/>
        <w:rPr>
          <w:rFonts w:ascii="BIZ UDPゴシック" w:eastAsia="BIZ UDPゴシック" w:hAnsi="BIZ UDPゴシック"/>
        </w:rPr>
      </w:pPr>
    </w:p>
    <w:p w14:paraId="288C678C" w14:textId="77777777" w:rsidR="00297036" w:rsidRPr="00D85F9C" w:rsidRDefault="006948C1">
      <w:pPr>
        <w:spacing w:after="80" w:line="300" w:lineRule="auto"/>
        <w:rPr>
          <w:rFonts w:ascii="BIZ UDPゴシック" w:eastAsia="BIZ UDPゴシック" w:hAnsi="BIZ UDPゴシック"/>
        </w:rPr>
      </w:pPr>
      <w:r>
        <w:rPr>
          <w:rFonts w:ascii="BIZ UDPゴシック" w:eastAsia="BIZ UDPゴシック" w:hAnsi="BIZ UDPゴシック"/>
          <w:rPrChange w:id="99" w:author="Kunihito Nakano" w:date="2026-09-27T16:36:00Z" w16du:dateUtc="2026-09-27T07:36:00Z">
            <w:rPr>
              <w:rFonts w:ascii="BIZ UDPゴシック" w:eastAsia="BIZ UDPゴシック" w:hAnsi="BIZ UDPゴシック"/>
              <w:sz w:val="20"/>
              <w:szCs w:val="20"/>
            </w:rPr>
          </w:rPrChange>
        </w:rPr>
        <w:t>【当社側から見たシナジー】</w:t>
      </w:r>
    </w:p>
    <w:p w14:paraId="2D6D386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① 対象会社との資本関係により、当社のワイン仕入における信用および交渉力が向上すること。</w:t>
      </w:r>
    </w:p>
    <w:p w14:paraId="521AB43E" w14:textId="77777777" w:rsidR="00297036" w:rsidRPr="004B49D9" w:rsidDel="002B70C4" w:rsidRDefault="006948C1">
      <w:pPr>
        <w:spacing w:after="80" w:line="300" w:lineRule="auto"/>
        <w:ind w:left="440" w:hanging="280"/>
        <w:rPr>
          <w:del w:id="100" w:author="Kunihito Nakano" w:date="2026-09-27T16:32:00Z" w16du:dateUtc="2026-09-27T07:32:00Z"/>
          <w:rFonts w:ascii="BIZ UDPゴシック" w:eastAsia="BIZ UDPゴシック" w:hAnsi="BIZ UDPゴシック"/>
        </w:rPr>
      </w:pPr>
      <w:r>
        <w:rPr>
          <w:rFonts w:ascii="BIZ UDPゴシック" w:eastAsia="BIZ UDPゴシック" w:hAnsi="BIZ UDPゴシック"/>
        </w:rPr>
        <w:t>② 当社グループが運営するグランメゾンにおいて、対象会社の人材育成の考え方に学ぶ機会を得られること。</w:t>
      </w:r>
    </w:p>
    <w:p w14:paraId="65819805" w14:textId="77777777" w:rsidR="00297036" w:rsidRPr="004B49D9" w:rsidRDefault="00297036">
      <w:pPr>
        <w:spacing w:after="80" w:line="300" w:lineRule="auto"/>
        <w:ind w:left="440" w:hanging="280"/>
        <w:rPr>
          <w:rFonts w:ascii="BIZ UDPゴシック" w:eastAsia="BIZ UDPゴシック" w:hAnsi="BIZ UDPゴシック"/>
        </w:rPr>
        <w:pPrChange w:id="101" w:author="Kunihito Nakano" w:date="2026-09-27T16:32:00Z" w16du:dateUtc="2026-09-27T07:32:00Z">
          <w:pPr>
            <w:spacing w:after="60"/>
          </w:pPr>
        </w:pPrChange>
      </w:pPr>
    </w:p>
    <w:p w14:paraId="37B1EE6E"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当社は、対象会社の仕入・運営に当社の都合を持ち込むことはいたしません。価値は対象会社から当社へ流れるものであり、その逆ではないと考えております。</w:t>
      </w:r>
    </w:p>
    <w:p w14:paraId="4014BA0B"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(4) 直接のシナジーを超えて ― 当社が本件に見出している意義</w:t>
      </w:r>
    </w:p>
    <w:p w14:paraId="763207CB" w14:textId="14A54513"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前項のとおり、当社は本件に劇的なシナジーを見込んでおりません。</w:t>
      </w:r>
      <w:del w:id="102" w:author="Kunihito Nakano" w:date="2026-09-27T16:33:00Z" w16du:dateUtc="2026-09-27T07:33:00Z">
        <w:r>
          <w:rPr>
            <w:rFonts w:ascii="BIZ UDPゴシック" w:eastAsia="BIZ UDPゴシック" w:hAnsi="BIZ UDPゴシック"/>
          </w:rPr>
          <w:delText>本書で申し上げる価額も、シナジーを一切織り込まずに算定したものです。</w:delText>
        </w:r>
      </w:del>
      <w:r>
        <w:rPr>
          <w:rFonts w:ascii="BIZ UDPゴシック" w:eastAsia="BIZ UDPゴシック" w:hAnsi="BIZ UDPゴシック"/>
        </w:rPr>
        <w:t>それでもなお当社が本件に強く惹かれる理由を、率直に申し上げます。</w:t>
      </w:r>
    </w:p>
    <w:p w14:paraId="4D558F0B" w14:textId="386A723F" w:rsidR="002B70C4" w:rsidRDefault="006948C1">
      <w:pPr>
        <w:spacing w:after="80" w:line="300" w:lineRule="auto"/>
        <w:ind w:left="440" w:hanging="280"/>
        <w:rPr>
          <w:ins w:id="103" w:author="Kunihito Nakano" w:date="2026-09-27T16:33:00Z" w16du:dateUtc="2026-09-27T07:33:00Z"/>
          <w:rFonts w:ascii="BIZ UDPゴシック" w:eastAsia="BIZ UDPゴシック" w:hAnsi="BIZ UDPゴシック"/>
        </w:rPr>
      </w:pPr>
      <w:r>
        <w:rPr>
          <w:rFonts w:ascii="BIZ UDPゴシック" w:eastAsia="BIZ UDPゴシック" w:hAnsi="BIZ UDPゴシック"/>
        </w:rPr>
        <w:t>① 名店を、閉じることなく、切り売りすることなく</w:t>
      </w:r>
      <w:ins w:id="104" w:author="Kunihito Nakano" w:date="2026-09-27T16:33:00Z" w16du:dateUtc="2026-09-27T07:33:00Z">
        <w:r>
          <w:rPr>
            <w:rFonts w:ascii="BIZ UDPゴシック" w:eastAsia="BIZ UDPゴシック" w:hAnsi="BIZ UDPゴシック" w:hint="eastAsia"/>
          </w:rPr>
          <w:t>、</w:t>
        </w:r>
      </w:ins>
      <w:r>
        <w:rPr>
          <w:rFonts w:ascii="BIZ UDPゴシック" w:eastAsia="BIZ UDPゴシック" w:hAnsi="BIZ UDPゴシック"/>
        </w:rPr>
        <w:t>次へつなぐこと：</w:t>
      </w:r>
    </w:p>
    <w:p w14:paraId="3F83870C" w14:textId="77777777" w:rsidR="002B70C4" w:rsidRDefault="006948C1" w:rsidP="002B70C4">
      <w:pPr>
        <w:spacing w:after="80" w:line="300" w:lineRule="auto"/>
        <w:ind w:leftChars="100" w:left="210" w:firstLineChars="100" w:firstLine="210"/>
        <w:rPr>
          <w:ins w:id="105" w:author="Kunihito Nakano" w:date="2026-09-27T16:33:00Z" w16du:dateUtc="2026-09-27T07:33:00Z"/>
          <w:rFonts w:ascii="BIZ UDPゴシック" w:eastAsia="BIZ UDPゴシック" w:hAnsi="BIZ UDPゴシック"/>
        </w:rPr>
      </w:pPr>
      <w:r>
        <w:rPr>
          <w:rFonts w:ascii="BIZ UDPゴシック" w:eastAsia="BIZ UDPゴシック" w:hAnsi="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14:paraId="7861E1BE" w14:textId="25D3133D" w:rsidR="00297036" w:rsidRPr="00655B0E" w:rsidRDefault="002B70C4">
      <w:pPr>
        <w:spacing w:after="80" w:line="300" w:lineRule="auto"/>
        <w:ind w:leftChars="100" w:left="210" w:firstLineChars="100" w:firstLine="210"/>
        <w:rPr>
          <w:rFonts w:ascii="BIZ UDPゴシック" w:eastAsia="BIZ UDPゴシック" w:hAnsi="BIZ UDPゴシック"/>
          <w:b/>
          <w:bCs/>
          <w:rPrChange w:id="106" w:author="Kunihito Nakano" w:date="2026-09-27T21:37:00Z" w16du:dateUtc="2026-09-27T12:37:00Z">
            <w:rPr>
              <w:rFonts w:ascii="BIZ UDPゴシック" w:eastAsia="BIZ UDPゴシック" w:hAnsi="BIZ UDPゴシック"/>
            </w:rPr>
          </w:rPrChange>
        </w:rPr>
        <w:pPrChange w:id="107" w:author="Kunihito Nakano" w:date="2026-09-27T16:33:00Z" w16du:dateUtc="2026-09-27T07:33:00Z">
          <w:pPr>
            <w:spacing w:after="80" w:line="300" w:lineRule="auto"/>
            <w:ind w:left="440" w:hanging="280"/>
          </w:pPr>
        </w:pPrChange>
      </w:pPr>
      <w:r>
        <w:rPr>
          <w:rFonts w:ascii="BIZ UDPゴシック" w:eastAsia="BIZ UDPゴシック" w:hAnsi="BIZ UDPゴシック"/>
          <w:b/>
          <w:bCs/>
          <w:rPrChange w:id="108" w:author="Kunihito Nakano" w:date="2026-09-27T21:37:00Z" w16du:dateUtc="2026-09-27T12:37:00Z">
            <w:rPr>
              <w:rFonts w:ascii="BIZ UDPゴシック" w:eastAsia="BIZ UDPゴシック" w:hAnsi="BIZ UDPゴシック"/>
            </w:rPr>
          </w:rPrChange>
        </w:rPr>
        <w:t>当社は対象会社を期限を定めずに保有し、転売は想定しておりません。</w:t>
      </w:r>
    </w:p>
    <w:p w14:paraId="5E05B51F" w14:textId="77777777" w:rsidR="002B70C4" w:rsidRDefault="006948C1">
      <w:pPr>
        <w:spacing w:after="80" w:line="300" w:lineRule="auto"/>
        <w:ind w:left="440" w:hanging="280"/>
        <w:rPr>
          <w:ins w:id="109" w:author="Kunihito Nakano" w:date="2026-09-27T16:33:00Z" w16du:dateUtc="2026-09-27T07:33:00Z"/>
          <w:rFonts w:ascii="BIZ UDPゴシック" w:eastAsia="BIZ UDPゴシック" w:hAnsi="BIZ UDPゴシック"/>
        </w:rPr>
      </w:pPr>
      <w:r>
        <w:rPr>
          <w:rFonts w:ascii="BIZ UDPゴシック" w:eastAsia="BIZ UDPゴシック" w:hAnsi="BIZ UDPゴシック"/>
        </w:rPr>
        <w:t>② 技術と、その教え方を次の世代へ：</w:t>
      </w:r>
    </w:p>
    <w:p w14:paraId="5E1E1E8C" w14:textId="45E42FAC" w:rsidR="00297036" w:rsidRPr="004B49D9" w:rsidRDefault="006948C1">
      <w:pPr>
        <w:spacing w:after="80" w:line="300" w:lineRule="auto"/>
        <w:ind w:leftChars="100" w:left="210" w:firstLineChars="100" w:firstLine="210"/>
        <w:rPr>
          <w:rFonts w:ascii="BIZ UDPゴシック" w:eastAsia="BIZ UDPゴシック" w:hAnsi="BIZ UDPゴシック"/>
        </w:rPr>
        <w:pPrChange w:id="110" w:author="Kunihito Nakano" w:date="2026-09-27T16:33:00Z" w16du:dateUtc="2026-09-27T07:33:00Z">
          <w:pPr>
            <w:spacing w:after="80" w:line="300" w:lineRule="auto"/>
            <w:ind w:left="440" w:hanging="280"/>
          </w:pPr>
        </w:pPrChange>
      </w:pPr>
      <w:r>
        <w:rPr>
          <w:rFonts w:ascii="BIZ UDPゴシック" w:eastAsia="BIZ UDPゴシック" w:hAnsi="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3年間は、当社にとって事業を引き継ぐ期間である以前に、この教えが次の世代へ移っていく時間であると考えております。</w:t>
      </w:r>
    </w:p>
    <w:p w14:paraId="255D0FCA" w14:textId="77777777" w:rsidR="002B70C4" w:rsidRDefault="006948C1">
      <w:pPr>
        <w:spacing w:after="80" w:line="300" w:lineRule="auto"/>
        <w:ind w:left="440" w:hanging="280"/>
        <w:rPr>
          <w:ins w:id="111" w:author="Kunihito Nakano" w:date="2026-09-27T16:34:00Z" w16du:dateUtc="2026-09-27T07:34:00Z"/>
          <w:rFonts w:ascii="BIZ UDPゴシック" w:eastAsia="BIZ UDPゴシック" w:hAnsi="BIZ UDPゴシック"/>
        </w:rPr>
      </w:pPr>
      <w:r>
        <w:rPr>
          <w:rFonts w:ascii="BIZ UDPゴシック" w:eastAsia="BIZ UDPゴシック" w:hAnsi="BIZ UDPゴシック"/>
        </w:rPr>
        <w:t>③ 生産者の方々と、働く方々を守ること：</w:t>
      </w:r>
    </w:p>
    <w:p w14:paraId="4486C9AF" w14:textId="2117B3E5" w:rsidR="00297036" w:rsidRPr="004B49D9" w:rsidRDefault="006948C1">
      <w:pPr>
        <w:spacing w:after="80" w:line="300" w:lineRule="auto"/>
        <w:ind w:leftChars="100" w:left="210" w:firstLineChars="100" w:firstLine="210"/>
        <w:rPr>
          <w:rFonts w:ascii="BIZ UDPゴシック" w:eastAsia="BIZ UDPゴシック" w:hAnsi="BIZ UDPゴシック"/>
        </w:rPr>
        <w:pPrChange w:id="112" w:author="Kunihito Nakano" w:date="2026-09-27T16:34:00Z" w16du:dateUtc="2026-09-27T07:34:00Z">
          <w:pPr>
            <w:spacing w:after="80" w:line="300" w:lineRule="auto"/>
            <w:ind w:left="440" w:hanging="280"/>
          </w:pPr>
        </w:pPrChange>
      </w:pPr>
      <w:r>
        <w:rPr>
          <w:rFonts w:ascii="BIZ UDPゴシック" w:eastAsia="BIZ UDPゴシック" w:hAnsi="BIZ UDPゴシック"/>
        </w:rPr>
        <w:t>対象会社が20年以上をかけて築いてこられた生産者の方々とのつながりは、最高の食材を作る方々にとっての最高の出口でもあります。これを途切れさせないこと、そして18名の皆様の雇用と待遇をそのまま守ることは、当社にとって本件の目的そのものです。</w:t>
      </w:r>
    </w:p>
    <w:p w14:paraId="52251547" w14:textId="77777777" w:rsidR="002B70C4" w:rsidRDefault="006948C1">
      <w:pPr>
        <w:spacing w:after="80" w:line="300" w:lineRule="auto"/>
        <w:ind w:left="440" w:hanging="280"/>
        <w:rPr>
          <w:ins w:id="113" w:author="Kunihito Nakano" w:date="2026-09-27T16:34:00Z" w16du:dateUtc="2026-09-27T07:34:00Z"/>
          <w:rFonts w:ascii="BIZ UDPゴシック" w:eastAsia="BIZ UDPゴシック" w:hAnsi="BIZ UDPゴシック"/>
        </w:rPr>
      </w:pPr>
      <w:r>
        <w:rPr>
          <w:rFonts w:ascii="BIZ UDPゴシック" w:eastAsia="BIZ UDPゴシック" w:hAnsi="BIZ UDPゴシック"/>
        </w:rPr>
        <w:t>④ 卒業生の方々が帰ってこられる場所として：</w:t>
      </w:r>
    </w:p>
    <w:p w14:paraId="01F41CD7" w14:textId="13D7A016" w:rsidR="00297036" w:rsidRPr="004B49D9" w:rsidRDefault="006948C1">
      <w:pPr>
        <w:spacing w:after="80" w:line="300" w:lineRule="auto"/>
        <w:ind w:leftChars="100" w:left="210" w:firstLineChars="100" w:firstLine="210"/>
        <w:rPr>
          <w:rFonts w:ascii="BIZ UDPゴシック" w:eastAsia="BIZ UDPゴシック" w:hAnsi="BIZ UDPゴシック"/>
        </w:rPr>
        <w:pPrChange w:id="114" w:author="Kunihito Nakano" w:date="2026-09-27T16:34:00Z" w16du:dateUtc="2026-09-27T07:34:00Z">
          <w:pPr>
            <w:spacing w:after="80" w:line="300" w:lineRule="auto"/>
            <w:ind w:left="440" w:hanging="280"/>
          </w:pPr>
        </w:pPrChange>
      </w:pPr>
      <w:r>
        <w:rPr>
          <w:rFonts w:ascii="BIZ UDPゴシック" w:eastAsia="BIZ UDPゴシック" w:hAnsi="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14:paraId="4B4ADF65" w14:textId="77777777" w:rsidR="002B70C4" w:rsidRDefault="006948C1">
      <w:pPr>
        <w:spacing w:after="80" w:line="300" w:lineRule="auto"/>
        <w:ind w:left="440" w:hanging="280"/>
        <w:rPr>
          <w:ins w:id="115" w:author="Kunihito Nakano" w:date="2026-09-27T16:34:00Z" w16du:dateUtc="2026-09-27T07:34:00Z"/>
          <w:rFonts w:ascii="BIZ UDPゴシック" w:eastAsia="BIZ UDPゴシック" w:hAnsi="BIZ UDPゴシック"/>
        </w:rPr>
      </w:pPr>
      <w:r>
        <w:rPr>
          <w:rFonts w:ascii="BIZ UDPゴシック" w:eastAsia="BIZ UDPゴシック" w:hAnsi="BIZ UDPゴシック"/>
        </w:rPr>
        <w:t>⑤ 伸ばすということについて：</w:t>
      </w:r>
    </w:p>
    <w:p w14:paraId="0D03048E" w14:textId="31842FC3" w:rsidR="00297036" w:rsidRPr="004B49D9" w:rsidRDefault="006948C1">
      <w:pPr>
        <w:spacing w:after="80" w:line="300" w:lineRule="auto"/>
        <w:ind w:leftChars="100" w:left="210" w:firstLineChars="100" w:firstLine="210"/>
        <w:rPr>
          <w:rFonts w:ascii="BIZ UDPゴシック" w:eastAsia="BIZ UDPゴシック" w:hAnsi="BIZ UDPゴシック"/>
        </w:rPr>
        <w:pPrChange w:id="116" w:author="Kunihito Nakano" w:date="2026-09-27T16:34:00Z" w16du:dateUtc="2026-09-27T07:34:00Z">
          <w:pPr>
            <w:spacing w:after="80" w:line="300" w:lineRule="auto"/>
            <w:ind w:left="440" w:hanging="280"/>
          </w:pPr>
        </w:pPrChange>
      </w:pPr>
      <w:r>
        <w:rPr>
          <w:rFonts w:ascii="BIZ UDPゴシック" w:eastAsia="BIZ UDPゴシック" w:hAnsi="BIZ UDPゴシック"/>
        </w:rPr>
        <w:t>当社は、本店を</w:t>
      </w:r>
      <w:ins w:id="117" w:author="Kunihito Nakano" w:date="2026-09-27T16:34:00Z" w16du:dateUtc="2026-09-27T07:34:00Z">
        <w:r>
          <w:rPr>
            <w:rFonts w:ascii="BIZ UDPゴシック" w:eastAsia="BIZ UDPゴシック" w:hAnsi="BIZ UDPゴシック" w:hint="eastAsia"/>
          </w:rPr>
          <w:t>面談時にお聞きしている</w:t>
        </w:r>
      </w:ins>
      <w:ins w:id="118" w:author="Kunihito Nakano" w:date="2026-09-27T16:35:00Z" w16du:dateUtc="2026-09-27T07:35:00Z">
        <w:r>
          <w:rPr>
            <w:rFonts w:ascii="BIZ UDPゴシック" w:eastAsia="BIZ UDPゴシック" w:hAnsi="BIZ UDPゴシック" w:hint="eastAsia"/>
          </w:rPr>
          <w:t>範囲以上に</w:t>
        </w:r>
      </w:ins>
      <w:r>
        <w:rPr>
          <w:rFonts w:ascii="BIZ UDPゴシック" w:eastAsia="BIZ UDPゴシック" w:hAnsi="BIZ UDPゴシック"/>
        </w:rPr>
        <w:t>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ins w:id="119" w:author="Claude" w:date="2026-09-27T09:00:00Z">
        <w:r>
          <w:rPr>
            <w:rFonts w:ascii="BIZ UDPゴシック" w:eastAsia="BIZ UDPゴシック" w:hAnsi="BIZ UDPゴシック"/>
          </w:rPr>
          <w:t>。</w:t>
        </w:r>
      </w:ins>
      <w:del w:id="120" w:author="Kunihito Nakano" w:date="2026-09-27T16:35:00Z" w16du:dateUtc="2026-09-27T07:35:00Z">
        <w:r>
          <w:rPr>
            <w:rFonts w:ascii="BIZ UDPゴシック" w:eastAsia="BIZ UDPゴシック" w:hAnsi="BIZ UDPゴシック"/>
          </w:rPr>
          <w:delText>。これらはいずれも価額に織り込んでおらず、実現した場合には、対象会社と従業員の皆様の将来に還元されるべきものと考えております。</w:delText>
        </w:r>
      </w:del>
    </w:p>
    <w:p w14:paraId="420BC9B6" w14:textId="77777777" w:rsidR="00D85F9C" w:rsidRDefault="006948C1">
      <w:pPr>
        <w:spacing w:after="80" w:line="300" w:lineRule="auto"/>
        <w:ind w:left="440" w:hanging="280"/>
        <w:rPr>
          <w:ins w:id="121" w:author="Kunihito Nakano" w:date="2026-09-27T16:35:00Z" w16du:dateUtc="2026-09-27T07:35:00Z"/>
          <w:rFonts w:ascii="BIZ UDPゴシック" w:eastAsia="BIZ UDPゴシック" w:hAnsi="BIZ UDPゴシック"/>
        </w:rPr>
      </w:pPr>
      <w:r>
        <w:rPr>
          <w:rFonts w:ascii="BIZ UDPゴシック" w:eastAsia="BIZ UDPゴシック" w:hAnsi="BIZ UDPゴシック"/>
        </w:rPr>
        <w:t>⑥ 当社にとっての意味：</w:t>
      </w:r>
    </w:p>
    <w:p w14:paraId="47D261A7" w14:textId="44B3D554" w:rsidR="00297036" w:rsidDel="00D85F9C" w:rsidRDefault="006948C1" w:rsidP="00D85F9C">
      <w:pPr>
        <w:spacing w:after="80" w:line="300" w:lineRule="auto"/>
        <w:ind w:leftChars="100" w:left="210" w:firstLineChars="100" w:firstLine="210"/>
        <w:rPr>
          <w:del w:id="122" w:author="Kunihito Nakano" w:date="2026-09-27T16:35:00Z" w16du:dateUtc="2026-09-27T07:35:00Z"/>
          <w:rFonts w:ascii="BIZ UDPゴシック" w:eastAsia="BIZ UDPゴシック" w:hAnsi="BIZ UDPゴシック"/>
        </w:rPr>
      </w:pPr>
      <w:r>
        <w:rPr>
          <w:rFonts w:ascii="BIZ UDPゴシック" w:eastAsia="BIZ UDPゴシック" w:hAnsi="BIZ UDPゴシック"/>
        </w:rPr>
        <w:t>ワインを扱う者にとって、三つ星と歩みをともにすることは、生産者の方々に対する当社自身の信</w:t>
        <w:lastRenderedPageBreak/>
        <w:t>用を高めることにつながります。ただしそれは、対象会社の仕入経路に当社が入ることによってではなく、当社がこの店にふさわしい存在であり続けることによってのみ得られるものと考えております。</w:t>
      </w:r>
    </w:p>
    <w:p w14:paraId="277B20F0" w14:textId="77777777" w:rsidR="00D85F9C" w:rsidRPr="004B49D9" w:rsidRDefault="00D85F9C">
      <w:pPr>
        <w:spacing w:after="80" w:line="300" w:lineRule="auto"/>
        <w:ind w:leftChars="100" w:left="210" w:firstLineChars="100" w:firstLine="210"/>
        <w:rPr>
          <w:ins w:id="123" w:author="Kunihito Nakano" w:date="2026-09-27T16:36:00Z" w16du:dateUtc="2026-09-27T07:36:00Z"/>
          <w:rFonts w:ascii="BIZ UDPゴシック" w:eastAsia="BIZ UDPゴシック" w:hAnsi="BIZ UDPゴシック"/>
        </w:rPr>
        <w:pPrChange w:id="124" w:author="Kunihito Nakano" w:date="2026-09-27T16:35:00Z" w16du:dateUtc="2026-09-27T07:35:00Z">
          <w:pPr>
            <w:spacing w:after="80" w:line="300" w:lineRule="auto"/>
            <w:ind w:left="440" w:hanging="280"/>
          </w:pPr>
        </w:pPrChange>
      </w:pPr>
    </w:p>
    <w:p w14:paraId="6CF918A0" w14:textId="77777777" w:rsidR="00297036" w:rsidRPr="004B49D9" w:rsidRDefault="00297036">
      <w:pPr>
        <w:spacing w:after="80" w:line="300" w:lineRule="auto"/>
        <w:ind w:leftChars="100" w:left="210" w:firstLineChars="100" w:firstLine="210"/>
        <w:rPr>
          <w:rFonts w:ascii="BIZ UDPゴシック" w:eastAsia="BIZ UDPゴシック" w:hAnsi="BIZ UDPゴシック"/>
        </w:rPr>
        <w:pPrChange w:id="125" w:author="Kunihito Nakano" w:date="2026-09-27T16:35:00Z" w16du:dateUtc="2026-09-27T07:35:00Z">
          <w:pPr>
            <w:spacing w:after="60"/>
          </w:pPr>
        </w:pPrChange>
      </w:pPr>
    </w:p>
    <w:p w14:paraId="2B32A24B"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当社にとって本件は、利益を得るための取引である以前に、岸田様が20年をかけて築かれたものを、壊すことなく、次の20年へお預かりする仕事であると考えております。</w:t>
      </w:r>
    </w:p>
    <w:p w14:paraId="5088EDF0"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3．譲受後の事業運営方針</w:t>
      </w:r>
    </w:p>
    <w:p w14:paraId="301CF019"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既存事業の方向性</w:t>
      </w:r>
    </w:p>
    <w:p w14:paraId="6133B5BD"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2024年6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14:paraId="17CFF884" w14:textId="33081FC4" w:rsidR="00297036" w:rsidRDefault="006948C1">
      <w:pPr>
        <w:spacing w:after="80" w:line="300" w:lineRule="auto"/>
        <w:rPr>
          <w:ins w:id="126" w:author="Kunihito Nakano" w:date="2026-09-27T16:38:00Z" w16du:dateUtc="2026-09-27T07:38:00Z"/>
          <w:rFonts w:ascii="BIZ UDPゴシック" w:eastAsia="BIZ UDPゴシック" w:hAnsi="BIZ UDPゴシック"/>
        </w:rPr>
        <w:pPrChange w:id="127" w:author="Kunihito Nakano" w:date="2026-09-27T16:38:00Z" w16du:dateUtc="2026-09-27T07:38:00Z">
          <w:pPr>
            <w:spacing w:after="100" w:line="300" w:lineRule="auto"/>
          </w:pPr>
        </w:pPrChange>
      </w:pPr>
      <w:r>
        <w:rPr>
          <w:rFonts w:ascii="BIZ UDPゴシック" w:eastAsia="BIZ UDPゴシック" w:hAnsi="BIZ UDPゴシック"/>
        </w:rPr>
        <w:t>譲受後3年間は、対象会社の事業運営に</w:t>
      </w:r>
      <w:ins w:id="128" w:author="Kunihito Nakano" w:date="2026-09-27T16:38:00Z" w16du:dateUtc="2026-09-27T07:38:00Z">
        <w:r>
          <w:rPr>
            <w:rFonts w:ascii="BIZ UDPゴシック" w:eastAsia="BIZ UDPゴシック" w:hAnsi="BIZ UDPゴシック"/>
          </w:rPr>
          <w:t>事前に岸田様のご意見を伺</w:t>
        </w:r>
        <w:r>
          <w:rPr>
            <w:rFonts w:ascii="BIZ UDPゴシック" w:eastAsia="BIZ UDPゴシック" w:hAnsi="BIZ UDPゴシック" w:hint="eastAsia"/>
          </w:rPr>
          <w:t>わずして、</w:t>
        </w:r>
      </w:ins>
      <w:r>
        <w:rPr>
          <w:rFonts w:ascii="BIZ UDPゴシック" w:eastAsia="BIZ UDPゴシック" w:hAnsi="BIZ UDPゴシック"/>
        </w:rPr>
        <w:t>実質的な変更を加えないことを基本方針といたします。具体的には、次の各項目について現行を維持いたします。</w:t>
      </w:r>
      <w:ins w:id="129" w:author="Kunihito Nakano" w:date="2026-09-27T16:38:00Z" w16du:dateUtc="2026-09-27T07:38:00Z">
        <w:r>
          <w:rPr>
            <w:rFonts w:ascii="BIZ UDPゴシック" w:eastAsia="BIZ UDPゴシック" w:hAnsi="BIZ UDPゴシック" w:hint="eastAsia"/>
          </w:rPr>
          <w:t xml:space="preserve">　</w:t>
        </w:r>
      </w:ins>
    </w:p>
    <w:p w14:paraId="64C398B8" w14:textId="1F3D4EA2" w:rsidR="00D85F9C" w:rsidRPr="00D85F9C" w:rsidDel="00D85F9C" w:rsidRDefault="00D85F9C">
      <w:pPr>
        <w:spacing w:after="80" w:line="300" w:lineRule="auto"/>
        <w:rPr>
          <w:del w:id="130" w:author="Kunihito Nakano" w:date="2026-09-27T16:38:00Z" w16du:dateUtc="2026-09-27T07:38:00Z"/>
          <w:rFonts w:ascii="BIZ UDPゴシック" w:eastAsia="BIZ UDPゴシック" w:hAnsi="BIZ UDPゴシック"/>
        </w:rPr>
        <w:pPrChange w:id="131" w:author="Kunihito Nakano" w:date="2026-09-27T16:38:00Z" w16du:dateUtc="2026-09-27T07:38:00Z">
          <w:pPr>
            <w:spacing w:after="100" w:line="300" w:lineRule="auto"/>
          </w:pPr>
        </w:pPrChange>
      </w:pPr>
    </w:p>
    <w:p w14:paraId="207DA62A"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・料理・メニューの内容および価格帯</w:t>
      </w:r>
    </w:p>
    <w:p w14:paraId="0F5C544E"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・サービス料の料率（現行10%）。変更を検討する場合には、必ず事前に岸田様にご相談いたします。</w:t>
      </w:r>
    </w:p>
    <w:p w14:paraId="641AECE8"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・席数（34席）。面談にて、34席が品質を維持できる限界値であり、増席は推奨されない旨のご説明を賜りました。当社は増席を求めません。</w:t>
      </w:r>
    </w:p>
    <w:p w14:paraId="77FF5F70"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・営業日数および休日。当社は営業日数の増加を求めません。</w:t>
      </w:r>
    </w:p>
    <w:p w14:paraId="1AFD3FC1"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・食材・ワインの仕入先および仕入条件（正規仕入先および契約農家各位との取引関係を含みます）</w:t>
      </w:r>
    </w:p>
    <w:p w14:paraId="00839088" w14:textId="387B63C3"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・サービス体制および接客の方針。海外からのご予約の受入れ方針を含め、現行の運用を維持いたします。</w:t>
      </w:r>
      <w:del w:id="132" w:author="Kunihito Nakano" w:date="2026-09-27T16:37:00Z" w16du:dateUtc="2026-09-27T07:37:00Z">
        <w:r>
          <w:rPr>
            <w:rFonts w:ascii="BIZ UDPゴシック" w:eastAsia="BIZ UDPゴシック" w:hAnsi="BIZ UDPゴシック"/>
          </w:rPr>
          <w:delText>変更を検討する場合には、必ず事前に岸田様のご意見を伺います。</w:delText>
        </w:r>
      </w:del>
    </w:p>
    <w:p w14:paraId="524C5479" w14:textId="77777777" w:rsidR="00297036" w:rsidRPr="004B49D9" w:rsidRDefault="00297036">
      <w:pPr>
        <w:spacing w:after="60"/>
        <w:rPr>
          <w:rFonts w:ascii="BIZ UDPゴシック" w:eastAsia="BIZ UDPゴシック" w:hAnsi="BIZ UDPゴシック"/>
        </w:rPr>
      </w:pPr>
    </w:p>
    <w:p w14:paraId="55518019"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14:paraId="32AC11BB" w14:textId="3F452445" w:rsidR="00297036" w:rsidRPr="004B49D9" w:rsidDel="00D85F9C" w:rsidRDefault="006948C1">
      <w:pPr>
        <w:spacing w:after="120" w:line="300" w:lineRule="auto"/>
        <w:rPr>
          <w:del w:id="133" w:author="Kunihito Nakano" w:date="2026-09-27T16:39:00Z" w16du:dateUtc="2026-09-27T07:39:00Z"/>
          <w:rFonts w:ascii="BIZ UDPゴシック" w:eastAsia="BIZ UDPゴシック" w:hAnsi="BIZ UDPゴシック"/>
        </w:rPr>
      </w:pPr>
      <w:del w:id="134" w:author="Kunihito Nakano" w:date="2026-09-27T16:39:00Z" w16du:dateUtc="2026-09-27T07:39:00Z">
        <w:r>
          <w:rPr>
            <w:rFonts w:ascii="BIZ UDPゴシック" w:eastAsia="BIZ UDPゴシック" w:hAnsi="BIZ UDPゴシック"/>
          </w:rPr>
          <w:delText>なお、当社は本件の価額算定において、値上げ、増席、営業日数の増加その他の施策による増収を織り込んでおりません。算定根拠は本書7項に記載のとおり、現行の収益水準を前提としております。</w:delText>
        </w:r>
      </w:del>
    </w:p>
    <w:p w14:paraId="0E30F3D3"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料理・ブランドに関する意思決定</w:t>
      </w:r>
    </w:p>
    <w:p w14:paraId="0706A4A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14:paraId="24E804BF"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当社は、いずれのお考えにも賛同いたします。そのうえで、次の2点を最終契約においてお約束する用意がございます。</w:t>
      </w:r>
    </w:p>
    <w:p w14:paraId="740AD7F1" w14:textId="623E2465"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ins w:id="135" w:author="Kunihito Nakano" w:date="2026-09-27T16:40:00Z" w16du:dateUtc="2026-09-27T07:40:00Z">
        <w:r>
          <w:rPr>
            <w:rFonts w:ascii="BIZ UDPゴシック" w:eastAsia="BIZ UDPゴシック" w:hAnsi="BIZ UDPゴシック" w:hint="eastAsia"/>
          </w:rPr>
          <w:t>。</w:t>
        </w:r>
      </w:ins>
      <w:del w:id="136" w:author="Kunihito Nakano" w:date="2026-09-27T16:40:00Z" w16du:dateUtc="2026-09-27T07:40:00Z">
        <w:r>
          <w:rPr>
            <w:rFonts w:ascii="BIZ UDPゴシック" w:eastAsia="BIZ UDPゴシック" w:hAnsi="BIZ UDPゴシック"/>
          </w:rPr>
          <w:delText>。また、岸田様が明確にご反対された事項を、ご在任中に当社が押し切って実施することはいたしません。</w:delText>
        </w:r>
      </w:del>
    </w:p>
    <w:p w14:paraId="5F0B407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カンテサンス本体の多店舗化は行いません。展開は、本店とは切り離した別商品・別業態において、段階的に検証を重ねる方法によります。</w:t>
      </w:r>
    </w:p>
    <w:p w14:paraId="4DB5289D" w14:textId="77777777" w:rsidR="00297036" w:rsidRPr="004B49D9" w:rsidRDefault="00297036">
      <w:pPr>
        <w:spacing w:after="60"/>
        <w:rPr>
          <w:rFonts w:ascii="BIZ UDPゴシック" w:eastAsia="BIZ UDPゴシック" w:hAnsi="BIZ UDPゴシック"/>
        </w:rPr>
      </w:pPr>
    </w:p>
    <w:p w14:paraId="39E3F3E4" w14:textId="29B6FCD5" w:rsidR="00297036" w:rsidRPr="004B49D9" w:rsidDel="00D85F9C" w:rsidRDefault="006948C1">
      <w:pPr>
        <w:spacing w:after="120" w:line="300" w:lineRule="auto"/>
        <w:rPr>
          <w:del w:id="137" w:author="Kunihito Nakano" w:date="2026-09-27T16:40:00Z" w16du:dateUtc="2026-09-27T07:40:00Z"/>
          <w:rFonts w:ascii="BIZ UDPゴシック" w:eastAsia="BIZ UDPゴシック" w:hAnsi="BIZ UDPゴシック"/>
        </w:rPr>
      </w:pPr>
      <w:r>
        <w:rPr>
          <w:rFonts w:ascii="BIZ UDPゴシック" w:eastAsia="BIZ UDPゴシック" w:hAnsi="BIZ UDPゴシック"/>
        </w:rPr>
        <w:t>あわせて、</w:t>
      </w:r>
      <w:del w:id="138" w:author="Kunihito Nakano" w:date="2026-09-27T16:40:00Z" w16du:dateUtc="2026-09-27T07:40:00Z">
        <w:r>
          <w:rPr>
            <w:rFonts w:ascii="BIZ UDPゴシック" w:eastAsia="BIZ UDPゴシック" w:hAnsi="BIZ UDPゴシック"/>
          </w:rPr>
          <w:delText>意思決定の考え方を率直に申し上げます。譲受後は当社が対象会社の株主となりますので、会社としての最終的な意思決定は当社が行うこととなります。岸田様に拒否権をお持ちいただく形は、ご在任の3年間が経過した後に意思決定が滞る要因となりかねず、対象会社にとってかえって望ましくないと考えております。</w:delText>
        </w:r>
      </w:del>
    </w:p>
    <w:p w14:paraId="79103808" w14:textId="6C0E490C" w:rsidR="00297036" w:rsidRPr="004B49D9" w:rsidRDefault="006948C1" w:rsidP="00D85F9C">
      <w:pPr>
        <w:spacing w:after="120" w:line="300" w:lineRule="auto"/>
        <w:rPr>
          <w:rFonts w:ascii="BIZ UDPゴシック" w:eastAsia="BIZ UDPゴシック" w:hAnsi="BIZ UDPゴシック"/>
        </w:rPr>
      </w:pPr>
      <w:del w:id="139" w:author="Kunihito Nakano" w:date="2026-09-27T16:40:00Z" w16du:dateUtc="2026-09-27T07:40:00Z">
        <w:r>
          <w:rPr>
            <w:rFonts w:ascii="BIZ UDPゴシック" w:eastAsia="BIZ UDPゴシック" w:hAnsi="BIZ UDPゴシック"/>
          </w:rPr>
          <w:delText>もっとも、それは現場にお諮りすることなく物事を決めるという意味では全くございません。</w:delText>
        </w:r>
      </w:del>
      <w:r>
        <w:rPr>
          <w:rFonts w:ascii="BIZ UDPゴシック" w:eastAsia="BIZ UDPゴシック" w:hAnsi="BIZ UDPゴシック"/>
        </w:rPr>
        <w:t>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4点でございます。</w:t>
      </w:r>
    </w:p>
    <w:p w14:paraId="7E4292AC" w14:textId="7E4A8DEB"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そもそも、前記(1)のとおり当社は譲受後3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7項）。</w:t>
      </w:r>
      <w:del w:id="140" w:author="Kunihito Nakano" w:date="2026-09-27T16:41:00Z" w16du:dateUtc="2026-09-27T07:41:00Z">
        <w:r>
          <w:rPr>
            <w:rFonts w:ascii="BIZ UDPゴシック" w:eastAsia="BIZ UDPゴシック" w:hAnsi="BIZ UDPゴシック"/>
          </w:rPr>
          <w:delText>当社に現状を変更する動機がないことは、算定根拠をもってお示しできるものと存じます。</w:delText>
        </w:r>
      </w:del>
    </w:p>
    <w:p w14:paraId="5B01D5C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(3) 企業価値向上施策</w:t>
      </w:r>
    </w:p>
    <w:p w14:paraId="707338E3"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いずれも、着手前に岸田様にご相談し、ご意見を伺ったうえで進めます。三つ星の維持と両立しない施策は行いません。</w:t>
      </w:r>
    </w:p>
    <w:p w14:paraId="2B9DA9B9" w14:textId="77777777" w:rsidR="00D85F9C" w:rsidRDefault="006948C1">
      <w:pPr>
        <w:spacing w:after="80" w:line="300" w:lineRule="auto"/>
        <w:ind w:left="440" w:hanging="280"/>
        <w:rPr>
          <w:ins w:id="141" w:author="Kunihito Nakano" w:date="2026-09-27T16:41:00Z" w16du:dateUtc="2026-09-27T07:41:00Z"/>
          <w:rFonts w:ascii="BIZ UDPゴシック" w:eastAsia="BIZ UDPゴシック" w:hAnsi="BIZ UDPゴシック"/>
        </w:rPr>
      </w:pPr>
      <w:r>
        <w:rPr>
          <w:rFonts w:ascii="BIZ UDPゴシック" w:eastAsia="BIZ UDPゴシック" w:hAnsi="BIZ UDPゴシック"/>
        </w:rPr>
        <w:t>① 後継料理長の探索（最優先事項）：</w:t>
      </w:r>
    </w:p>
    <w:p w14:paraId="0F5A5780" w14:textId="158759FF" w:rsidR="00297036" w:rsidRPr="004B49D9" w:rsidRDefault="006948C1">
      <w:pPr>
        <w:spacing w:after="80" w:line="300" w:lineRule="auto"/>
        <w:ind w:leftChars="100" w:left="210" w:firstLineChars="100" w:firstLine="210"/>
        <w:rPr>
          <w:rFonts w:ascii="BIZ UDPゴシック" w:eastAsia="BIZ UDPゴシック" w:hAnsi="BIZ UDPゴシック"/>
        </w:rPr>
        <w:pPrChange w:id="142" w:author="Kunihito Nakano" w:date="2026-09-27T16:41:00Z" w16du:dateUtc="2026-09-27T07:41:00Z">
          <w:pPr>
            <w:spacing w:after="80" w:line="300" w:lineRule="auto"/>
            <w:ind w:left="440" w:hanging="280"/>
          </w:pPr>
        </w:pPrChange>
      </w:pPr>
      <w:r>
        <w:rPr>
          <w:rFonts w:ascii="BIZ UDPゴシック" w:eastAsia="BIZ UDPゴシック" w:hAnsi="BIZ UDPゴシック"/>
        </w:rPr>
        <w:t>岸田様のご在任3年間のうちに、現ご在籍の方、卒業生の方、外部からの招聘という3つの選択肢を並行して検討し、最も適任の方を共同で選定いたします。当社は候補者の探索と交渉を実務として担当いたします。適否の評価にあたっては岸田様のご意見を最も重視いたしますが、選定の決定は</w:t>
      </w:r>
      <w:ins w:id="143" w:author="Kunihito Nakano" w:date="2026-09-27T16:41:00Z" w16du:dateUtc="2026-09-27T07:41:00Z">
        <w:r>
          <w:rPr>
            <w:rFonts w:ascii="BIZ UDPゴシック" w:eastAsia="BIZ UDPゴシック" w:hAnsi="BIZ UDPゴシック" w:hint="eastAsia"/>
          </w:rPr>
          <w:t>岸田様と</w:t>
        </w:r>
      </w:ins>
      <w:r>
        <w:rPr>
          <w:rFonts w:ascii="BIZ UDPゴシック" w:eastAsia="BIZ UDPゴシック" w:hAnsi="BIZ UDPゴシック"/>
        </w:rPr>
        <w:t>当社</w:t>
      </w:r>
      <w:ins w:id="144" w:author="Kunihito Nakano" w:date="2026-09-27T16:41:00Z" w16du:dateUtc="2026-09-27T07:41:00Z">
        <w:r>
          <w:rPr>
            <w:rFonts w:ascii="BIZ UDPゴシック" w:eastAsia="BIZ UDPゴシック" w:hAnsi="BIZ UDPゴシック" w:hint="eastAsia"/>
          </w:rPr>
          <w:t>の意見を揃えて</w:t>
        </w:r>
      </w:ins>
      <w:del w:id="145" w:author="Kunihito Nakano" w:date="2026-09-27T16:41:00Z" w16du:dateUtc="2026-09-27T07:41:00Z">
        <w:r>
          <w:rPr>
            <w:rFonts w:ascii="BIZ UDPゴシック" w:eastAsia="BIZ UDPゴシック" w:hAnsi="BIZ UDPゴシック"/>
          </w:rPr>
          <w:delText>が</w:delText>
        </w:r>
      </w:del>
      <w:del w:id="146" w:author="Claude" w:date="2026-09-27T09:00:00Z">
        <w:r>
          <w:rPr>
            <w:rFonts w:ascii="BIZ UDPゴシック" w:eastAsia="BIZ UDPゴシック" w:hAnsi="BIZ UDPゴシック"/>
          </w:rPr>
          <w:delText>行</w:delText>
        </w:r>
      </w:del>
      <w:ins w:id="147" w:author="Kunihito Nakano" w:date="2026-09-27T16:41:00Z" w16du:dateUtc="2026-09-27T07:41:00Z">
        <w:del w:id="148" w:author="Claude" w:date="2026-09-27T09:00:00Z">
          <w:r>
            <w:rPr>
              <w:rFonts w:ascii="BIZ UDPゴシック" w:eastAsia="BIZ UDPゴシック" w:hAnsi="BIZ UDPゴシック" w:hint="eastAsia"/>
            </w:rPr>
            <w:delText>うことを</w:delText>
          </w:r>
        </w:del>
      </w:ins>
      <w:ins w:id="149" w:author="Kunihito Nakano" w:date="2026-09-27T16:42:00Z" w16du:dateUtc="2026-09-27T07:42:00Z">
        <w:del w:id="150" w:author="Claude" w:date="2026-09-27T09:00:00Z">
          <w:r>
            <w:rPr>
              <w:rFonts w:ascii="BIZ UDPゴシック" w:eastAsia="BIZ UDPゴシック" w:hAnsi="BIZ UDPゴシック" w:hint="eastAsia"/>
            </w:rPr>
            <w:delText>希望し</w:delText>
          </w:r>
        </w:del>
      </w:ins>
      <w:del w:id="151" w:author="Kunihito Nakano" w:date="2026-09-27T16:42:00Z" w16du:dateUtc="2026-09-27T07:42:00Z">
        <w:r>
          <w:rPr>
            <w:rFonts w:ascii="BIZ UDPゴシック" w:eastAsia="BIZ UDPゴシック" w:hAnsi="BIZ UDPゴシック"/>
          </w:rPr>
          <w:delText>い</w:delText>
        </w:r>
      </w:del>
      <w:del w:id="152" w:author="Claude" w:date="2026-09-27T09:00:00Z">
        <w:r>
          <w:rPr>
            <w:rFonts w:ascii="BIZ UDPゴシック" w:eastAsia="BIZ UDPゴシック" w:hAnsi="BIZ UDPゴシック"/>
          </w:rPr>
          <w:delText>ます</w:delText>
        </w:r>
      </w:del>
      <w:ins w:id="153" w:author="Kunihito Nakano" w:date="2026-09-27T16:42:00Z" w16du:dateUtc="2026-09-27T07:42:00Z">
        <w:del w:id="154" w:author="Claude" w:date="2026-09-27T09:00:00Z">
          <w:r>
            <w:rPr>
              <w:rFonts w:ascii="BIZ UDPゴシック" w:eastAsia="BIZ UDPゴシック" w:hAnsi="BIZ UDPゴシック" w:hint="eastAsia"/>
            </w:rPr>
            <w:delText>。</w:delText>
          </w:r>
        </w:del>
      </w:ins>
      <w:ins w:id="155" w:author="Claude" w:date="2026-09-27T09:00:00Z">
        <w:r>
          <w:rPr>
            <w:rFonts w:ascii="BIZ UDPゴシック" w:eastAsia="BIZ UDPゴシック" w:hAnsi="BIZ UDPゴシック"/>
          </w:rPr>
          <w:t>行うことを希望いたします。</w:t>
        </w:r>
      </w:ins>
      <w:del w:id="156" w:author="Kunihito Nakano" w:date="2026-09-27T16:42:00Z" w16du:dateUtc="2026-09-27T07:42:00Z">
        <w:r>
          <w:rPr>
            <w:rFonts w:ascii="BIZ UDPゴシック" w:eastAsia="BIZ UDPゴシック" w:hAnsi="BIZ UDPゴシック"/>
          </w:rPr>
          <w:delText>。岸田様がご懸念を示された候補者について、そのご懸念が解消されないまま当社が起用を強行することはいたしません。</w:delText>
        </w:r>
      </w:del>
    </w:p>
    <w:p w14:paraId="02E932AF" w14:textId="77777777" w:rsidR="00D85F9C" w:rsidRDefault="006948C1">
      <w:pPr>
        <w:spacing w:after="80" w:line="300" w:lineRule="auto"/>
        <w:ind w:left="440" w:hanging="280"/>
        <w:rPr>
          <w:ins w:id="157" w:author="Kunihito Nakano" w:date="2026-09-27T16:42:00Z" w16du:dateUtc="2026-09-27T07:42:00Z"/>
          <w:rFonts w:ascii="BIZ UDPゴシック" w:eastAsia="BIZ UDPゴシック" w:hAnsi="BIZ UDPゴシック"/>
        </w:rPr>
      </w:pPr>
      <w:r>
        <w:rPr>
          <w:rFonts w:ascii="BIZ UDPゴシック" w:eastAsia="BIZ UDPゴシック" w:hAnsi="BIZ UDPゴシック"/>
        </w:rPr>
        <w:t>② 物販の拡大：</w:t>
      </w:r>
    </w:p>
    <w:p w14:paraId="17DB86DE" w14:textId="414EB100" w:rsidR="00297036" w:rsidRPr="004B49D9" w:rsidRDefault="006948C1">
      <w:pPr>
        <w:spacing w:after="80" w:line="300" w:lineRule="auto"/>
        <w:ind w:leftChars="100" w:left="210" w:firstLineChars="100" w:firstLine="210"/>
        <w:rPr>
          <w:rFonts w:ascii="BIZ UDPゴシック" w:eastAsia="BIZ UDPゴシック" w:hAnsi="BIZ UDPゴシック"/>
        </w:rPr>
        <w:pPrChange w:id="158" w:author="Kunihito Nakano" w:date="2026-09-27T16:42:00Z" w16du:dateUtc="2026-09-27T07:42:00Z">
          <w:pPr>
            <w:spacing w:after="80" w:line="300" w:lineRule="auto"/>
            <w:ind w:left="440" w:hanging="280"/>
          </w:pPr>
        </w:pPrChange>
      </w:pPr>
      <w:r>
        <w:rPr>
          <w:rFonts w:ascii="BIZ UDPゴシック" w:eastAsia="BIZ UDPゴシック" w:hAnsi="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ECおよび海外発送の運営基盤を用いますが、洋菓子の輸出に係る許認可は当社が現に有するものではなく、その取得および整備は当社の負担で行います。</w:t>
      </w:r>
    </w:p>
    <w:p w14:paraId="12B05340" w14:textId="77777777" w:rsidR="00D85F9C" w:rsidRDefault="006948C1">
      <w:pPr>
        <w:spacing w:after="80" w:line="300" w:lineRule="auto"/>
        <w:ind w:left="440" w:hanging="280"/>
        <w:rPr>
          <w:ins w:id="159" w:author="Kunihito Nakano" w:date="2026-09-27T16:42:00Z" w16du:dateUtc="2026-09-27T07:42:00Z"/>
          <w:rFonts w:ascii="BIZ UDPゴシック" w:eastAsia="BIZ UDPゴシック" w:hAnsi="BIZ UDPゴシック"/>
        </w:rPr>
      </w:pPr>
      <w:r>
        <w:rPr>
          <w:rFonts w:ascii="BIZ UDPゴシック" w:eastAsia="BIZ UDPゴシック" w:hAnsi="BIZ UDPゴシック"/>
        </w:rPr>
        <w:t>③ 顧客情報のデジタル化：</w:t>
      </w:r>
    </w:p>
    <w:p w14:paraId="5BD1C36B" w14:textId="4BA8F93D" w:rsidR="00297036" w:rsidRPr="004B49D9" w:rsidRDefault="006948C1">
      <w:pPr>
        <w:spacing w:after="80" w:line="300" w:lineRule="auto"/>
        <w:ind w:leftChars="100" w:left="210" w:firstLineChars="100" w:firstLine="210"/>
        <w:rPr>
          <w:rFonts w:ascii="BIZ UDPゴシック" w:eastAsia="BIZ UDPゴシック" w:hAnsi="BIZ UDPゴシック"/>
        </w:rPr>
        <w:pPrChange w:id="160" w:author="Kunihito Nakano" w:date="2026-09-27T16:42:00Z" w16du:dateUtc="2026-09-27T07:42:00Z">
          <w:pPr>
            <w:spacing w:after="80" w:line="300" w:lineRule="auto"/>
            <w:ind w:left="440" w:hanging="280"/>
          </w:pPr>
        </w:pPrChange>
      </w:pPr>
      <w:r>
        <w:rPr>
          <w:rFonts w:ascii="BIZ UDPゴシック" w:eastAsia="BIZ UDPゴシック" w:hAnsi="BIZ UDPゴシック"/>
        </w:rPr>
        <w:t>ご来店履歴・ご注文履歴を参照可能な形に整備いたします。営業現場の運用は変更いたしません。</w:t>
      </w:r>
      <w:ins w:id="161" w:author="Kunihito Nakano" w:date="2026-09-27T16:43:00Z" w16du:dateUtc="2026-09-27T07:43:00Z">
        <w:del w:id="162" w:author="Claude" w:date="2026-09-27T09:00:00Z">
          <w:r>
            <w:rPr>
              <w:rFonts w:ascii="BIZ UDPゴシック" w:eastAsia="BIZ UDPゴシック" w:hAnsi="BIZ UDPゴシック" w:hint="eastAsia"/>
            </w:rPr>
            <w:delText>ワイン愛好家の方で</w:delText>
          </w:r>
        </w:del>
      </w:ins>
      <w:ins w:id="163" w:author="Kunihito Nakano" w:date="2026-09-27T16:44:00Z" w16du:dateUtc="2026-09-27T07:44:00Z">
        <w:del w:id="164" w:author="Claude" w:date="2026-09-27T09:00:00Z">
          <w:r>
            <w:rPr>
              <w:rFonts w:ascii="BIZ UDPゴシック" w:eastAsia="BIZ UDPゴシック" w:hAnsi="BIZ UDPゴシック" w:hint="eastAsia"/>
            </w:rPr>
            <w:delText>ご希望される方</w:delText>
          </w:r>
        </w:del>
      </w:ins>
      <w:ins w:id="165" w:author="Kunihito Nakano" w:date="2026-09-27T16:43:00Z" w16du:dateUtc="2026-09-27T07:43:00Z">
        <w:del w:id="166" w:author="Claude" w:date="2026-09-27T09:00:00Z">
          <w:r>
            <w:rPr>
              <w:rFonts w:ascii="BIZ UDPゴシック" w:eastAsia="BIZ UDPゴシック" w:hAnsi="BIZ UDPゴシック" w:hint="eastAsia"/>
            </w:rPr>
            <w:delText>には、WineBankGROUPのメンバーシップサービスをご提供したいと思います。</w:delText>
          </w:r>
        </w:del>
      </w:ins>
      <w:ins w:id="167" w:author="Claude" w:date="2026-09-27T09:00:00Z">
        <w:r>
          <w:rPr>
            <w:rFonts w:ascii="BIZ UDPゴシック" w:eastAsia="BIZ UDPゴシック" w:hAnsi="BIZ UDPゴシック" w:hint="eastAsia"/>
          </w:rPr>
          <w:t>ワイン愛好家のお客様のうちご希望される方には、ご本人の同意を得たうえで、当社グループのメンバーシップサービスをご案内したいと考えております。</w:t>
        </w:r>
      </w:ins>
    </w:p>
    <w:p w14:paraId="77106BAD" w14:textId="77777777" w:rsidR="00D85F9C" w:rsidRDefault="006948C1">
      <w:pPr>
        <w:spacing w:after="80" w:line="300" w:lineRule="auto"/>
        <w:ind w:left="440" w:hanging="280"/>
        <w:rPr>
          <w:ins w:id="168" w:author="Kunihito Nakano" w:date="2026-09-27T16:42:00Z" w16du:dateUtc="2026-09-27T07:42:00Z"/>
          <w:rFonts w:ascii="BIZ UDPゴシック" w:eastAsia="BIZ UDPゴシック" w:hAnsi="BIZ UDPゴシック"/>
        </w:rPr>
      </w:pPr>
      <w:r>
        <w:rPr>
          <w:rFonts w:ascii="BIZ UDPゴシック" w:eastAsia="BIZ UDPゴシック" w:hAnsi="BIZ UDPゴシック"/>
        </w:rPr>
        <w:t>④ ワインリストの拡充：</w:t>
      </w:r>
    </w:p>
    <w:p w14:paraId="1942D8BC" w14:textId="727E6C5F" w:rsidR="00297036" w:rsidRPr="004B49D9" w:rsidRDefault="006948C1">
      <w:pPr>
        <w:spacing w:after="80" w:line="300" w:lineRule="auto"/>
        <w:ind w:leftChars="100" w:left="210" w:firstLineChars="100" w:firstLine="210"/>
        <w:rPr>
          <w:rFonts w:ascii="BIZ UDPゴシック" w:eastAsia="BIZ UDPゴシック" w:hAnsi="BIZ UDPゴシック"/>
        </w:rPr>
        <w:pPrChange w:id="169" w:author="Kunihito Nakano" w:date="2026-09-27T16:42:00Z" w16du:dateUtc="2026-09-27T07:42:00Z">
          <w:pPr>
            <w:spacing w:after="80" w:line="300" w:lineRule="auto"/>
            <w:ind w:left="440" w:hanging="280"/>
          </w:pPr>
        </w:pPrChange>
      </w:pPr>
      <w:r>
        <w:rPr>
          <w:rFonts w:ascii="BIZ UDPゴシック" w:eastAsia="BIZ UDPゴシック" w:hAnsi="BIZ UDPゴシック"/>
        </w:rPr>
        <w:t>当社の調達網を通じ、現行の仕入経路を補完する形でリストを厚くいたします。</w:t>
      </w:r>
    </w:p>
    <w:p w14:paraId="2157FEA7" w14:textId="77777777" w:rsidR="00D85F9C" w:rsidRDefault="006948C1">
      <w:pPr>
        <w:spacing w:after="80" w:line="300" w:lineRule="auto"/>
        <w:ind w:left="440" w:hanging="280"/>
        <w:rPr>
          <w:ins w:id="170" w:author="Kunihito Nakano" w:date="2026-09-27T16:42:00Z" w16du:dateUtc="2026-09-27T07:42:00Z"/>
          <w:rFonts w:ascii="BIZ UDPゴシック" w:eastAsia="BIZ UDPゴシック" w:hAnsi="BIZ UDPゴシック"/>
        </w:rPr>
      </w:pPr>
      <w:r>
        <w:rPr>
          <w:rFonts w:ascii="BIZ UDPゴシック" w:eastAsia="BIZ UDPゴシック" w:hAnsi="BIZ UDPゴシック"/>
        </w:rPr>
        <w:t>⑤ 中長期のブランド展開：</w:t>
      </w:r>
    </w:p>
    <w:p w14:paraId="34815740" w14:textId="1A895393" w:rsidR="00297036" w:rsidRPr="004B49D9" w:rsidRDefault="006948C1">
      <w:pPr>
        <w:spacing w:after="80" w:line="300" w:lineRule="auto"/>
        <w:ind w:leftChars="100" w:left="210" w:firstLineChars="100" w:firstLine="210"/>
        <w:rPr>
          <w:rFonts w:ascii="BIZ UDPゴシック" w:eastAsia="BIZ UDPゴシック" w:hAnsi="BIZ UDPゴシック"/>
        </w:rPr>
        <w:pPrChange w:id="171" w:author="Kunihito Nakano" w:date="2026-09-27T16:42:00Z" w16du:dateUtc="2026-09-27T07:42:00Z">
          <w:pPr>
            <w:spacing w:after="80" w:line="300" w:lineRule="auto"/>
            <w:ind w:left="440" w:hanging="280"/>
          </w:pPr>
        </w:pPrChange>
      </w:pPr>
      <w:r>
        <w:rPr>
          <w:rFonts w:ascii="BIZ UDPゴシック" w:eastAsia="BIZ UDPゴシック" w:hAnsi="BIZ UDPゴシック"/>
        </w:rPr>
        <w:t>カフェ・デザート業態等への展開は、人材育成が前提であると伺っております。後継料理長の確保が完了し、岸田様に時間的な余裕が生じた段階で、改めてご相談させていただきます。</w:t>
      </w:r>
    </w:p>
    <w:p w14:paraId="60FCF981" w14:textId="77777777" w:rsidR="00297036" w:rsidRPr="004B49D9" w:rsidRDefault="00297036">
      <w:pPr>
        <w:spacing w:after="60"/>
        <w:rPr>
          <w:rFonts w:ascii="BIZ UDPゴシック" w:eastAsia="BIZ UDPゴシック" w:hAnsi="BIZ UDPゴシック"/>
        </w:rPr>
      </w:pPr>
    </w:p>
    <w:p w14:paraId="63FCC019"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w:t>
        <w:lastRenderedPageBreak/>
        <w:t>えに、当社は全面的に賛同いたします。</w:t>
      </w:r>
    </w:p>
    <w:p w14:paraId="7262710C"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(4) 店舗に関する方針（設備更新および移転・誘致のお話について）</w:t>
      </w:r>
    </w:p>
    <w:p w14:paraId="4597BDC3"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14:paraId="6B6D98A5" w14:textId="77777777" w:rsidR="00D85F9C" w:rsidRDefault="006948C1">
      <w:pPr>
        <w:spacing w:after="80" w:line="300" w:lineRule="auto"/>
        <w:ind w:left="440" w:hanging="280"/>
        <w:rPr>
          <w:ins w:id="172" w:author="Kunihito Nakano" w:date="2026-09-27T16:44:00Z" w16du:dateUtc="2026-09-27T07:44:00Z"/>
          <w:rFonts w:ascii="BIZ UDPゴシック" w:eastAsia="BIZ UDPゴシック" w:hAnsi="BIZ UDPゴシック"/>
        </w:rPr>
      </w:pPr>
      <w:r>
        <w:rPr>
          <w:rFonts w:ascii="BIZ UDPゴシック" w:eastAsia="BIZ UDPゴシック" w:hAnsi="BIZ UDPゴシック"/>
        </w:rPr>
        <w:t>① 設備の更新・修繕：</w:t>
      </w:r>
    </w:p>
    <w:p w14:paraId="6957CAF6" w14:textId="1D81EF09" w:rsidR="00297036" w:rsidRPr="004B49D9" w:rsidRDefault="006948C1">
      <w:pPr>
        <w:spacing w:after="80" w:line="300" w:lineRule="auto"/>
        <w:ind w:leftChars="100" w:left="210" w:firstLineChars="100" w:firstLine="210"/>
        <w:rPr>
          <w:rFonts w:ascii="BIZ UDPゴシック" w:eastAsia="BIZ UDPゴシック" w:hAnsi="BIZ UDPゴシック"/>
        </w:rPr>
        <w:pPrChange w:id="173" w:author="Kunihito Nakano" w:date="2026-09-27T16:44:00Z" w16du:dateUtc="2026-09-27T07:44:00Z">
          <w:pPr>
            <w:spacing w:after="80" w:line="300" w:lineRule="auto"/>
            <w:ind w:left="440" w:hanging="280"/>
          </w:pPr>
        </w:pPrChange>
      </w:pPr>
      <w:r>
        <w:rPr>
          <w:rFonts w:ascii="BIZ UDPゴシック" w:eastAsia="BIZ UDPゴシック" w:hAnsi="BIZ UDPゴシック"/>
        </w:rPr>
        <w:t>当社は、必要な修繕および設備更新について</w:t>
      </w:r>
      <w:del w:id="174" w:author="Kunihito Nakano" w:date="2026-09-27T16:44:00Z" w16du:dateUtc="2026-09-27T07:44:00Z">
        <w:r>
          <w:rPr>
            <w:rFonts w:ascii="BIZ UDPゴシック" w:eastAsia="BIZ UDPゴシック" w:hAnsi="BIZ UDPゴシック"/>
          </w:rPr>
          <w:delText>、当社の資金により</w:delText>
        </w:r>
      </w:del>
      <w:r>
        <w:rPr>
          <w:rFonts w:ascii="BIZ UDPゴシック" w:eastAsia="BIZ UDPゴシック" w:hAnsi="BIZ UDPゴシック"/>
        </w:rPr>
        <w:t>対応する用意がございます。株式会社アピシウスにおいても、店内の傷んでいた部分について</w:t>
      </w:r>
      <w:del w:id="175" w:author="Kunihito Nakano" w:date="2026-09-27T16:44:00Z" w16du:dateUtc="2026-09-27T07:44:00Z">
        <w:r>
          <w:rPr>
            <w:rFonts w:ascii="BIZ UDPゴシック" w:eastAsia="BIZ UDPゴシック" w:hAnsi="BIZ UDPゴシック"/>
          </w:rPr>
          <w:delText>当社の資金で</w:delText>
        </w:r>
      </w:del>
      <w:r>
        <w:rPr>
          <w:rFonts w:ascii="BIZ UDPゴシック" w:eastAsia="BIZ UDPゴシック" w:hAnsi="BIZ UDPゴシック"/>
        </w:rPr>
        <w:t>改装・修繕を実施しており、同様の対応が可能です。譲受後、優先順位を岸田様とご相談のうえ、速やかに着手できるよう準備いたします。</w:t>
      </w:r>
    </w:p>
    <w:p w14:paraId="1034EC6F" w14:textId="77777777" w:rsidR="00D85F9C" w:rsidRDefault="006948C1">
      <w:pPr>
        <w:spacing w:after="80" w:line="300" w:lineRule="auto"/>
        <w:ind w:left="440" w:hanging="280"/>
        <w:rPr>
          <w:ins w:id="176" w:author="Kunihito Nakano" w:date="2026-09-27T16:44:00Z" w16du:dateUtc="2026-09-27T07:44:00Z"/>
          <w:rFonts w:ascii="BIZ UDPゴシック" w:eastAsia="BIZ UDPゴシック" w:hAnsi="BIZ UDPゴシック"/>
        </w:rPr>
      </w:pPr>
      <w:r>
        <w:rPr>
          <w:rFonts w:ascii="BIZ UDPゴシック" w:eastAsia="BIZ UDPゴシック" w:hAnsi="BIZ UDPゴシック"/>
        </w:rPr>
        <w:t>② 移転・誘致：</w:t>
      </w:r>
    </w:p>
    <w:p w14:paraId="68123980" w14:textId="33168B00" w:rsidR="00297036" w:rsidRPr="004B49D9" w:rsidRDefault="006948C1">
      <w:pPr>
        <w:spacing w:after="80" w:line="300" w:lineRule="auto"/>
        <w:ind w:leftChars="100" w:left="210" w:firstLineChars="100" w:firstLine="210"/>
        <w:rPr>
          <w:rFonts w:ascii="BIZ UDPゴシック" w:eastAsia="BIZ UDPゴシック" w:hAnsi="BIZ UDPゴシック"/>
        </w:rPr>
        <w:pPrChange w:id="177" w:author="Kunihito Nakano" w:date="2026-09-27T16:44:00Z" w16du:dateUtc="2026-09-27T07:44:00Z">
          <w:pPr>
            <w:spacing w:after="80" w:line="300" w:lineRule="auto"/>
            <w:ind w:left="440" w:hanging="280"/>
          </w:pPr>
        </w:pPrChange>
      </w:pPr>
      <w:r>
        <w:rPr>
          <w:rFonts w:ascii="BIZ UDPゴシック" w:eastAsia="BIZ UDPゴシック" w:hAnsi="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ins w:id="178" w:author="Claude" w:date="2026-09-27T09:00:00Z">
        <w:r>
          <w:rPr>
            <w:rFonts w:ascii="BIZ UDPゴシック" w:eastAsia="BIZ UDPゴシック" w:hAnsi="BIZ UDPゴシック"/>
          </w:rPr>
          <w:t>。</w:t>
        </w:r>
      </w:ins>
      <w:del w:id="179" w:author="Kunihito Nakano" w:date="2026-09-27T16:45:00Z" w16du:dateUtc="2026-09-27T07:45:00Z">
        <w:r>
          <w:rPr>
            <w:rFonts w:ascii="BIZ UDPゴシック" w:eastAsia="BIZ UDPゴシック" w:hAnsi="BIZ UDPゴシック"/>
          </w:rPr>
          <w:delText>。誘致条件の交渉および移転に要する資金の負担についても、当社が支援いたします。</w:delText>
        </w:r>
      </w:del>
    </w:p>
    <w:p w14:paraId="1E34C030" w14:textId="77777777" w:rsidR="00297036" w:rsidRPr="004B49D9" w:rsidRDefault="00297036">
      <w:pPr>
        <w:spacing w:after="60"/>
        <w:rPr>
          <w:rFonts w:ascii="BIZ UDPゴシック" w:eastAsia="BIZ UDPゴシック" w:hAnsi="BIZ UDPゴシック"/>
        </w:rPr>
      </w:pPr>
    </w:p>
    <w:p w14:paraId="68BDBF5C"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14:paraId="52632907"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・移転・誘致に関する意向表明、覚書の締結その他の実質的な意思決定</w:t>
      </w:r>
    </w:p>
    <w:p w14:paraId="4129CE01"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・店舗賃貸借契約の変更、更新または解約</w:t>
      </w:r>
    </w:p>
    <w:p w14:paraId="7BD0DBBE" w14:textId="5C02E5AC" w:rsidR="00297036" w:rsidRDefault="006948C1">
      <w:pPr>
        <w:spacing w:after="80" w:line="300" w:lineRule="auto"/>
        <w:ind w:left="440" w:hanging="220"/>
        <w:rPr>
          <w:ins w:id="180" w:author="Kunihito Nakano" w:date="2026-09-27T16:45:00Z" w16du:dateUtc="2026-09-27T07:45:00Z"/>
          <w:rFonts w:ascii="BIZ UDPゴシック" w:eastAsia="BIZ UDPゴシック" w:hAnsi="BIZ UDPゴシック"/>
        </w:rPr>
      </w:pPr>
      <w:r>
        <w:rPr>
          <w:rFonts w:ascii="BIZ UDPゴシック" w:eastAsia="BIZ UDPゴシック" w:hAnsi="BIZ UDPゴシック"/>
        </w:rPr>
        <w:t>・1件あたり</w:t>
      </w:r>
      <w:ins w:id="181" w:author="Kunihito Nakano" w:date="2026-09-27T16:45:00Z" w16du:dateUtc="2026-09-27T07:45:00Z">
        <w:r>
          <w:rPr>
            <w:rFonts w:ascii="BIZ UDPゴシック" w:eastAsia="BIZ UDPゴシック" w:hAnsi="BIZ UDPゴシック" w:hint="eastAsia"/>
          </w:rPr>
          <w:t>1</w:t>
        </w:r>
      </w:ins>
      <w:del w:id="182" w:author="Kunihito Nakano" w:date="2026-09-27T16:45:00Z" w16du:dateUtc="2026-09-27T07:45:00Z">
        <w:r>
          <w:rPr>
            <w:rFonts w:ascii="BIZ UDPゴシック" w:eastAsia="BIZ UDPゴシック" w:hAnsi="BIZ UDPゴシック"/>
          </w:rPr>
          <w:delText>3</w:delText>
        </w:r>
      </w:del>
      <w:r>
        <w:rPr>
          <w:rFonts w:ascii="BIZ UDPゴシック" w:eastAsia="BIZ UDPゴシック" w:hAnsi="BIZ UDPゴシック"/>
        </w:rPr>
        <w:t>,000万円を超える設備投資の意思決定</w:t>
      </w:r>
    </w:p>
    <w:p w14:paraId="0A1DFAB6" w14:textId="5537323F" w:rsidR="00597B5C" w:rsidRPr="00597B5C" w:rsidRDefault="00597B5C">
      <w:pPr>
        <w:spacing w:after="80" w:line="300" w:lineRule="auto"/>
        <w:ind w:left="440" w:hanging="220"/>
        <w:rPr>
          <w:rFonts w:ascii="BIZ UDPゴシック" w:eastAsia="BIZ UDPゴシック" w:hAnsi="BIZ UDPゴシック"/>
        </w:rPr>
      </w:pPr>
      <w:ins w:id="183" w:author="Kunihito Nakano" w:date="2026-09-27T16:45:00Z" w16du:dateUtc="2026-09-27T07:45:00Z">
        <w:r>
          <w:rPr>
            <w:rFonts w:ascii="BIZ UDPゴシック" w:eastAsia="BIZ UDPゴシック" w:hAnsi="BIZ UDPゴシック" w:hint="eastAsia"/>
          </w:rPr>
          <w:t>・その他、対象会社通常運営以外の資金拠出や意思決定事項等</w:t>
        </w:r>
      </w:ins>
    </w:p>
    <w:p w14:paraId="168B10FF" w14:textId="77777777" w:rsidR="00297036" w:rsidRPr="004B49D9" w:rsidRDefault="00297036">
      <w:pPr>
        <w:spacing w:after="60"/>
        <w:rPr>
          <w:rFonts w:ascii="BIZ UDPゴシック" w:eastAsia="BIZ UDPゴシック" w:hAnsi="BIZ UDPゴシック"/>
        </w:rPr>
      </w:pPr>
    </w:p>
    <w:p w14:paraId="7017BB9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14:paraId="5985399F"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(5) 資本戦略の方向性</w:t>
      </w:r>
    </w:p>
    <w:p w14:paraId="67005C9B"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対象会社は当社グループにおいて保有し、第三者への再売却（いわゆる転売）は想定しておりません。対象会社からの配当は、本件取得に係る借入の返済に必要な範囲に限定いたします。対象会社には、運転資金および仕入先各位との信用維持に必要な水準の現預金を留保し、万一不足が生じる場合には当社が補填いたします。仕入先各位との与信関係に影響を与えることのないよう配慮いたします。</w:t>
      </w:r>
    </w:p>
    <w:p w14:paraId="13ED89F7"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4．役員及び従業員の処遇</w:t>
      </w:r>
    </w:p>
    <w:p w14:paraId="1AD2928A"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岸田周三様の処遇</w:t>
      </w:r>
    </w:p>
    <w:p w14:paraId="1B4C6864" w14:textId="7BC96984" w:rsidR="00297036" w:rsidDel="00597B5C" w:rsidRDefault="006948C1">
      <w:pPr>
        <w:spacing w:after="120" w:line="300" w:lineRule="auto"/>
        <w:rPr>
          <w:del w:id="184" w:author="Kunihito Nakano" w:date="2026-09-27T16:51:00Z" w16du:dateUtc="2026-09-27T07:51:00Z"/>
          <w:rFonts w:ascii="BIZ UDPゴシック" w:eastAsia="BIZ UDPゴシック" w:hAnsi="BIZ UDPゴシック"/>
        </w:rPr>
      </w:pPr>
      <w:del w:id="185" w:author="Claude" w:date="2026-09-27T09:00:00Z">
        <w:r>
          <w:rPr>
            <w:rFonts w:ascii="BIZ UDPゴシック" w:eastAsia="BIZ UDPゴシック" w:hAnsi="BIZ UDPゴシック"/>
          </w:rPr>
          <w:delText>譲受後3年間、</w:delText>
        </w:r>
      </w:del>
      <w:ins w:id="186" w:author="Kunihito Nakano" w:date="2026-09-27T16:46:00Z" w16du:dateUtc="2026-09-27T07:46:00Z">
        <w:del w:id="187" w:author="Claude" w:date="2026-09-27T09:00:00Z">
          <w:r>
            <w:rPr>
              <w:rFonts w:ascii="BIZ UDPゴシック" w:eastAsia="BIZ UDPゴシック" w:hAnsi="BIZ UDPゴシック" w:hint="eastAsia"/>
            </w:rPr>
            <w:delText>Q&amp;Aシート記載の通</w:delText>
          </w:r>
        </w:del>
      </w:ins>
      <w:ins w:id="188" w:author="Kunihito Nakano" w:date="2026-09-27T16:51:00Z" w16du:dateUtc="2026-09-27T07:51:00Z">
        <w:del w:id="189" w:author="Claude" w:date="2026-09-27T09:00:00Z">
          <w:r>
            <w:rPr>
              <w:rFonts w:ascii="BIZ UDPゴシック" w:eastAsia="BIZ UDPゴシック" w:hAnsi="BIZ UDPゴシック" w:hint="eastAsia"/>
            </w:rPr>
            <w:delText>り、</w:delText>
          </w:r>
        </w:del>
      </w:ins>
      <w:ins w:id="190" w:author="Claude" w:date="2026-09-27T09:00:00Z">
        <w:r>
          <w:rPr>
            <w:rFonts w:ascii="BIZ UDPゴシック" w:eastAsia="BIZ UDPゴシック" w:hAnsi="BIZ UDPゴシック"/>
          </w:rPr>
          <w:t>譲受後3年間は、引き続き対象会社にご在任いただき、料理およびブランドの責任者としてお力添えを賜りたく存じます。役員報酬等につきましては、質疑応答においてご回答いただいたとおり、</w:t>
        </w:r>
      </w:ins>
      <w:del w:id="191" w:author="Kunihito Nakano" w:date="2026-09-27T16:51:00Z" w16du:dateUtc="2026-09-27T07:51:00Z">
        <w:r>
          <w:rPr>
            <w:rFonts w:ascii="BIZ UDPゴシック" w:eastAsia="BIZ UDPゴシック" w:hAnsi="BIZ UDPゴシック"/>
          </w:rPr>
          <w:delText>岸田様</w:delText>
        </w:r>
      </w:del>
      <w:ins w:id="192" w:author="Kunihito Nakano" w:date="2026-09-27T16:51:00Z" w16du:dateUtc="2026-09-27T07:51:00Z">
        <w:r>
          <w:rPr>
            <w:rFonts w:ascii="BIZ UDPゴシック" w:eastAsia="BIZ UDPゴシック" w:hAnsi="BIZ UDPゴシック"/>
          </w:rPr>
          <w:t>監修体制への移行前後を含む</w:t>
        </w:r>
        <w:del w:id="193" w:author="Claude" w:date="2026-09-27T09:00:00Z">
          <w:r>
            <w:rPr>
              <w:rFonts w:ascii="BIZ UDPゴシック" w:eastAsia="BIZ UDPゴシック" w:hAnsi="BIZ UDPゴシック"/>
            </w:rPr>
            <w:delText>具体的な金額については</w:delText>
          </w:r>
        </w:del>
      </w:ins>
      <w:ins w:id="194" w:author="Claude" w:date="2026-09-27T09:00:00Z">
        <w:r>
          <w:rPr>
            <w:rFonts w:ascii="BIZ UDPゴシック" w:eastAsia="BIZ UDPゴシック" w:hAnsi="BIZ UDPゴシック"/>
          </w:rPr>
          <w:t>具体的な金額を</w:t>
        </w:r>
      </w:ins>
      <w:ins w:id="195" w:author="Kunihito Nakano" w:date="2026-09-27T16:51:00Z" w16du:dateUtc="2026-09-27T07:51:00Z">
        <w:r>
          <w:rPr>
            <w:rFonts w:ascii="BIZ UDPゴシック" w:eastAsia="BIZ UDPゴシック" w:hAnsi="BIZ UDPゴシック"/>
          </w:rPr>
          <w:t>現時点では設定しておらず、</w:t>
        </w:r>
        <w:del w:id="196" w:author="Claude" w:date="2026-09-27T09:00:00Z">
          <w:r>
            <w:rPr>
              <w:rFonts w:ascii="BIZ UDPゴシック" w:eastAsia="BIZ UDPゴシック" w:hAnsi="BIZ UDPゴシック"/>
            </w:rPr>
            <w:delText>買収価格、</w:delText>
          </w:r>
        </w:del>
      </w:ins>
      <w:ins w:id="197" w:author="Claude" w:date="2026-09-27T09:00:00Z">
        <w:r>
          <w:rPr>
            <w:rFonts w:ascii="BIZ UDPゴシック" w:eastAsia="BIZ UDPゴシック" w:hAnsi="BIZ UDPゴシック"/>
          </w:rPr>
          <w:t>譲受価額、</w:t>
        </w:r>
      </w:ins>
      <w:ins w:id="198" w:author="Kunihito Nakano" w:date="2026-09-27T16:51:00Z" w16du:dateUtc="2026-09-27T07:51:00Z">
        <w:r>
          <w:rPr>
            <w:rFonts w:ascii="BIZ UDPゴシック" w:eastAsia="BIZ UDPゴシック" w:hAnsi="BIZ UDPゴシック"/>
          </w:rPr>
          <w:t>本件実施後の役割・業務</w:t>
          <w:lastRenderedPageBreak/>
          <w:t>範囲、稼働量等の取引条件全体とのバランスを踏まえ、協議のうえ決定したいと考えております</w:t>
        </w:r>
        <w:r>
          <w:rPr>
            <w:rFonts w:ascii="BIZ UDPゴシック" w:eastAsia="BIZ UDPゴシック" w:hAnsi="BIZ UDPゴシック" w:hint="eastAsia"/>
          </w:rPr>
          <w:t>。</w:t>
        </w:r>
      </w:ins>
      <w:del w:id="199" w:author="Kunihito Nakano" w:date="2026-09-27T16:47:00Z" w16du:dateUtc="2026-09-27T07:47:00Z">
        <w:r>
          <w:rPr>
            <w:rFonts w:ascii="BIZ UDPゴシック" w:eastAsia="BIZ UDPゴシック" w:hAnsi="BIZ UDPゴシック"/>
          </w:rPr>
          <w:delText>には引き続き代表取締役としてご在任いただき、現在と同一の条件（役員報酬および役員賞与を含みます）を継続してお支払いすることを</w:delText>
        </w:r>
      </w:del>
      <w:del w:id="200" w:author="Kunihito Nakano" w:date="2026-09-27T16:51:00Z" w16du:dateUtc="2026-09-27T07:51:00Z">
        <w:r>
          <w:rPr>
            <w:rFonts w:ascii="BIZ UDPゴシック" w:eastAsia="BIZ UDPゴシック" w:hAnsi="BIZ UDPゴシック"/>
          </w:rPr>
          <w:delText>想定しております。</w:delText>
        </w:r>
      </w:del>
      <w:r>
        <w:rPr>
          <w:rFonts w:ascii="BIZ UDPゴシック" w:eastAsia="BIZ UDPゴシック" w:hAnsi="BIZ UDPゴシック"/>
        </w:rPr>
        <w:t>毎日厨房にお立ちいただくという現行の関与形態を、当社は最大限尊重いたします。</w:t>
      </w:r>
    </w:p>
    <w:p w14:paraId="328619EC" w14:textId="77777777" w:rsidR="00597B5C" w:rsidRPr="004B49D9" w:rsidRDefault="00597B5C">
      <w:pPr>
        <w:spacing w:after="120" w:line="300" w:lineRule="auto"/>
        <w:rPr>
          <w:ins w:id="201" w:author="Kunihito Nakano" w:date="2026-09-27T16:51:00Z" w16du:dateUtc="2026-09-27T07:51:00Z"/>
          <w:rFonts w:ascii="BIZ UDPゴシック" w:eastAsia="BIZ UDPゴシック" w:hAnsi="BIZ UDPゴシック"/>
        </w:rPr>
      </w:pPr>
    </w:p>
    <w:p w14:paraId="5D4D76E7" w14:textId="0C68F773" w:rsidR="00297036" w:rsidRPr="004B49D9" w:rsidDel="00597B5C" w:rsidRDefault="006948C1">
      <w:pPr>
        <w:spacing w:after="120" w:line="300" w:lineRule="auto"/>
        <w:rPr>
          <w:del w:id="202" w:author="Kunihito Nakano" w:date="2026-09-27T16:51:00Z" w16du:dateUtc="2026-09-27T07:51:00Z"/>
          <w:rFonts w:ascii="BIZ UDPゴシック" w:eastAsia="BIZ UDPゴシック" w:hAnsi="BIZ UDPゴシック"/>
        </w:rPr>
      </w:pPr>
      <w:del w:id="203" w:author="Kunihito Nakano" w:date="2026-09-27T16:51:00Z" w16du:dateUtc="2026-09-27T07:51:00Z">
        <w:r>
          <w:rPr>
            <w:rFonts w:ascii="BIZ UDPゴシック" w:eastAsia="BIZ UDPゴシック" w:hAnsi="BIZ UDPゴシック"/>
          </w:rPr>
          <w:delText>面談において、フランス料理は他のジャンルと比べて仕事量が圧倒的に多く、体力の限界を迎えてから考えるのでは遅いとのお考えから本件をご検討されている旨を伺いました。当社は、このお考えを正面から受け止めております。ご在任中の勤務日数および関与の程度につきましては、対象会社の運営に支障のない範囲で、岸田様のご負担が過度とならない形を柔軟にご相談させていただきたく存じます。</w:delText>
        </w:r>
      </w:del>
    </w:p>
    <w:p w14:paraId="7FD76D0E" w14:textId="2754CD0B"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3年経過後につきましては、</w:t>
      </w:r>
      <w:ins w:id="204" w:author="Kunihito Nakano" w:date="2026-09-27T16:52:00Z" w16du:dateUtc="2026-09-27T07:52:00Z">
        <w:del w:id="205" w:author="Claude" w:date="2026-09-27T09:00:00Z">
          <w:r>
            <w:rPr>
              <w:rFonts w:ascii="BIZ UDPゴシック" w:eastAsia="BIZ UDPゴシック" w:hAnsi="BIZ UDPゴシック" w:hint="eastAsia"/>
            </w:rPr>
            <w:delText>関与度合いは相談として</w:delText>
          </w:r>
        </w:del>
      </w:ins>
      <w:ins w:id="206" w:author="Kunihito Nakano" w:date="2026-09-27T16:53:00Z" w16du:dateUtc="2026-09-27T07:53:00Z">
        <w:del w:id="207" w:author="Claude" w:date="2026-09-27T09:00:00Z">
          <w:r>
            <w:rPr>
              <w:rFonts w:ascii="BIZ UDPゴシック" w:eastAsia="BIZ UDPゴシック" w:hAnsi="BIZ UDPゴシック" w:hint="eastAsia"/>
            </w:rPr>
            <w:delText>引き続き対象会社と従業員のために、</w:delText>
          </w:r>
        </w:del>
      </w:ins>
      <w:ins w:id="208" w:author="Kunihito Nakano" w:date="2026-09-27T16:52:00Z" w16du:dateUtc="2026-09-27T07:52:00Z">
        <w:del w:id="209" w:author="Claude" w:date="2026-09-27T09:00:00Z">
          <w:r>
            <w:rPr>
              <w:rFonts w:ascii="BIZ UDPゴシック" w:eastAsia="BIZ UDPゴシック" w:hAnsi="BIZ UDPゴシック" w:hint="eastAsia"/>
            </w:rPr>
            <w:delText>継続を希望します</w:delText>
          </w:r>
        </w:del>
      </w:ins>
      <w:ins w:id="210" w:author="Kunihito Nakano" w:date="2026-09-27T16:53:00Z" w16du:dateUtc="2026-09-27T07:53:00Z">
        <w:del w:id="211" w:author="Claude" w:date="2026-09-27T09:00:00Z">
          <w:r>
            <w:rPr>
              <w:rFonts w:ascii="BIZ UDPゴシック" w:eastAsia="BIZ UDPゴシック" w:hAnsi="BIZ UDPゴシック" w:hint="eastAsia"/>
            </w:rPr>
            <w:delText>が、やむを得ない事業などもあると思いますので協議事項とさせてください。</w:delText>
          </w:r>
        </w:del>
      </w:ins>
      <w:ins w:id="212" w:author="Claude" w:date="2026-09-27T09:00:00Z">
        <w:r>
          <w:rPr>
            <w:rFonts w:ascii="BIZ UDPゴシック" w:eastAsia="BIZ UDPゴシック" w:hAnsi="BIZ UDPゴシック" w:hint="eastAsia"/>
          </w:rPr>
          <w:t>引き続き対象会社と従業員の皆様のためにご関与いただくことを希望いたしますが、やむを得ないご事情もあろうかと存じますので、関与の度合いを含め協議事項とさせていただきたく存じます。</w:t>
        </w:r>
      </w:ins>
      <w:del w:id="213" w:author="Kunihito Nakano" w:date="2026-09-27T16:53:00Z" w16du:dateUtc="2026-09-27T07:53:00Z">
        <w:r>
          <w:rPr>
            <w:rFonts w:ascii="BIZ UDPゴシック" w:eastAsia="BIZ UDPゴシック" w:hAnsi="BIZ UDPゴシック"/>
          </w:rPr>
          <w:delText>岸田様のご意向を最優先といたします。そのうえで、当社としては顧問契約その他の形でのご関与を希望しております。面談において、料理の技術は教えてこられた一方、経営のノウハウについては言葉にしてお伝えになったことがないとのお話を賜りました。対象会社がこの20年で築いた収益構造は、その考え方が生んだものであると当社は理解しております。これを後継の方々へお伝えいただく場を用意することは、当社にとっても、対象会社にとっても価値のあることと存じます。</w:delText>
        </w:r>
      </w:del>
    </w:p>
    <w:p w14:paraId="067FBCEF"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従業員の処遇</w:t>
      </w:r>
    </w:p>
    <w:p w14:paraId="6D7FC043"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ご開示いただいた従業員名簿（基準日2026年9月17日）により、承継対象となるスタッフは、支配人1名・キッチン11名・サービス6名の計18名（岸田様を除く）と拝見しております。この皆様について、給与・賞与・役職・勤務条件のいずれについても、譲受を理由とする不利益な変更は行いません。雇用はそのまま承継いたします。</w:t>
      </w:r>
    </w:p>
    <w:p w14:paraId="58FFC752" w14:textId="4AC65CBC"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これは方針の表明にとどまるものではございません。当社は、株式会社アピシウスの取得に際しても、幹部メンバーの全員に継続してご勤務いただいており</w:t>
      </w:r>
      <w:ins w:id="214" w:author="Kunihito Nakano" w:date="2026-09-27T16:54:00Z" w16du:dateUtc="2026-09-27T07:54:00Z">
        <w:r>
          <w:rPr>
            <w:rFonts w:ascii="BIZ UDPゴシック" w:eastAsia="BIZ UDPゴシック" w:hAnsi="BIZ UDPゴシック" w:hint="eastAsia"/>
          </w:rPr>
          <w:t>、業績に応じた賞与を支給し、雇用条件は確実に改善されました</w:t>
        </w:r>
      </w:ins>
      <w:del w:id="215" w:author="Kunihito Nakano" w:date="2026-09-27T16:54:00Z" w16du:dateUtc="2026-09-27T07:54:00Z">
        <w:r>
          <w:rPr>
            <w:rFonts w:ascii="BIZ UDPゴシック" w:eastAsia="BIZ UDPゴシック" w:hAnsi="BIZ UDPゴシック"/>
          </w:rPr>
          <w:delText>ます</w:delText>
        </w:r>
      </w:del>
      <w:r>
        <w:rPr>
          <w:rFonts w:ascii="BIZ UDPゴシック" w:eastAsia="BIZ UDPゴシック" w:hAnsi="BIZ UDPゴシック"/>
        </w:rPr>
        <w:t>。加えて、同社においてはサービス残業を撤廃し、12月の繁忙期を除き残業そのものが発生しない体制を実現いたしました。対象会社におきましても、同様の方針で臨む所存です。</w:t>
      </w:r>
    </w:p>
    <w:p w14:paraId="678E6DBA"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(3) 経営体制および役員の派遣</w:t>
      </w:r>
    </w:p>
    <w:p w14:paraId="5E1469B6" w14:textId="3151A953"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当社からは、</w:t>
      </w:r>
      <w:ins w:id="216" w:author="Kunihito Nakano" w:date="2026-09-27T16:55:00Z" w16du:dateUtc="2026-09-27T07:55:00Z">
        <w:del w:id="217" w:author="Claude" w:date="2026-09-27T09:00:00Z">
          <w:r>
            <w:rPr>
              <w:rFonts w:ascii="BIZ UDPゴシック" w:eastAsia="BIZ UDPゴシック" w:hAnsi="BIZ UDPゴシック" w:hint="eastAsia"/>
            </w:rPr>
            <w:delText>代表取締役として株式会社WineBank代表中野を派遣し、また運営面でアピシウス管掌取締役1名、及び</w:delText>
          </w:r>
        </w:del>
      </w:ins>
      <w:ins w:id="218" w:author="Kunihito Nakano" w:date="2026-09-27T16:56:00Z" w16du:dateUtc="2026-09-27T07:56:00Z">
        <w:del w:id="219" w:author="Claude" w:date="2026-09-27T09:00:00Z">
          <w:r>
            <w:rPr>
              <w:rFonts w:ascii="BIZ UDPゴシック" w:eastAsia="BIZ UDPゴシック" w:hAnsi="BIZ UDPゴシック" w:hint="eastAsia"/>
            </w:rPr>
            <w:delText>必要であれば</w:delText>
          </w:r>
        </w:del>
      </w:ins>
      <w:ins w:id="220" w:author="Claude" w:date="2026-09-27T09:00:00Z">
        <w:r>
          <w:rPr>
            <w:rFonts w:ascii="BIZ UDPゴシック" w:eastAsia="BIZ UDPゴシック" w:hAnsi="BIZ UDPゴシック" w:hint="eastAsia"/>
          </w:rPr>
          <w:t>中野邦人（当社代表取締役）を対象会社の代表取締役として派遣するほか、運営面で株式会社アピシウスを管掌する取締役1名、および必要に応じて</w:t>
        </w:r>
      </w:ins>
      <w:r>
        <w:rPr>
          <w:rFonts w:ascii="BIZ UDPゴシック" w:eastAsia="BIZ UDPゴシック" w:hAnsi="BIZ UDPゴシック"/>
        </w:rPr>
        <w:t>経理・法務・資金管理の支援を目的として非常勤取締役1名の派遣を想定しております。厨房およびサービスの現場運営に当社から人員を派遣することは想定しておりません</w:t>
      </w:r>
      <w:ins w:id="221" w:author="Kunihito Nakano" w:date="2026-09-27T16:56:00Z" w16du:dateUtc="2026-09-27T07:56:00Z">
        <w:r>
          <w:rPr>
            <w:rFonts w:ascii="BIZ UDPゴシック" w:eastAsia="BIZ UDPゴシック" w:hAnsi="BIZ UDPゴシック" w:hint="eastAsia"/>
          </w:rPr>
          <w:t>。</w:t>
        </w:r>
      </w:ins>
      <w:del w:id="222" w:author="Kunihito Nakano" w:date="2026-09-27T16:56:00Z" w16du:dateUtc="2026-09-27T07:56:00Z">
        <w:r>
          <w:rPr>
            <w:rFonts w:ascii="BIZ UDPゴシック" w:eastAsia="BIZ UDPゴシック" w:hAnsi="BIZ UDPゴシック"/>
          </w:rPr>
          <w:delText>。社内組織の改変も、譲受後3年間は行わない方針です。</w:delText>
        </w:r>
      </w:del>
    </w:p>
    <w:p w14:paraId="50284F9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(4) モチベーションの維持・向上に関する施策</w:t>
      </w:r>
    </w:p>
    <w:p w14:paraId="35826A50"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・後継料理長の選定を見据えた、若手の皆様のキャリアパスの明示</w:t>
      </w:r>
    </w:p>
    <w:p w14:paraId="67354EB6"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独立を志す方に対する支援制度の整備（対象会社からは、二つ星3店舗を含め十数店舗の卒業生の方々が独立されていると承知しております。東京の他の三つ星3店舗の卒業生を合わせても及ばない規模であり、これは対象会社の育成力そのものです。この文化を損なうことなく、むしろ制度として支える形を検討いたします）</w:t>
      </w:r>
    </w:p>
    <w:p w14:paraId="0319792F" w14:textId="4DE5AFE2"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・当社</w:t>
      </w:r>
      <w:ins w:id="223" w:author="Kunihito Nakano" w:date="2026-09-27T16:57:00Z" w16du:dateUtc="2026-09-27T07:57:00Z">
        <w:r>
          <w:rPr>
            <w:rFonts w:ascii="BIZ UDPゴシック" w:eastAsia="BIZ UDPゴシック" w:hAnsi="BIZ UDPゴシック" w:hint="eastAsia"/>
          </w:rPr>
          <w:t>グループのレストラン社内割（</w:t>
        </w:r>
        <w:del w:id="224" w:author="Claude" w:date="2026-09-27T09:00:00Z">
          <w:r>
            <w:rPr>
              <w:rFonts w:ascii="BIZ UDPゴシック" w:eastAsia="BIZ UDPゴシック" w:hAnsi="BIZ UDPゴシック" w:hint="eastAsia"/>
            </w:rPr>
            <w:delText>５０％OFF</w:delText>
          </w:r>
        </w:del>
      </w:ins>
      <w:ins w:id="225" w:author="Claude" w:date="2026-09-27T09:00:00Z">
        <w:r>
          <w:rPr>
            <w:rFonts w:ascii="BIZ UDPゴシック" w:eastAsia="BIZ UDPゴシック" w:hAnsi="BIZ UDPゴシック" w:hint="eastAsia"/>
          </w:rPr>
          <w:t>50%</w:t>
        </w:r>
      </w:ins>
      <w:ins w:id="226" w:author="Kunihito Nakano" w:date="2026-09-27T16:57:00Z" w16du:dateUtc="2026-09-27T07:57:00Z">
        <w:r>
          <w:rPr>
            <w:rFonts w:ascii="BIZ UDPゴシック" w:eastAsia="BIZ UDPゴシック" w:hAnsi="BIZ UDPゴシック" w:hint="eastAsia"/>
          </w:rPr>
          <w:t>）及びワインイベント</w:t>
        </w:r>
      </w:ins>
      <w:del w:id="227" w:author="Kunihito Nakano" w:date="2026-09-27T16:57:00Z" w16du:dateUtc="2026-09-27T07:57:00Z">
        <w:r>
          <w:rPr>
            <w:rFonts w:ascii="BIZ UDPゴシック" w:eastAsia="BIZ UDPゴシック" w:hAnsi="BIZ UDPゴシック"/>
          </w:rPr>
          <w:delText>が主催するワインイベント・オークションへ</w:delText>
        </w:r>
      </w:del>
      <w:r>
        <w:rPr>
          <w:rFonts w:ascii="BIZ UDPゴシック" w:eastAsia="BIZ UDPゴシック" w:hAnsi="BIZ UDPゴシック"/>
        </w:rPr>
        <w:t>の</w:t>
      </w:r>
      <w:del w:id="228" w:author="Kunihito Nakano" w:date="2026-09-27T16:57:00Z" w16du:dateUtc="2026-09-27T07:57:00Z">
        <w:r>
          <w:rPr>
            <w:rFonts w:ascii="BIZ UDPゴシック" w:eastAsia="BIZ UDPゴシック" w:hAnsi="BIZ UDPゴシック"/>
          </w:rPr>
          <w:delText>ご参画</w:delText>
        </w:r>
      </w:del>
      <w:r>
        <w:rPr>
          <w:rFonts w:ascii="BIZ UDPゴシック" w:eastAsia="BIZ UDPゴシック" w:hAnsi="BIZ UDPゴシック"/>
        </w:rPr>
        <w:t>機会</w:t>
      </w:r>
      <w:del w:id="229" w:author="Kunihito Nakano" w:date="2026-09-27T16:58:00Z" w16du:dateUtc="2026-09-27T07:58:00Z">
        <w:r>
          <w:rPr>
            <w:rFonts w:ascii="BIZ UDPゴシック" w:eastAsia="BIZ UDPゴシック" w:hAnsi="BIZ UDPゴシック"/>
          </w:rPr>
          <w:delText>の</w:delText>
        </w:r>
      </w:del>
      <w:r>
        <w:rPr>
          <w:rFonts w:ascii="BIZ UDPゴシック" w:eastAsia="BIZ UDPゴシック" w:hAnsi="BIZ UDPゴシック"/>
        </w:rPr>
        <w:t>提供</w:t>
      </w:r>
    </w:p>
    <w:p w14:paraId="034AA41E" w14:textId="493BA48E"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・当社グループのレストラン事業との人事交流（ご本人の希望による場合に限ります）</w:t>
      </w:r>
    </w:p>
    <w:p w14:paraId="6186D489"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5．想定されている取引スキーム</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300"/>
      </w:tblGrid>
      <w:tr w:rsidR="00297036" w:rsidRPr="004B49D9" w14:paraId="30CD5DA4" w14:textId="77777777">
        <w:trPr>
          <w:cantSplit/>
        </w:trPr>
        <w:tc>
          <w:tcPr>
            <w:tcW w:w="1900" w:type="dxa"/>
            <w:tcMar>
              <w:top w:w="70" w:type="dxa"/>
              <w:left w:w="110" w:type="dxa"/>
              <w:bottom w:w="70" w:type="dxa"/>
              <w:right w:w="110" w:type="dxa"/>
            </w:tcMar>
          </w:tcPr>
          <w:p w14:paraId="0C94811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取得スキーム</w:t>
            </w:r>
          </w:p>
        </w:tc>
        <w:tc>
          <w:tcPr>
            <w:tcW w:w="7300" w:type="dxa"/>
            <w:tcMar>
              <w:top w:w="70" w:type="dxa"/>
              <w:left w:w="110" w:type="dxa"/>
              <w:bottom w:w="70" w:type="dxa"/>
              <w:right w:w="110" w:type="dxa"/>
            </w:tcMar>
          </w:tcPr>
          <w:p w14:paraId="3829A5E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現金対価による株式譲渡</w:t>
            </w:r>
          </w:p>
        </w:tc>
      </w:tr>
      <w:tr w:rsidR="00297036" w:rsidRPr="004B49D9" w14:paraId="0E39F488" w14:textId="77777777">
        <w:trPr>
          <w:cantSplit/>
        </w:trPr>
        <w:tc>
          <w:tcPr>
            <w:tcW w:w="1900" w:type="dxa"/>
            <w:tcMar>
              <w:top w:w="70" w:type="dxa"/>
              <w:left w:w="110" w:type="dxa"/>
              <w:bottom w:w="70" w:type="dxa"/>
              <w:right w:w="110" w:type="dxa"/>
            </w:tcMar>
          </w:tcPr>
          <w:p w14:paraId="518E193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取得希望割合</w:t>
            </w:r>
          </w:p>
        </w:tc>
        <w:tc>
          <w:tcPr>
            <w:tcW w:w="7300" w:type="dxa"/>
            <w:tcMar>
              <w:top w:w="70" w:type="dxa"/>
              <w:left w:w="110" w:type="dxa"/>
              <w:bottom w:w="70" w:type="dxa"/>
              <w:right w:w="110" w:type="dxa"/>
            </w:tcMar>
          </w:tcPr>
          <w:p w14:paraId="53696AF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発行済株式の100%</w:t>
            </w:r>
          </w:p>
        </w:tc>
      </w:tr>
      <w:tr w:rsidR="00297036" w:rsidRPr="004B49D9" w14:paraId="29EAFC8E" w14:textId="77777777">
        <w:trPr>
          <w:cantSplit/>
        </w:trPr>
        <w:tc>
          <w:tcPr>
            <w:tcW w:w="1900" w:type="dxa"/>
            <w:tcMar>
              <w:top w:w="70" w:type="dxa"/>
              <w:left w:w="110" w:type="dxa"/>
              <w:bottom w:w="70" w:type="dxa"/>
              <w:right w:w="110" w:type="dxa"/>
            </w:tcMar>
          </w:tcPr>
          <w:p w14:paraId="6066B49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lastRenderedPageBreak/>
              <w:t>取得対象</w:t>
            </w:r>
          </w:p>
        </w:tc>
        <w:tc>
          <w:tcPr>
            <w:tcW w:w="7300" w:type="dxa"/>
            <w:tcMar>
              <w:top w:w="70" w:type="dxa"/>
              <w:left w:w="110" w:type="dxa"/>
              <w:bottom w:w="70" w:type="dxa"/>
              <w:right w:w="110" w:type="dxa"/>
            </w:tcMar>
          </w:tcPr>
          <w:p w14:paraId="5F2BAF2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対象会社および同社の子会社であるカンテサンスプラス株式会社の2社。株式会社BISが本件の対象外であることは、ご共有いただいた質疑応答により確認いたしました。なお、カンテサンスプラス株式会社は監修・コンサルティングを営む会社であり、第10期（2026年6月期）の売上高は593万円、純資産は3,607万円、現預金は4,291万円と承知しております。物販（ガトー）の売上は対象会社本体に計上されていることも確認いたしました。</w:t>
            </w:r>
          </w:p>
        </w:tc>
      </w:tr>
      <w:tr w:rsidR="00297036" w:rsidRPr="004B49D9" w14:paraId="79123090" w14:textId="77777777">
        <w:trPr>
          <w:cantSplit/>
        </w:trPr>
        <w:tc>
          <w:tcPr>
            <w:tcW w:w="1900" w:type="dxa"/>
            <w:tcMar>
              <w:top w:w="70" w:type="dxa"/>
              <w:left w:w="110" w:type="dxa"/>
              <w:bottom w:w="70" w:type="dxa"/>
              <w:right w:w="110" w:type="dxa"/>
            </w:tcMar>
          </w:tcPr>
          <w:p w14:paraId="36E78C7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取得主体</w:t>
            </w:r>
          </w:p>
        </w:tc>
        <w:tc>
          <w:tcPr>
            <w:tcW w:w="7300" w:type="dxa"/>
            <w:tcMar>
              <w:top w:w="70" w:type="dxa"/>
              <w:left w:w="110" w:type="dxa"/>
              <w:bottom w:w="70" w:type="dxa"/>
              <w:right w:w="110" w:type="dxa"/>
            </w:tcMar>
          </w:tcPr>
          <w:p w14:paraId="6C04392C" w14:textId="013301C0"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当社</w:t>
            </w:r>
            <w:ins w:id="230" w:author="Kunihito Nakano" w:date="2026-09-27T16:58:00Z" w16du:dateUtc="2026-09-27T07:58:00Z">
              <w:r>
                <w:rPr>
                  <w:rFonts w:ascii="BIZ UDPゴシック" w:eastAsia="BIZ UDPゴシック" w:hAnsi="BIZ UDPゴシック" w:hint="eastAsia"/>
                  <w:sz w:val="20"/>
                  <w:szCs w:val="20"/>
                </w:rPr>
                <w:t>及び株式会社アピシウス</w:t>
              </w:r>
            </w:ins>
            <w:r>
              <w:rPr>
                <w:rFonts w:ascii="BIZ UDPゴシック" w:eastAsia="BIZ UDPゴシック" w:hAnsi="BIZ UDPゴシック"/>
                <w:sz w:val="20"/>
                <w:szCs w:val="20"/>
              </w:rPr>
              <w:t>が本件のために設立する買収目的会社（SPC）。SPCが対象会社の全株式を取得し、クロージング後にSPCと対象会社を合併することを想定しております。</w:t>
            </w:r>
            <w:del w:id="231" w:author="Claude" w:date="2026-09-27T09:00:00Z">
              <w:r>
                <w:rPr>
                  <w:rFonts w:ascii="BIZ UDPゴシック" w:eastAsia="BIZ UDPゴシック" w:hAnsi="BIZ UDPゴシック"/>
                  <w:sz w:val="20"/>
                  <w:szCs w:val="20"/>
                </w:rPr>
                <w:delText>SPCの株主は、当社</w:delText>
              </w:r>
            </w:del>
            <w:ins w:id="232" w:author="Kunihito Nakano" w:date="2026-09-27T16:58:00Z" w16du:dateUtc="2026-09-27T07:58:00Z">
              <w:del w:id="233" w:author="Claude" w:date="2026-09-27T09:00:00Z">
                <w:r>
                  <w:rPr>
                    <w:rFonts w:ascii="BIZ UDPゴシック" w:eastAsia="BIZ UDPゴシック" w:hAnsi="BIZ UDPゴシック" w:hint="eastAsia"/>
                    <w:sz w:val="20"/>
                    <w:szCs w:val="20"/>
                  </w:rPr>
                  <w:delText>及びアピシウス、また</w:delText>
                </w:r>
              </w:del>
            </w:ins>
            <w:ins w:id="234" w:author="Kunihito Nakano" w:date="2026-09-27T16:59:00Z" w16du:dateUtc="2026-09-27T07:59:00Z">
              <w:del w:id="235" w:author="Claude" w:date="2026-09-27T09:00:00Z">
                <w:r>
                  <w:rPr>
                    <w:rFonts w:ascii="BIZ UDPゴシック" w:eastAsia="BIZ UDPゴシック" w:hAnsi="BIZ UDPゴシック" w:hint="eastAsia"/>
                    <w:sz w:val="20"/>
                    <w:szCs w:val="20"/>
                  </w:rPr>
                  <w:delText>株主</w:delText>
                </w:r>
              </w:del>
            </w:ins>
            <w:del w:id="236" w:author="Kunihito Nakano" w:date="2026-09-27T16:59:00Z" w16du:dateUtc="2026-09-27T07:59:00Z">
              <w:r>
                <w:rPr>
                  <w:rFonts w:ascii="BIZ UDPゴシック" w:eastAsia="BIZ UDPゴシック" w:hAnsi="BIZ UDPゴシック"/>
                  <w:sz w:val="20"/>
                  <w:szCs w:val="20"/>
                </w:rPr>
                <w:delText>代表取締役 中野邦人および本件の</w:delText>
              </w:r>
            </w:del>
            <w:ins w:id="237" w:author="Kunihito Nakano" w:date="2026-09-27T16:59:00Z" w16du:dateUtc="2026-09-27T07:59:00Z">
              <w:del w:id="238" w:author="Claude" w:date="2026-09-27T09:00:00Z">
                <w:r>
                  <w:rPr>
                    <w:rFonts w:ascii="BIZ UDPゴシック" w:eastAsia="BIZ UDPゴシック" w:hAnsi="BIZ UDPゴシック" w:hint="eastAsia"/>
                    <w:sz w:val="20"/>
                    <w:szCs w:val="20"/>
                  </w:rPr>
                  <w:delText>が</w:delText>
                </w:r>
              </w:del>
            </w:ins>
            <w:del w:id="239" w:author="Claude" w:date="2026-09-27T09:00:00Z">
              <w:r>
                <w:rPr>
                  <w:rFonts w:ascii="BIZ UDPゴシック" w:eastAsia="BIZ UDPゴシック" w:hAnsi="BIZ UDPゴシック"/>
                  <w:sz w:val="20"/>
                  <w:szCs w:val="20"/>
                </w:rPr>
                <w:delText>投資家です。</w:delText>
              </w:r>
            </w:del>
            <w:ins w:id="240" w:author="Claude" w:date="2026-09-27T09:00:00Z">
              <w:r>
                <w:rPr>
                  <w:rFonts w:ascii="BIZ UDPゴシック" w:eastAsia="BIZ UDPゴシック" w:hAnsi="BIZ UDPゴシック"/>
                  <w:sz w:val="20"/>
                  <w:szCs w:val="20"/>
                </w:rPr>
                <w:t>SPCの株主は、当社、株式会社アピシウスおよび本件の投資家となる予定です。</w:t>
              </w:r>
            </w:ins>
            <w:r>
              <w:rPr>
                <w:rFonts w:ascii="BIZ UDPゴシック" w:eastAsia="BIZ UDPゴシック" w:hAnsi="BIZ UDPゴシック"/>
                <w:sz w:val="20"/>
                <w:szCs w:val="20"/>
              </w:rPr>
              <w:t>実質的な取得主体および責任主体は当社です。</w:t>
            </w:r>
          </w:p>
        </w:tc>
      </w:tr>
      <w:tr w:rsidR="00297036" w:rsidRPr="004B49D9" w14:paraId="60CFD9D7" w14:textId="77777777">
        <w:trPr>
          <w:cantSplit/>
        </w:trPr>
        <w:tc>
          <w:tcPr>
            <w:tcW w:w="1900" w:type="dxa"/>
            <w:tcMar>
              <w:top w:w="70" w:type="dxa"/>
              <w:left w:w="110" w:type="dxa"/>
              <w:bottom w:w="70" w:type="dxa"/>
              <w:right w:w="110" w:type="dxa"/>
            </w:tcMar>
          </w:tcPr>
          <w:p w14:paraId="49DDED9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役員貸付金の取扱い</w:t>
            </w:r>
          </w:p>
        </w:tc>
        <w:tc>
          <w:tcPr>
            <w:tcW w:w="7300" w:type="dxa"/>
            <w:tcMar>
              <w:top w:w="70" w:type="dxa"/>
              <w:left w:w="110" w:type="dxa"/>
              <w:bottom w:w="70" w:type="dxa"/>
              <w:right w:w="110" w:type="dxa"/>
            </w:tcMar>
          </w:tcPr>
          <w:p w14:paraId="61F0754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対象会社が計上する長期貸付金（役員貸付金）については、クロージング時に現金にて精算いただくことを前提としております。</w:t>
            </w:r>
          </w:p>
        </w:tc>
      </w:tr>
      <w:tr w:rsidR="00297036" w:rsidRPr="004B49D9" w14:paraId="5D53F134" w14:textId="77777777">
        <w:trPr>
          <w:cantSplit/>
        </w:trPr>
        <w:tc>
          <w:tcPr>
            <w:tcW w:w="1900" w:type="dxa"/>
            <w:tcMar>
              <w:top w:w="70" w:type="dxa"/>
              <w:left w:w="110" w:type="dxa"/>
              <w:bottom w:w="70" w:type="dxa"/>
              <w:right w:w="110" w:type="dxa"/>
            </w:tcMar>
          </w:tcPr>
          <w:p w14:paraId="20E4FE0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クロージング</w:t>
            </w:r>
          </w:p>
        </w:tc>
        <w:tc>
          <w:tcPr>
            <w:tcW w:w="7300" w:type="dxa"/>
            <w:tcMar>
              <w:top w:w="70" w:type="dxa"/>
              <w:left w:w="110" w:type="dxa"/>
              <w:bottom w:w="70" w:type="dxa"/>
              <w:right w:w="110" w:type="dxa"/>
            </w:tcMar>
          </w:tcPr>
          <w:p w14:paraId="0BF1FBC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2026年12月末（貴社と合意済み）</w:t>
            </w:r>
          </w:p>
        </w:tc>
      </w:tr>
    </w:tbl>
    <w:p w14:paraId="78594CC7"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6．対象会社の譲受希望価額</w:t>
      </w:r>
    </w:p>
    <w:p w14:paraId="14E355E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株式価値（100%ベース）として、下記のレンジを提示いたします。</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600"/>
      </w:tblGrid>
      <w:tr w:rsidR="00297036" w:rsidRPr="004B49D9" w14:paraId="281E439E" w14:textId="77777777">
        <w:trPr>
          <w:cantSplit/>
        </w:trPr>
        <w:tc>
          <w:tcPr>
            <w:tcW w:w="2600" w:type="dxa"/>
            <w:shd w:val="clear" w:color="auto" w:fill="F2F2F2"/>
            <w:tcMar>
              <w:top w:w="70" w:type="dxa"/>
              <w:left w:w="110" w:type="dxa"/>
              <w:bottom w:w="70" w:type="dxa"/>
              <w:right w:w="110" w:type="dxa"/>
            </w:tcMar>
          </w:tcPr>
          <w:p w14:paraId="7063FA4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下限価額</w:t>
            </w:r>
          </w:p>
        </w:tc>
        <w:tc>
          <w:tcPr>
            <w:tcW w:w="6600" w:type="dxa"/>
            <w:tcMar>
              <w:top w:w="70" w:type="dxa"/>
              <w:left w:w="110" w:type="dxa"/>
              <w:bottom w:w="70" w:type="dxa"/>
              <w:right w:w="110" w:type="dxa"/>
            </w:tcMar>
          </w:tcPr>
          <w:p w14:paraId="46864552" w14:textId="6015E63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5</w:t>
            </w:r>
            <w:ins w:id="241" w:author="Kunihito Nakano" w:date="2026-09-27T16:59:00Z" w16du:dateUtc="2026-09-27T07:59:00Z">
              <w:r>
                <w:rPr>
                  <w:rFonts w:ascii="BIZ UDPゴシック" w:eastAsia="BIZ UDPゴシック" w:hAnsi="BIZ UDPゴシック" w:hint="eastAsia"/>
                  <w:b/>
                  <w:bCs/>
                  <w:sz w:val="20"/>
                  <w:szCs w:val="20"/>
                </w:rPr>
                <w:t>1</w:t>
              </w:r>
            </w:ins>
            <w:del w:id="242" w:author="Kunihito Nakano" w:date="2026-09-27T16:59:00Z" w16du:dateUtc="2026-09-27T07:59:00Z">
              <w:r>
                <w:rPr>
                  <w:rFonts w:ascii="BIZ UDPゴシック" w:eastAsia="BIZ UDPゴシック" w:hAnsi="BIZ UDPゴシック"/>
                  <w:b/>
                  <w:bCs/>
                  <w:sz w:val="20"/>
                  <w:szCs w:val="20"/>
                </w:rPr>
                <w:delText>0</w:delText>
              </w:r>
            </w:del>
            <w:r>
              <w:rPr>
                <w:rFonts w:ascii="BIZ UDPゴシック" w:eastAsia="BIZ UDPゴシック" w:hAnsi="BIZ UDPゴシック"/>
                <w:b/>
                <w:bCs/>
                <w:sz w:val="20"/>
                <w:szCs w:val="20"/>
              </w:rPr>
              <w:t>億</w:t>
            </w:r>
            <w:ins w:id="243" w:author="Kunihito Nakano" w:date="2026-09-27T16:59:00Z" w16du:dateUtc="2026-09-27T07:59:00Z">
              <w:r>
                <w:rPr>
                  <w:rFonts w:ascii="BIZ UDPゴシック" w:eastAsia="BIZ UDPゴシック" w:hAnsi="BIZ UDPゴシック" w:hint="eastAsia"/>
                  <w:b/>
                  <w:bCs/>
                  <w:sz w:val="20"/>
                  <w:szCs w:val="20"/>
                </w:rPr>
                <w:t>3</w:t>
              </w:r>
            </w:ins>
            <w:del w:id="244" w:author="Kunihito Nakano" w:date="2026-09-27T16:59:00Z" w16du:dateUtc="2026-09-27T07:59:00Z">
              <w:r>
                <w:rPr>
                  <w:rFonts w:ascii="BIZ UDPゴシック" w:eastAsia="BIZ UDPゴシック" w:hAnsi="BIZ UDPゴシック"/>
                  <w:b/>
                  <w:bCs/>
                  <w:sz w:val="20"/>
                  <w:szCs w:val="20"/>
                </w:rPr>
                <w:delText>0</w:delText>
              </w:r>
            </w:del>
            <w:r>
              <w:rPr>
                <w:rFonts w:ascii="BIZ UDPゴシック" w:eastAsia="BIZ UDPゴシック" w:hAnsi="BIZ UDPゴシック"/>
                <w:b/>
                <w:bCs/>
                <w:sz w:val="20"/>
                <w:szCs w:val="20"/>
              </w:rPr>
              <w:t>,000万円</w:t>
            </w:r>
          </w:p>
        </w:tc>
      </w:tr>
      <w:tr w:rsidR="00297036" w:rsidRPr="004B49D9" w14:paraId="3833B34C" w14:textId="77777777">
        <w:trPr>
          <w:cantSplit/>
        </w:trPr>
        <w:tc>
          <w:tcPr>
            <w:tcW w:w="2600" w:type="dxa"/>
            <w:shd w:val="clear" w:color="auto" w:fill="F2F2F2"/>
            <w:tcMar>
              <w:top w:w="70" w:type="dxa"/>
              <w:left w:w="110" w:type="dxa"/>
              <w:bottom w:w="70" w:type="dxa"/>
              <w:right w:w="110" w:type="dxa"/>
            </w:tcMar>
          </w:tcPr>
          <w:p w14:paraId="2C14BC4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上限価額</w:t>
            </w:r>
          </w:p>
        </w:tc>
        <w:tc>
          <w:tcPr>
            <w:tcW w:w="6600" w:type="dxa"/>
            <w:tcMar>
              <w:top w:w="70" w:type="dxa"/>
              <w:left w:w="110" w:type="dxa"/>
              <w:bottom w:w="70" w:type="dxa"/>
              <w:right w:w="110" w:type="dxa"/>
            </w:tcMar>
          </w:tcPr>
          <w:p w14:paraId="3288766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55億0,000万円</w:t>
            </w:r>
          </w:p>
        </w:tc>
      </w:tr>
    </w:tbl>
    <w:p w14:paraId="32724EF1" w14:textId="77777777" w:rsidR="00297036" w:rsidRPr="004B49D9" w:rsidRDefault="00297036">
      <w:pPr>
        <w:spacing w:after="120"/>
        <w:rPr>
          <w:rFonts w:ascii="BIZ UDPゴシック" w:eastAsia="BIZ UDPゴシック" w:hAnsi="BIZ UDPゴシック"/>
        </w:rPr>
      </w:pPr>
    </w:p>
    <w:p w14:paraId="664B2F57"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算定方式のご提案</w:t>
      </w:r>
    </w:p>
    <w:p w14:paraId="6D641ADB"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対象会社は無借金かつ多額の現預金を保有されており、かつクロージング予定日（2026年12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14:paraId="3467463C"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そこで当社は、次の算定方式を提案いたします。</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200"/>
      </w:tblGrid>
      <w:tr w:rsidR="00297036" w:rsidRPr="004B49D9" w14:paraId="4C805E5F" w14:textId="77777777">
        <w:trPr>
          <w:cantSplit/>
        </w:trPr>
        <w:tc>
          <w:tcPr>
            <w:tcW w:w="9200" w:type="dxa"/>
            <w:tcMar>
              <w:top w:w="70" w:type="dxa"/>
              <w:left w:w="110" w:type="dxa"/>
              <w:bottom w:w="70" w:type="dxa"/>
              <w:right w:w="110" w:type="dxa"/>
            </w:tcMar>
          </w:tcPr>
          <w:p w14:paraId="78FE3D3E" w14:textId="77777777" w:rsidR="00297036" w:rsidRPr="004B49D9" w:rsidRDefault="006948C1">
            <w:pPr>
              <w:spacing w:line="280" w:lineRule="auto"/>
              <w:jc w:val="center"/>
              <w:rPr>
                <w:rFonts w:ascii="BIZ UDPゴシック" w:eastAsia="BIZ UDPゴシック" w:hAnsi="BIZ UDPゴシック"/>
              </w:rPr>
            </w:pPr>
            <w:r>
              <w:rPr>
                <w:rFonts w:ascii="BIZ UDPゴシック" w:eastAsia="BIZ UDPゴシック" w:hAnsi="BIZ UDPゴシック"/>
                <w:b/>
                <w:bCs/>
              </w:rPr>
              <w:t xml:space="preserve">株式価値 ＝ </w:t>
            </w:r>
            <w:del w:id="245" w:author="Claude" w:date="2026-09-27T09:00:00Z">
              <w:r>
                <w:rPr>
                  <w:rFonts w:ascii="BIZ UDPゴシック" w:eastAsia="BIZ UDPゴシック" w:hAnsi="BIZ UDPゴシック"/>
                  <w:b/>
                  <w:bCs/>
                </w:rPr>
                <w:delText>事業価値 27億8,000万円</w:delText>
              </w:r>
            </w:del>
            <w:ins w:id="246" w:author="Claude" w:date="2026-09-27T09:00:00Z">
              <w:r>
                <w:rPr>
                  <w:rFonts w:ascii="BIZ UDPゴシック" w:eastAsia="BIZ UDPゴシック" w:hAnsi="BIZ UDPゴシック"/>
                  <w:b/>
                  <w:bCs/>
                </w:rPr>
                <w:t>事業価値 28億9,000万円</w:t>
              </w:r>
            </w:ins>
            <w:r>
              <w:rPr>
                <w:rFonts w:ascii="BIZ UDPゴシック" w:eastAsia="BIZ UDPゴシック" w:hAnsi="BIZ UDPゴシック"/>
                <w:b/>
                <w:bCs/>
              </w:rPr>
              <w:t xml:space="preserve"> ＋ クロージング日時点のネットキャッシュ実額</w:t>
            </w:r>
          </w:p>
        </w:tc>
      </w:tr>
    </w:tbl>
    <w:p w14:paraId="73B13D3F" w14:textId="77777777" w:rsidR="00297036" w:rsidRPr="004B49D9" w:rsidRDefault="00297036">
      <w:pPr>
        <w:spacing w:after="80"/>
        <w:rPr>
          <w:rFonts w:ascii="BIZ UDPゴシック" w:eastAsia="BIZ UDPゴシック" w:hAnsi="BIZ UDPゴシック"/>
        </w:rPr>
      </w:pPr>
    </w:p>
    <w:p w14:paraId="718798D0" w14:textId="02577D9B"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ネットキャッシュは「現預金＋役員貸付金の精算額」とし、クロージング日を基準として実額で算定いたします。ただし、算定結果にかかわらず株式価値が5</w:t>
      </w:r>
      <w:ins w:id="247" w:author="Kunihito Nakano" w:date="2026-09-27T16:59:00Z" w16du:dateUtc="2026-09-27T07:59:00Z">
        <w:r>
          <w:rPr>
            <w:rFonts w:ascii="BIZ UDPゴシック" w:eastAsia="BIZ UDPゴシック" w:hAnsi="BIZ UDPゴシック" w:hint="eastAsia"/>
          </w:rPr>
          <w:t>1</w:t>
        </w:r>
      </w:ins>
      <w:del w:id="248" w:author="Kunihito Nakano" w:date="2026-09-27T16:59:00Z" w16du:dateUtc="2026-09-27T07:59:00Z">
        <w:r>
          <w:rPr>
            <w:rFonts w:ascii="BIZ UDPゴシック" w:eastAsia="BIZ UDPゴシック" w:hAnsi="BIZ UDPゴシック"/>
          </w:rPr>
          <w:delText>0</w:delText>
        </w:r>
      </w:del>
      <w:r>
        <w:rPr>
          <w:rFonts w:ascii="BIZ UDPゴシック" w:eastAsia="BIZ UDPゴシック" w:hAnsi="BIZ UDPゴシック"/>
        </w:rPr>
        <w:t>億</w:t>
      </w:r>
      <w:ins w:id="249" w:author="Kunihito Nakano" w:date="2026-09-27T16:59:00Z" w16du:dateUtc="2026-09-27T07:59:00Z">
        <w:r>
          <w:rPr>
            <w:rFonts w:ascii="BIZ UDPゴシック" w:eastAsia="BIZ UDPゴシック" w:hAnsi="BIZ UDPゴシック" w:hint="eastAsia"/>
          </w:rPr>
          <w:t>3,000万</w:t>
        </w:r>
      </w:ins>
      <w:r>
        <w:rPr>
          <w:rFonts w:ascii="BIZ UDPゴシック" w:eastAsia="BIZ UDPゴシック" w:hAnsi="BIZ UDPゴシック"/>
        </w:rPr>
        <w:t>円を下回ることはないものといたします。</w:t>
      </w:r>
    </w:p>
    <w:p w14:paraId="79FE585F"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2026年12月末をクロージング日とした場合、同日時点の想定ネットキャッシュは約22億4,000万円であり、</w:t>
      </w:r>
      <w:del w:id="250" w:author="Claude" w:date="2026-09-27T09:00:00Z">
        <w:r>
          <w:rPr>
            <w:rFonts w:ascii="BIZ UDPゴシック" w:eastAsia="BIZ UDPゴシック" w:hAnsi="BIZ UDPゴシック"/>
          </w:rPr>
          <w:delText>株式価値は約50億2,000万円となります</w:delText>
        </w:r>
      </w:del>
      <w:ins w:id="251" w:author="Claude" w:date="2026-09-27T09:00:00Z">
        <w:r>
          <w:rPr>
            <w:rFonts w:ascii="BIZ UDPゴシック" w:eastAsia="BIZ UDPゴシック" w:hAnsi="BIZ UDPゴシック"/>
          </w:rPr>
          <w:t>株式価値は約51億3,000万円となります</w:t>
        </w:r>
      </w:ins>
      <w:r>
        <w:rPr>
          <w:rFonts w:ascii="BIZ UDPゴシック" w:eastAsia="BIZ UDPゴシック" w:hAnsi="BIZ UDPゴシック"/>
        </w:rPr>
        <w:t>。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14:paraId="2D913B9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なお、ご開示いただいた第16期（2026年1月〜7月）の月次試算表により、2026年7月末時点の現預金が16億858万円、長期貸付金が5億円、有利子負債がゼロであることを確認いたしまし</w:t>
        <w:lastRenderedPageBreak/>
        <w:t>た。8月以降の稼得利益から法人税の中間納付および7月の役員賞与に係る源泉預り金の支払を控除すると、12月末の現預金は17億4,000万円前後となる見込みであり、上記の想定ネットキャッシュは実績によって裏づけられているものと理解しております。</w:t>
      </w:r>
    </w:p>
    <w:p w14:paraId="37A89655"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上限価額（55億円）までの追加評価要素</w:t>
      </w:r>
    </w:p>
    <w:p w14:paraId="599BF95E" w14:textId="77777777" w:rsidR="00297036" w:rsidRPr="004B49D9" w:rsidRDefault="006948C1">
      <w:pPr>
        <w:spacing w:after="100" w:line="300" w:lineRule="auto"/>
        <w:rPr>
          <w:rFonts w:ascii="BIZ UDPゴシック" w:eastAsia="BIZ UDPゴシック" w:hAnsi="BIZ UDPゴシック"/>
        </w:rPr>
      </w:pPr>
      <w:del w:id="252" w:author="Claude" w:date="2026-09-27T09:00:00Z">
        <w:r>
          <w:rPr>
            <w:rFonts w:ascii="BIZ UDPゴシック" w:eastAsia="BIZ UDPゴシック" w:hAnsi="BIZ UDPゴシック"/>
          </w:rPr>
          <w:delText>下限価額50億円に対し</w:delText>
        </w:r>
      </w:del>
      <w:ins w:id="253" w:author="Claude" w:date="2026-09-27T09:00:00Z">
        <w:r>
          <w:rPr>
            <w:rFonts w:ascii="BIZ UDPゴシック" w:eastAsia="BIZ UDPゴシック" w:hAnsi="BIZ UDPゴシック"/>
          </w:rPr>
          <w:t>下限価額51億3,000万円に対し</w:t>
        </w:r>
      </w:ins>
      <w:r>
        <w:rPr>
          <w:rFonts w:ascii="BIZ UDPゴシック" w:eastAsia="BIZ UDPゴシック" w:hAnsi="BIZ UDPゴシック"/>
        </w:rPr>
        <w:t>、次の各事項がDDまたは最終契約交渉において確認された場合、当社は</w:t>
      </w:r>
      <w:del w:id="254" w:author="Claude" w:date="2026-09-27T09:00:00Z">
        <w:r>
          <w:rPr>
            <w:rFonts w:ascii="BIZ UDPゴシック" w:eastAsia="BIZ UDPゴシック" w:hAnsi="BIZ UDPゴシック"/>
          </w:rPr>
          <w:delText>最大5億円の追加評価</w:delText>
        </w:r>
      </w:del>
      <w:ins w:id="255" w:author="Claude" w:date="2026-09-27T09:00:00Z">
        <w:r>
          <w:rPr>
            <w:rFonts w:ascii="BIZ UDPゴシック" w:eastAsia="BIZ UDPゴシック" w:hAnsi="BIZ UDPゴシック"/>
          </w:rPr>
          <w:t>最大3億7,000万円の追加評価</w:t>
        </w:r>
      </w:ins>
      <w:r>
        <w:rPr>
          <w:rFonts w:ascii="BIZ UDPゴシック" w:eastAsia="BIZ UDPゴシック" w:hAnsi="BIZ UDPゴシック"/>
        </w:rPr>
        <w:t>を行う用意がございます。</w:t>
      </w:r>
    </w:p>
    <w:p w14:paraId="4FBA77B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14:paraId="3F8FAF40" w14:textId="7B8A57F5" w:rsidR="00297036" w:rsidRPr="004B49D9" w:rsidDel="00CC11C4" w:rsidRDefault="00CC11C4">
      <w:pPr>
        <w:spacing w:after="80" w:line="300" w:lineRule="auto"/>
        <w:ind w:left="160"/>
        <w:rPr>
          <w:del w:id="256" w:author="Kunihito Nakano" w:date="2026-09-27T17:00:00Z" w16du:dateUtc="2026-09-27T08:00:00Z"/>
          <w:rFonts w:ascii="BIZ UDPゴシック" w:eastAsia="BIZ UDPゴシック" w:hAnsi="BIZ UDPゴシック"/>
        </w:rPr>
        <w:pPrChange w:id="257" w:author="Kunihito Nakano" w:date="2026-09-27T17:00:00Z" w16du:dateUtc="2026-09-27T08:00:00Z">
          <w:pPr>
            <w:spacing w:after="80" w:line="300" w:lineRule="auto"/>
            <w:ind w:left="440" w:hanging="280"/>
          </w:pPr>
        </w:pPrChange>
      </w:pPr>
      <w:ins w:id="258" w:author="Kunihito Nakano" w:date="2026-09-27T17:00:00Z" w16du:dateUtc="2026-09-27T08:00:00Z">
        <w:r>
          <w:rPr>
            <w:rFonts w:ascii="BIZ UDPゴシック" w:eastAsia="BIZ UDPゴシック" w:hAnsi="BIZ UDPゴシック" w:hint="eastAsia"/>
          </w:rPr>
          <w:t xml:space="preserve">　</w:t>
        </w:r>
      </w:ins>
      <w:del w:id="259" w:author="Kunihito Nakano" w:date="2026-09-27T17:00:00Z" w16du:dateUtc="2026-09-27T08:00:00Z">
        <w:r>
          <w:rPr>
            <w:rFonts w:ascii="BIZ UDPゴシック" w:eastAsia="BIZ UDPゴシック" w:hAnsi="BIZ UDPゴシック"/>
          </w:rPr>
          <w:delText>② 主要仕入先からの希少銘柄の配分が、岸田様個人ではなく対象会社に帰属するものであることが確認される場合。</w:delText>
        </w:r>
      </w:del>
    </w:p>
    <w:p w14:paraId="06430930" w14:textId="1C200CD3" w:rsidR="00297036" w:rsidRPr="004B49D9" w:rsidRDefault="00CC11C4">
      <w:pPr>
        <w:spacing w:after="80" w:line="300" w:lineRule="auto"/>
        <w:ind w:left="420" w:hangingChars="200" w:hanging="420"/>
        <w:rPr>
          <w:rFonts w:ascii="BIZ UDPゴシック" w:eastAsia="BIZ UDPゴシック" w:hAnsi="BIZ UDPゴシック"/>
        </w:rPr>
        <w:pPrChange w:id="260" w:author="Kunihito Nakano" w:date="2026-09-27T17:00:00Z" w16du:dateUtc="2026-09-27T08:00:00Z">
          <w:pPr>
            <w:spacing w:after="80" w:line="300" w:lineRule="auto"/>
            <w:ind w:left="440" w:hanging="280"/>
          </w:pPr>
        </w:pPrChange>
      </w:pPr>
      <w:ins w:id="261" w:author="Kunihito Nakano" w:date="2026-09-27T17:00:00Z" w16du:dateUtc="2026-09-27T08:00:00Z">
        <w:r>
          <w:rPr>
            <w:rFonts w:ascii="BIZ UDPゴシック" w:eastAsia="BIZ UDPゴシック" w:hAnsi="BIZ UDPゴシック" w:hint="eastAsia"/>
          </w:rPr>
          <w:t>②</w:t>
        </w:r>
      </w:ins>
      <w:del w:id="262" w:author="Kunihito Nakano" w:date="2026-09-27T17:00:00Z" w16du:dateUtc="2026-09-27T08:00:00Z">
        <w:r>
          <w:rPr>
            <w:rFonts w:ascii="BIZ UDPゴシック" w:eastAsia="BIZ UDPゴシック" w:hAnsi="BIZ UDPゴシック"/>
          </w:rPr>
          <w:delText>③</w:delText>
        </w:r>
      </w:del>
      <w:r>
        <w:rPr>
          <w:rFonts w:ascii="BIZ UDPゴシック" w:eastAsia="BIZ UDPゴシック" w:hAnsi="BIZ UDPゴシック"/>
        </w:rPr>
        <w:t xml:space="preserve">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14:paraId="54C42F3B" w14:textId="0828A899" w:rsidR="00297036" w:rsidRPr="004B49D9" w:rsidDel="00CC11C4" w:rsidRDefault="006948C1">
      <w:pPr>
        <w:spacing w:after="80" w:line="300" w:lineRule="auto"/>
        <w:ind w:left="440" w:hanging="280"/>
        <w:rPr>
          <w:del w:id="263" w:author="Kunihito Nakano" w:date="2026-09-27T17:00:00Z" w16du:dateUtc="2026-09-27T08:00:00Z"/>
          <w:rFonts w:ascii="BIZ UDPゴシック" w:eastAsia="BIZ UDPゴシック" w:hAnsi="BIZ UDPゴシック"/>
        </w:rPr>
      </w:pPr>
      <w:del w:id="264" w:author="Kunihito Nakano" w:date="2026-09-27T17:00:00Z" w16du:dateUtc="2026-09-27T08:00:00Z">
        <w:r>
          <w:rPr>
            <w:rFonts w:ascii="BIZ UDPゴシック" w:eastAsia="BIZ UDPゴシック" w:hAnsi="BIZ UDPゴシック"/>
          </w:rPr>
          <w:delText>④ 役員貸付金がクロージング時に全額現金精算されることが確定する場合。</w:delText>
        </w:r>
      </w:del>
    </w:p>
    <w:p w14:paraId="0554DE80" w14:textId="5EAC8430" w:rsidR="00297036" w:rsidRPr="004B49D9" w:rsidRDefault="00CC11C4">
      <w:pPr>
        <w:spacing w:after="80" w:line="300" w:lineRule="auto"/>
        <w:ind w:left="440" w:hanging="280"/>
        <w:rPr>
          <w:rFonts w:ascii="BIZ UDPゴシック" w:eastAsia="BIZ UDPゴシック" w:hAnsi="BIZ UDPゴシック"/>
        </w:rPr>
      </w:pPr>
      <w:ins w:id="265" w:author="Kunihito Nakano" w:date="2026-09-27T17:01:00Z" w16du:dateUtc="2026-09-27T08:01:00Z">
        <w:r>
          <w:rPr>
            <w:rFonts w:ascii="BIZ UDPゴシック" w:eastAsia="BIZ UDPゴシック" w:hAnsi="BIZ UDPゴシック" w:hint="eastAsia"/>
          </w:rPr>
          <w:t>③</w:t>
        </w:r>
      </w:ins>
      <w:del w:id="266" w:author="Kunihito Nakano" w:date="2026-09-27T17:01:00Z" w16du:dateUtc="2026-09-27T08:01:00Z">
        <w:r>
          <w:rPr>
            <w:rFonts w:ascii="BIZ UDPゴシック" w:eastAsia="BIZ UDPゴシック" w:hAnsi="BIZ UDPゴシック"/>
          </w:rPr>
          <w:delText>⑤</w:delText>
        </w:r>
      </w:del>
      <w:r>
        <w:rPr>
          <w:rFonts w:ascii="BIZ UDPゴシック" w:eastAsia="BIZ UDPゴシック" w:hAnsi="BIZ UDPゴシック"/>
        </w:rPr>
        <w:t xml:space="preserve"> 物販事業について、商標およびレシピが対象会社に帰属し、レストラン外に製造拠点を設けること</w:t>
      </w:r>
      <w:del w:id="267" w:author="Kunihito Nakano" w:date="2026-09-27T17:01:00Z" w16du:dateUtc="2026-09-27T08:01:00Z">
        <w:r>
          <w:rPr>
            <w:rFonts w:ascii="BIZ UDPゴシック" w:eastAsia="BIZ UDPゴシック" w:hAnsi="BIZ UDPゴシック"/>
          </w:rPr>
          <w:delText>に支障がないこと</w:delText>
        </w:r>
      </w:del>
      <w:r>
        <w:rPr>
          <w:rFonts w:ascii="BIZ UDPゴシック" w:eastAsia="BIZ UDPゴシック" w:hAnsi="BIZ UDPゴシック"/>
        </w:rPr>
        <w:t>が確認される場合。なお、ワイン在庫につきましては第15期末の簿価1.19億円（2026年7月末は1.15億円）と承知しており、時価評価による含み益は生じうるものの、価額全体に与える影響は限定的であると理解しております。</w:t>
      </w:r>
    </w:p>
    <w:p w14:paraId="10F937E9" w14:textId="0BD1DFC2" w:rsidR="00CC11C4" w:rsidRDefault="00CC11C4">
      <w:pPr>
        <w:spacing w:after="80" w:line="300" w:lineRule="auto"/>
        <w:ind w:left="440" w:hanging="280"/>
        <w:rPr>
          <w:ins w:id="268" w:author="Kunihito Nakano" w:date="2026-09-27T17:02:00Z" w16du:dateUtc="2026-09-27T08:02:00Z"/>
          <w:rFonts w:ascii="BIZ UDPゴシック" w:eastAsia="BIZ UDPゴシック" w:hAnsi="BIZ UDPゴシック"/>
        </w:rPr>
      </w:pPr>
      <w:ins w:id="269" w:author="Kunihito Nakano" w:date="2026-09-27T17:01:00Z" w16du:dateUtc="2026-09-27T08:01:00Z">
        <w:r>
          <w:rPr>
            <w:rFonts w:ascii="BIZ UDPゴシック" w:eastAsia="BIZ UDPゴシック" w:hAnsi="BIZ UDPゴシック" w:hint="eastAsia"/>
          </w:rPr>
          <w:t>④</w:t>
        </w:r>
      </w:ins>
      <w:del w:id="270" w:author="Kunihito Nakano" w:date="2026-09-27T17:01:00Z" w16du:dateUtc="2026-09-27T08:01:00Z">
        <w:r>
          <w:rPr>
            <w:rFonts w:ascii="BIZ UDPゴシック" w:eastAsia="BIZ UDPゴシック" w:hAnsi="BIZ UDPゴシック"/>
          </w:rPr>
          <w:delText>⑥</w:delText>
        </w:r>
      </w:del>
      <w:r>
        <w:rPr>
          <w:rFonts w:ascii="BIZ UDPゴシック" w:eastAsia="BIZ UDPゴシック" w:hAnsi="BIZ UDPゴシック"/>
        </w:rPr>
        <w:t xml:space="preserve"> </w:t>
      </w:r>
      <w:ins w:id="271" w:author="Kunihito Nakano" w:date="2026-09-27T17:02:00Z" w16du:dateUtc="2026-09-27T08:02:00Z">
        <w:r>
          <w:rPr>
            <w:rFonts w:ascii="BIZ UDPゴシック" w:eastAsia="BIZ UDPゴシック" w:hAnsi="BIZ UDPゴシック" w:hint="eastAsia"/>
          </w:rPr>
          <w:t>対象会社の</w:t>
        </w:r>
        <w:del w:id="272" w:author="Claude" w:date="2026-09-27T09:00:00Z">
          <w:r>
            <w:rPr>
              <w:rFonts w:ascii="BIZ UDPゴシック" w:eastAsia="BIZ UDPゴシック" w:hAnsi="BIZ UDPゴシック" w:hint="eastAsia"/>
            </w:rPr>
            <w:delText>純資産</w:delText>
          </w:r>
        </w:del>
      </w:ins>
      <w:ins w:id="273" w:author="Kunihito Nakano" w:date="2026-09-27T17:03:00Z" w16du:dateUtc="2026-09-27T08:03:00Z">
        <w:del w:id="274" w:author="Claude" w:date="2026-09-27T09:00:00Z">
          <w:r>
            <w:rPr>
              <w:rFonts w:ascii="BIZ UDPゴシック" w:eastAsia="BIZ UDPゴシック" w:hAnsi="BIZ UDPゴシック" w:hint="eastAsia"/>
            </w:rPr>
            <w:delText>及び</w:delText>
          </w:r>
        </w:del>
      </w:ins>
      <w:ins w:id="275" w:author="Kunihito Nakano" w:date="2026-09-27T17:02:00Z" w16du:dateUtc="2026-09-27T08:02:00Z">
        <w:del w:id="276" w:author="Claude" w:date="2026-09-27T09:00:00Z">
          <w:r>
            <w:rPr>
              <w:rFonts w:ascii="BIZ UDPゴシック" w:eastAsia="BIZ UDPゴシック" w:hAnsi="BIZ UDPゴシック" w:hint="eastAsia"/>
            </w:rPr>
            <w:delText>想定営業利益</w:delText>
          </w:r>
        </w:del>
      </w:ins>
      <w:ins w:id="277" w:author="Kunihito Nakano" w:date="2026-09-27T17:03:00Z" w16du:dateUtc="2026-09-27T08:03:00Z">
        <w:del w:id="278" w:author="Claude" w:date="2026-09-27T09:00:00Z">
          <w:r>
            <w:rPr>
              <w:rFonts w:ascii="BIZ UDPゴシック" w:eastAsia="BIZ UDPゴシック" w:hAnsi="BIZ UDPゴシック" w:hint="eastAsia"/>
            </w:rPr>
            <w:delText>が予算を超えることが確認される場合</w:delText>
          </w:r>
        </w:del>
      </w:ins>
      <w:ins w:id="279" w:author="Claude" w:date="2026-09-27T09:00:00Z">
        <w:r>
          <w:rPr>
            <w:rFonts w:ascii="BIZ UDPゴシック" w:eastAsia="BIZ UDPゴシック" w:hAnsi="BIZ UDPゴシック" w:hint="eastAsia"/>
          </w:rPr>
          <w:t>2026年12月期の営業利益が会社計画を上回ることが確認される場合。</w:t>
        </w:r>
      </w:ins>
    </w:p>
    <w:p w14:paraId="23E895D7" w14:textId="542E28A8" w:rsidR="00297036" w:rsidRPr="004B49D9" w:rsidRDefault="00CC11C4">
      <w:pPr>
        <w:spacing w:after="80" w:line="300" w:lineRule="auto"/>
        <w:ind w:left="440" w:hanging="280"/>
        <w:rPr>
          <w:rFonts w:ascii="BIZ UDPゴシック" w:eastAsia="BIZ UDPゴシック" w:hAnsi="BIZ UDPゴシック"/>
        </w:rPr>
      </w:pPr>
      <w:ins w:id="280" w:author="Kunihito Nakano" w:date="2026-09-27T17:02:00Z" w16du:dateUtc="2026-09-27T08:02:00Z">
        <w:r>
          <w:rPr>
            <w:rFonts w:ascii="BIZ UDPゴシック" w:eastAsia="BIZ UDPゴシック" w:hAnsi="BIZ UDPゴシック" w:hint="eastAsia"/>
          </w:rPr>
          <w:t xml:space="preserve">⑤ </w:t>
        </w:r>
      </w:ins>
      <w:r>
        <w:rPr>
          <w:rFonts w:ascii="BIZ UDPゴシック" w:eastAsia="BIZ UDPゴシック" w:hAnsi="BIZ UDPゴシック"/>
        </w:rPr>
        <w:t>カンテサンスプラス株式会社の純資産3,607万円</w:t>
      </w:r>
      <w:ins w:id="281" w:author="Kunihito Nakano" w:date="2026-09-27T17:03:00Z" w16du:dateUtc="2026-09-27T08:03:00Z">
        <w:r>
          <w:rPr>
            <w:rFonts w:ascii="BIZ UDPゴシック" w:eastAsia="BIZ UDPゴシック" w:hAnsi="BIZ UDPゴシック" w:hint="eastAsia"/>
          </w:rPr>
          <w:t>及び</w:t>
        </w:r>
      </w:ins>
      <w:del w:id="282" w:author="Kunihito Nakano" w:date="2026-09-27T17:03:00Z" w16du:dateUtc="2026-09-27T08:03:00Z">
        <w:r>
          <w:rPr>
            <w:rFonts w:ascii="BIZ UDPゴシック" w:eastAsia="BIZ UDPゴシック" w:hAnsi="BIZ UDPゴシック"/>
          </w:rPr>
          <w:delText>および</w:delText>
        </w:r>
      </w:del>
      <w:ins w:id="283" w:author="Kunihito Nakano" w:date="2026-09-27T17:02:00Z" w16du:dateUtc="2026-09-27T08:02:00Z">
        <w:r>
          <w:rPr>
            <w:rFonts w:ascii="BIZ UDPゴシック" w:eastAsia="BIZ UDPゴシック" w:hAnsi="BIZ UDPゴシック" w:hint="eastAsia"/>
          </w:rPr>
          <w:t>業績が前期を超えることが確認</w:t>
        </w:r>
      </w:ins>
      <w:del w:id="284" w:author="Kunihito Nakano" w:date="2026-09-27T17:02:00Z" w16du:dateUtc="2026-09-27T08:02:00Z">
        <w:r>
          <w:rPr>
            <w:rFonts w:ascii="BIZ UDPゴシック" w:eastAsia="BIZ UDPゴシック" w:hAnsi="BIZ UDPゴシック"/>
          </w:rPr>
          <w:delText>中小企業倒産防止共済の解約手当金相当額が、実質的に対象会社グループに帰属することが確認</w:delText>
        </w:r>
      </w:del>
      <w:r>
        <w:rPr>
          <w:rFonts w:ascii="BIZ UDPゴシック" w:eastAsia="BIZ UDPゴシック" w:hAnsi="BIZ UDPゴシック"/>
        </w:rPr>
        <w:t>される場合。</w:t>
      </w:r>
    </w:p>
    <w:p w14:paraId="2CC91B92" w14:textId="77777777" w:rsidR="00297036" w:rsidRPr="004B49D9" w:rsidRDefault="00297036">
      <w:pPr>
        <w:spacing w:after="60"/>
        <w:rPr>
          <w:rFonts w:ascii="BIZ UDPゴシック" w:eastAsia="BIZ UDPゴシック" w:hAnsi="BIZ UDPゴシック"/>
        </w:rPr>
      </w:pPr>
    </w:p>
    <w:p w14:paraId="3A3367F0"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14:paraId="612728F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7．譲受価額の算出根拠</w:t>
      </w:r>
    </w:p>
    <w:p w14:paraId="365C8B11" w14:textId="77777777" w:rsidR="00297036" w:rsidRPr="004B49D9" w:rsidRDefault="006948C1">
      <w:pPr>
        <w:spacing w:after="120" w:line="300" w:lineRule="auto"/>
        <w:rPr>
          <w:rFonts w:ascii="BIZ UDPゴシック" w:eastAsia="BIZ UDPゴシック" w:hAnsi="BIZ UDPゴシック"/>
        </w:rPr>
      </w:pPr>
      <w:del w:id="285" w:author="Claude" w:date="2026-09-27T09:00:00Z">
        <w:r>
          <w:rPr>
            <w:rFonts w:ascii="BIZ UDPゴシック" w:eastAsia="BIZ UDPゴシック" w:hAnsi="BIZ UDPゴシック"/>
          </w:rPr>
          <w:delText>本価額は、初期開示資料に記載された2026年12月期の会社計画を前提として、次の4手法により算定し、その整合性を確認したうえで決定したものです。詳細な分析は別紙2として添付いたします。</w:delText>
        </w:r>
      </w:del>
      <w:ins w:id="286" w:author="Claude" w:date="2026-09-27T09:00:00Z">
        <w:r>
          <w:rPr>
            <w:rFonts w:ascii="BIZ UDPゴシック" w:eastAsia="BIZ UDPゴシック" w:hAnsi="BIZ UDPゴシック"/>
          </w:rPr>
          <w:t>本価額は、初期開示資料に記載された2026年12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ins>
    </w:p>
    <w:p w14:paraId="174FC925"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前提とした財務数値（2026年12月期）</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Change w:id="287" w:author="Kunihito Nakano" w:date="2026-09-27T21:42:00Z" w16du:dateUtc="2026-09-27T12:42:00Z">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PrChange>
      </w:tblPr>
      <w:tblGrid>
        <w:gridCol w:w="2600"/>
        <w:gridCol w:w="1931"/>
        <w:gridCol w:w="2369"/>
        <w:gridCol w:w="2300"/>
        <w:tblGridChange w:id="288">
          <w:tblGrid>
            <w:gridCol w:w="2600"/>
            <w:gridCol w:w="1700"/>
            <w:gridCol w:w="231"/>
            <w:gridCol w:w="2369"/>
            <w:gridCol w:w="2300"/>
          </w:tblGrid>
        </w:tblGridChange>
      </w:tblGrid>
      <w:tr w:rsidR="00297036" w:rsidRPr="004B49D9" w14:paraId="04E71A68" w14:textId="77777777" w:rsidTr="00655B0E">
        <w:trPr>
          <w:cantSplit/>
          <w:trPrChange w:id="289" w:author="Kunihito Nakano" w:date="2026-09-27T21:42:00Z" w16du:dateUtc="2026-09-27T12:42:00Z">
            <w:trPr>
              <w:cantSplit/>
            </w:trPr>
          </w:trPrChange>
        </w:trPr>
        <w:tc>
          <w:tcPr>
            <w:tcW w:w="2600" w:type="dxa"/>
            <w:shd w:val="clear" w:color="auto" w:fill="F2F2F2"/>
            <w:tcMar>
              <w:top w:w="70" w:type="dxa"/>
              <w:left w:w="110" w:type="dxa"/>
              <w:bottom w:w="70" w:type="dxa"/>
              <w:right w:w="110" w:type="dxa"/>
            </w:tcMar>
            <w:tcPrChange w:id="290" w:author="Kunihito Nakano" w:date="2026-09-27T21:42:00Z" w16du:dateUtc="2026-09-27T12:42:00Z">
              <w:tcPr>
                <w:tcW w:w="2600" w:type="dxa"/>
                <w:shd w:val="clear" w:color="auto" w:fill="F2F2F2"/>
                <w:tcMar>
                  <w:top w:w="70" w:type="dxa"/>
                  <w:left w:w="110" w:type="dxa"/>
                  <w:bottom w:w="70" w:type="dxa"/>
                  <w:right w:w="110" w:type="dxa"/>
                </w:tcMar>
              </w:tcPr>
            </w:tcPrChange>
          </w:tcPr>
          <w:p w14:paraId="6AE44C3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売上高</w:t>
            </w:r>
          </w:p>
        </w:tc>
        <w:tc>
          <w:tcPr>
            <w:tcW w:w="1931" w:type="dxa"/>
            <w:tcMar>
              <w:top w:w="70" w:type="dxa"/>
              <w:left w:w="110" w:type="dxa"/>
              <w:bottom w:w="70" w:type="dxa"/>
              <w:right w:w="110" w:type="dxa"/>
            </w:tcMar>
            <w:tcPrChange w:id="291" w:author="Kunihito Nakano" w:date="2026-09-27T21:42:00Z" w16du:dateUtc="2026-09-27T12:42:00Z">
              <w:tcPr>
                <w:tcW w:w="1700" w:type="dxa"/>
                <w:tcMar>
                  <w:top w:w="70" w:type="dxa"/>
                  <w:left w:w="110" w:type="dxa"/>
                  <w:bottom w:w="70" w:type="dxa"/>
                  <w:right w:w="110" w:type="dxa"/>
                </w:tcMar>
              </w:tcPr>
            </w:tcPrChange>
          </w:tcPr>
          <w:p w14:paraId="534D71B0"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10億1,500万円</w:t>
            </w:r>
          </w:p>
        </w:tc>
        <w:tc>
          <w:tcPr>
            <w:tcW w:w="2369" w:type="dxa"/>
            <w:shd w:val="clear" w:color="auto" w:fill="F2F2F2"/>
            <w:tcMar>
              <w:top w:w="70" w:type="dxa"/>
              <w:left w:w="110" w:type="dxa"/>
              <w:bottom w:w="70" w:type="dxa"/>
              <w:right w:w="110" w:type="dxa"/>
            </w:tcMar>
            <w:tcPrChange w:id="292" w:author="Kunihito Nakano" w:date="2026-09-27T21:42:00Z" w16du:dateUtc="2026-09-27T12:42:00Z">
              <w:tcPr>
                <w:tcW w:w="2600" w:type="dxa"/>
                <w:gridSpan w:val="2"/>
                <w:shd w:val="clear" w:color="auto" w:fill="F2F2F2"/>
                <w:tcMar>
                  <w:top w:w="70" w:type="dxa"/>
                  <w:left w:w="110" w:type="dxa"/>
                  <w:bottom w:w="70" w:type="dxa"/>
                  <w:right w:w="110" w:type="dxa"/>
                </w:tcMar>
              </w:tcPr>
            </w:tcPrChange>
          </w:tcPr>
          <w:p w14:paraId="5D0F495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当期純利益</w:t>
            </w:r>
          </w:p>
        </w:tc>
        <w:tc>
          <w:tcPr>
            <w:tcW w:w="2300" w:type="dxa"/>
            <w:tcMar>
              <w:top w:w="70" w:type="dxa"/>
              <w:left w:w="110" w:type="dxa"/>
              <w:bottom w:w="70" w:type="dxa"/>
              <w:right w:w="110" w:type="dxa"/>
            </w:tcMar>
            <w:tcPrChange w:id="293" w:author="Kunihito Nakano" w:date="2026-09-27T21:42:00Z" w16du:dateUtc="2026-09-27T12:42:00Z">
              <w:tcPr>
                <w:tcW w:w="2300" w:type="dxa"/>
                <w:tcMar>
                  <w:top w:w="70" w:type="dxa"/>
                  <w:left w:w="110" w:type="dxa"/>
                  <w:bottom w:w="70" w:type="dxa"/>
                  <w:right w:w="110" w:type="dxa"/>
                </w:tcMar>
              </w:tcPr>
            </w:tcPrChange>
          </w:tcPr>
          <w:p w14:paraId="2E7CCD92"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3億5,000万円</w:t>
            </w:r>
          </w:p>
        </w:tc>
      </w:tr>
      <w:tr w:rsidR="00297036" w:rsidRPr="004B49D9" w14:paraId="6D9D5C30" w14:textId="77777777" w:rsidTr="00655B0E">
        <w:trPr>
          <w:cantSplit/>
          <w:trPrChange w:id="294" w:author="Kunihito Nakano" w:date="2026-09-27T21:42:00Z" w16du:dateUtc="2026-09-27T12:42:00Z">
            <w:trPr>
              <w:cantSplit/>
            </w:trPr>
          </w:trPrChange>
        </w:trPr>
        <w:tc>
          <w:tcPr>
            <w:tcW w:w="2600" w:type="dxa"/>
            <w:shd w:val="clear" w:color="auto" w:fill="F2F2F2"/>
            <w:tcMar>
              <w:top w:w="70" w:type="dxa"/>
              <w:left w:w="110" w:type="dxa"/>
              <w:bottom w:w="70" w:type="dxa"/>
              <w:right w:w="110" w:type="dxa"/>
            </w:tcMar>
            <w:tcPrChange w:id="295" w:author="Kunihito Nakano" w:date="2026-09-27T21:42:00Z" w16du:dateUtc="2026-09-27T12:42:00Z">
              <w:tcPr>
                <w:tcW w:w="2600" w:type="dxa"/>
                <w:shd w:val="clear" w:color="auto" w:fill="F2F2F2"/>
                <w:tcMar>
                  <w:top w:w="70" w:type="dxa"/>
                  <w:left w:w="110" w:type="dxa"/>
                  <w:bottom w:w="70" w:type="dxa"/>
                  <w:right w:w="110" w:type="dxa"/>
                </w:tcMar>
              </w:tcPr>
            </w:tcPrChange>
          </w:tcPr>
          <w:p w14:paraId="30ECBC6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営業利益</w:t>
            </w:r>
          </w:p>
        </w:tc>
        <w:tc>
          <w:tcPr>
            <w:tcW w:w="1931" w:type="dxa"/>
            <w:tcMar>
              <w:top w:w="70" w:type="dxa"/>
              <w:left w:w="110" w:type="dxa"/>
              <w:bottom w:w="70" w:type="dxa"/>
              <w:right w:w="110" w:type="dxa"/>
            </w:tcMar>
            <w:tcPrChange w:id="296" w:author="Kunihito Nakano" w:date="2026-09-27T21:42:00Z" w16du:dateUtc="2026-09-27T12:42:00Z">
              <w:tcPr>
                <w:tcW w:w="1700" w:type="dxa"/>
                <w:tcMar>
                  <w:top w:w="70" w:type="dxa"/>
                  <w:left w:w="110" w:type="dxa"/>
                  <w:bottom w:w="70" w:type="dxa"/>
                  <w:right w:w="110" w:type="dxa"/>
                </w:tcMar>
              </w:tcPr>
            </w:tcPrChange>
          </w:tcPr>
          <w:p w14:paraId="0503C2B6"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5億2,800万円</w:t>
            </w:r>
          </w:p>
        </w:tc>
        <w:tc>
          <w:tcPr>
            <w:tcW w:w="2369" w:type="dxa"/>
            <w:shd w:val="clear" w:color="auto" w:fill="F2F2F2"/>
            <w:tcMar>
              <w:top w:w="70" w:type="dxa"/>
              <w:left w:w="110" w:type="dxa"/>
              <w:bottom w:w="70" w:type="dxa"/>
              <w:right w:w="110" w:type="dxa"/>
            </w:tcMar>
            <w:tcPrChange w:id="297" w:author="Kunihito Nakano" w:date="2026-09-27T21:42:00Z" w16du:dateUtc="2026-09-27T12:42:00Z">
              <w:tcPr>
                <w:tcW w:w="2600" w:type="dxa"/>
                <w:gridSpan w:val="2"/>
                <w:shd w:val="clear" w:color="auto" w:fill="F2F2F2"/>
                <w:tcMar>
                  <w:top w:w="70" w:type="dxa"/>
                  <w:left w:w="110" w:type="dxa"/>
                  <w:bottom w:w="70" w:type="dxa"/>
                  <w:right w:w="110" w:type="dxa"/>
                </w:tcMar>
              </w:tcPr>
            </w:tcPrChange>
          </w:tcPr>
          <w:p w14:paraId="7C51820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EBITDA</w:t>
            </w:r>
          </w:p>
        </w:tc>
        <w:tc>
          <w:tcPr>
            <w:tcW w:w="2300" w:type="dxa"/>
            <w:tcMar>
              <w:top w:w="70" w:type="dxa"/>
              <w:left w:w="110" w:type="dxa"/>
              <w:bottom w:w="70" w:type="dxa"/>
              <w:right w:w="110" w:type="dxa"/>
            </w:tcMar>
            <w:tcPrChange w:id="298" w:author="Kunihito Nakano" w:date="2026-09-27T21:42:00Z" w16du:dateUtc="2026-09-27T12:42:00Z">
              <w:tcPr>
                <w:tcW w:w="2300" w:type="dxa"/>
                <w:tcMar>
                  <w:top w:w="70" w:type="dxa"/>
                  <w:left w:w="110" w:type="dxa"/>
                  <w:bottom w:w="70" w:type="dxa"/>
                  <w:right w:w="110" w:type="dxa"/>
                </w:tcMar>
              </w:tcPr>
            </w:tcPrChange>
          </w:tcPr>
          <w:p w14:paraId="5DF726EE"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5億2,900万円</w:t>
            </w:r>
          </w:p>
        </w:tc>
      </w:tr>
      <w:tr w:rsidR="00297036" w:rsidRPr="004B49D9" w14:paraId="391AD259" w14:textId="77777777" w:rsidTr="00655B0E">
        <w:trPr>
          <w:cantSplit/>
          <w:trPrChange w:id="299" w:author="Kunihito Nakano" w:date="2026-09-27T21:42:00Z" w16du:dateUtc="2026-09-27T12:42:00Z">
            <w:trPr>
              <w:cantSplit/>
            </w:trPr>
          </w:trPrChange>
        </w:trPr>
        <w:tc>
          <w:tcPr>
            <w:tcW w:w="2600" w:type="dxa"/>
            <w:shd w:val="clear" w:color="auto" w:fill="F2F2F2"/>
            <w:tcMar>
              <w:top w:w="70" w:type="dxa"/>
              <w:left w:w="110" w:type="dxa"/>
              <w:bottom w:w="70" w:type="dxa"/>
              <w:right w:w="110" w:type="dxa"/>
            </w:tcMar>
            <w:tcPrChange w:id="300" w:author="Kunihito Nakano" w:date="2026-09-27T21:42:00Z" w16du:dateUtc="2026-09-27T12:42:00Z">
              <w:tcPr>
                <w:tcW w:w="2600" w:type="dxa"/>
                <w:shd w:val="clear" w:color="auto" w:fill="F2F2F2"/>
                <w:tcMar>
                  <w:top w:w="70" w:type="dxa"/>
                  <w:left w:w="110" w:type="dxa"/>
                  <w:bottom w:w="70" w:type="dxa"/>
                  <w:right w:w="110" w:type="dxa"/>
                </w:tcMar>
              </w:tcPr>
            </w:tcPrChange>
          </w:tcPr>
          <w:p w14:paraId="48E6949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営業利益率</w:t>
            </w:r>
          </w:p>
        </w:tc>
        <w:tc>
          <w:tcPr>
            <w:tcW w:w="1931" w:type="dxa"/>
            <w:tcMar>
              <w:top w:w="70" w:type="dxa"/>
              <w:left w:w="110" w:type="dxa"/>
              <w:bottom w:w="70" w:type="dxa"/>
              <w:right w:w="110" w:type="dxa"/>
            </w:tcMar>
            <w:tcPrChange w:id="301" w:author="Kunihito Nakano" w:date="2026-09-27T21:42:00Z" w16du:dateUtc="2026-09-27T12:42:00Z">
              <w:tcPr>
                <w:tcW w:w="1700" w:type="dxa"/>
                <w:tcMar>
                  <w:top w:w="70" w:type="dxa"/>
                  <w:left w:w="110" w:type="dxa"/>
                  <w:bottom w:w="70" w:type="dxa"/>
                  <w:right w:w="110" w:type="dxa"/>
                </w:tcMar>
              </w:tcPr>
            </w:tcPrChange>
          </w:tcPr>
          <w:p w14:paraId="50DE9E0C"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52.0%</w:t>
            </w:r>
          </w:p>
        </w:tc>
        <w:tc>
          <w:tcPr>
            <w:tcW w:w="2369" w:type="dxa"/>
            <w:shd w:val="clear" w:color="auto" w:fill="F2F2F2"/>
            <w:tcMar>
              <w:top w:w="70" w:type="dxa"/>
              <w:left w:w="110" w:type="dxa"/>
              <w:bottom w:w="70" w:type="dxa"/>
              <w:right w:w="110" w:type="dxa"/>
            </w:tcMar>
            <w:tcPrChange w:id="302" w:author="Kunihito Nakano" w:date="2026-09-27T21:42:00Z" w16du:dateUtc="2026-09-27T12:42:00Z">
              <w:tcPr>
                <w:tcW w:w="2600" w:type="dxa"/>
                <w:gridSpan w:val="2"/>
                <w:shd w:val="clear" w:color="auto" w:fill="F2F2F2"/>
                <w:tcMar>
                  <w:top w:w="70" w:type="dxa"/>
                  <w:left w:w="110" w:type="dxa"/>
                  <w:bottom w:w="70" w:type="dxa"/>
                  <w:right w:w="110" w:type="dxa"/>
                </w:tcMar>
              </w:tcPr>
            </w:tcPrChange>
          </w:tcPr>
          <w:p w14:paraId="0762199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期末純資産</w:t>
            </w:r>
          </w:p>
        </w:tc>
        <w:tc>
          <w:tcPr>
            <w:tcW w:w="2300" w:type="dxa"/>
            <w:tcMar>
              <w:top w:w="70" w:type="dxa"/>
              <w:left w:w="110" w:type="dxa"/>
              <w:bottom w:w="70" w:type="dxa"/>
              <w:right w:w="110" w:type="dxa"/>
            </w:tcMar>
            <w:tcPrChange w:id="303" w:author="Kunihito Nakano" w:date="2026-09-27T21:42:00Z" w16du:dateUtc="2026-09-27T12:42:00Z">
              <w:tcPr>
                <w:tcW w:w="2300" w:type="dxa"/>
                <w:tcMar>
                  <w:top w:w="70" w:type="dxa"/>
                  <w:left w:w="110" w:type="dxa"/>
                  <w:bottom w:w="70" w:type="dxa"/>
                  <w:right w:w="110" w:type="dxa"/>
                </w:tcMar>
              </w:tcPr>
            </w:tcPrChange>
          </w:tcPr>
          <w:p w14:paraId="597D5B0C"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23億1,500万円</w:t>
            </w:r>
          </w:p>
        </w:tc>
      </w:tr>
    </w:tbl>
    <w:p w14:paraId="550464E4" w14:textId="77777777" w:rsidR="00297036" w:rsidRPr="004B49D9" w:rsidRDefault="00297036">
      <w:pPr>
        <w:spacing w:after="80"/>
        <w:rPr>
          <w:rFonts w:ascii="BIZ UDPゴシック" w:eastAsia="BIZ UDPゴシック" w:hAnsi="BIZ UDPゴシック"/>
        </w:rPr>
      </w:pPr>
    </w:p>
    <w:p w14:paraId="249F6063" w14:textId="77777777" w:rsidR="00297036" w:rsidRPr="004B49D9" w:rsidRDefault="006948C1">
      <w:pPr>
        <w:spacing w:after="120" w:line="300" w:lineRule="auto"/>
        <w:rPr>
          <w:del w:id="304" w:author="Claude" w:date="2026-09-27T09:00:00Z"/>
          <w:rFonts w:ascii="BIZ UDPゴシック" w:eastAsia="BIZ UDPゴシック" w:hAnsi="BIZ UDPゴシック"/>
        </w:rPr>
      </w:pPr>
      <w:del w:id="305" w:author="Claude" w:date="2026-09-27T09:00:00Z">
        <w:r>
          <w:rPr>
            <w:rFonts w:ascii="BIZ UDPゴシック" w:eastAsia="BIZ UDPゴシック" w:hAnsi="BIZ UDPゴシック"/>
            <w:color w:val="595959"/>
            <w:sz w:val="19"/>
            <w:szCs w:val="19"/>
          </w:rPr>
          <w:delText>※　上記は会計上の計数です。ご共有いただいた質疑応答により、「修正営業利益5.8億円」と会計上の営業利益との差額が、主として岸田様の役員報酬に起因するものであることを承知いたしました。もっとも、当社は岸田様に譲受後3年間、現行と同一の条件でご在任いただくことを前提としております。役員報酬の正常化による収益改善は、岸田様がご退任され、後継の料理長の報酬に置き換わって初めて実現するものです。したがって当社は、3年間の確実性を重視し、会計上の営業利益を前提として算定しております。</w:delText>
        </w:r>
      </w:del>
    </w:p>
    <w:p w14:paraId="11417C7A" w14:textId="77777777" w:rsidR="00297036" w:rsidRPr="004B49D9" w:rsidRDefault="006948C1">
      <w:pPr>
        <w:spacing w:after="120" w:line="300" w:lineRule="auto"/>
        <w:rPr>
          <w:del w:id="306" w:author="Claude" w:date="2026-09-27T09:00:00Z"/>
          <w:rFonts w:ascii="BIZ UDPゴシック" w:eastAsia="BIZ UDPゴシック" w:hAnsi="BIZ UDPゴシック"/>
        </w:rPr>
      </w:pPr>
      <w:del w:id="307" w:author="Claude" w:date="2026-09-27T09:00:00Z">
        <w:r>
          <w:rPr>
            <w:rFonts w:ascii="BIZ UDPゴシック" w:eastAsia="BIZ UDPゴシック" w:hAnsi="BIZ UDPゴシック"/>
          </w:rPr>
          <w:delText>上記の売上高は、客単価約8万円、1日あたりご来店者数約54名、年間営業日数約235日という面談でのご説明と整合しており、当社はこれを信頼性の高い計数であると判断しております。</w:delText>
        </w:r>
      </w:del>
    </w:p>
    <w:p w14:paraId="185104E0" w14:textId="77777777" w:rsidR="00297036" w:rsidRPr="004B49D9" w:rsidRDefault="006948C1">
      <w:pPr>
        <w:spacing w:before="200" w:after="100" w:line="300" w:lineRule="auto"/>
        <w:rPr>
          <w:del w:id="308" w:author="Claude" w:date="2026-09-27T09:00:00Z"/>
          <w:rFonts w:ascii="BIZ UDPゴシック" w:eastAsia="BIZ UDPゴシック" w:hAnsi="BIZ UDPゴシック"/>
        </w:rPr>
      </w:pPr>
      <w:del w:id="309" w:author="Claude" w:date="2026-09-27T09:00:00Z">
        <w:r>
          <w:rPr>
            <w:rFonts w:ascii="BIZ UDPゴシック" w:eastAsia="BIZ UDPゴシック" w:hAnsi="BIZ UDPゴシック"/>
            <w:b/>
            <w:bCs/>
          </w:rPr>
          <w:delText>(2) 各手法による算定結果</w:delText>
        </w:r>
      </w:del>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4500"/>
        <w:gridCol w:w="2700"/>
      </w:tblGrid>
      <w:tr w:rsidR="00297036" w:rsidRPr="004B49D9" w14:paraId="11A3B099" w14:textId="77777777">
        <w:trPr>
          <w:cantSplit/>
          <w:del w:id="310" w:author="Claude" w:date="2026-09-27T09:00:00Z"/>
        </w:trPr>
        <w:tc>
          <w:tcPr>
            <w:tcW w:w="2000" w:type="dxa"/>
            <w:shd w:val="clear" w:color="auto" w:fill="F2F2F2"/>
            <w:tcMar>
              <w:top w:w="70" w:type="dxa"/>
              <w:left w:w="110" w:type="dxa"/>
              <w:bottom w:w="70" w:type="dxa"/>
              <w:right w:w="110" w:type="dxa"/>
            </w:tcMar>
          </w:tcPr>
          <w:p w14:paraId="7734D3D2" w14:textId="77777777" w:rsidR="00297036" w:rsidRPr="004B49D9" w:rsidRDefault="006948C1">
            <w:pPr>
              <w:spacing w:line="280" w:lineRule="auto"/>
              <w:rPr>
                <w:rFonts w:ascii="BIZ UDPゴシック" w:eastAsia="BIZ UDPゴシック" w:hAnsi="BIZ UDPゴシック"/>
              </w:rPr>
            </w:pPr>
            <w:del w:id="311" w:author="Claude" w:date="2026-09-27T09:00:00Z">
              <w:r>
                <w:rPr>
                  <w:rFonts w:ascii="BIZ UDPゴシック" w:eastAsia="BIZ UDPゴシック" w:hAnsi="BIZ UDPゴシック"/>
                  <w:b/>
                  <w:bCs/>
                  <w:sz w:val="20"/>
                  <w:szCs w:val="20"/>
                </w:rPr>
                <w:delText>評価手法</w:delText>
              </w:r>
            </w:del>
          </w:p>
        </w:tc>
        <w:tc>
          <w:tcPr>
            <w:tcW w:w="4500" w:type="dxa"/>
            <w:shd w:val="clear" w:color="auto" w:fill="F2F2F2"/>
            <w:tcMar>
              <w:top w:w="70" w:type="dxa"/>
              <w:left w:w="110" w:type="dxa"/>
              <w:bottom w:w="70" w:type="dxa"/>
              <w:right w:w="110" w:type="dxa"/>
            </w:tcMar>
          </w:tcPr>
          <w:p w14:paraId="40AF264F" w14:textId="77777777" w:rsidR="00297036" w:rsidRPr="004B49D9" w:rsidRDefault="006948C1">
            <w:pPr>
              <w:spacing w:line="280" w:lineRule="auto"/>
              <w:rPr>
                <w:rFonts w:ascii="BIZ UDPゴシック" w:eastAsia="BIZ UDPゴシック" w:hAnsi="BIZ UDPゴシック"/>
              </w:rPr>
            </w:pPr>
            <w:del w:id="312" w:author="Claude" w:date="2026-09-27T09:00:00Z">
              <w:r>
                <w:rPr>
                  <w:rFonts w:ascii="BIZ UDPゴシック" w:eastAsia="BIZ UDPゴシック" w:hAnsi="BIZ UDPゴシック"/>
                  <w:b/>
                  <w:bCs/>
                  <w:sz w:val="20"/>
                  <w:szCs w:val="20"/>
                </w:rPr>
                <w:delText>内容</w:delText>
              </w:r>
            </w:del>
          </w:p>
        </w:tc>
        <w:tc>
          <w:tcPr>
            <w:tcW w:w="2700" w:type="dxa"/>
            <w:shd w:val="clear" w:color="auto" w:fill="F2F2F2"/>
            <w:tcMar>
              <w:top w:w="70" w:type="dxa"/>
              <w:left w:w="110" w:type="dxa"/>
              <w:bottom w:w="70" w:type="dxa"/>
              <w:right w:w="110" w:type="dxa"/>
            </w:tcMar>
          </w:tcPr>
          <w:p w14:paraId="1A5D8AD4" w14:textId="77777777" w:rsidR="00297036" w:rsidRPr="004B49D9" w:rsidRDefault="006948C1">
            <w:pPr>
              <w:spacing w:line="280" w:lineRule="auto"/>
              <w:rPr>
                <w:rFonts w:ascii="BIZ UDPゴシック" w:eastAsia="BIZ UDPゴシック" w:hAnsi="BIZ UDPゴシック"/>
              </w:rPr>
            </w:pPr>
            <w:del w:id="313" w:author="Claude" w:date="2026-09-27T09:00:00Z">
              <w:r>
                <w:rPr>
                  <w:rFonts w:ascii="BIZ UDPゴシック" w:eastAsia="BIZ UDPゴシック" w:hAnsi="BIZ UDPゴシック"/>
                  <w:b/>
                  <w:bCs/>
                  <w:sz w:val="20"/>
                  <w:szCs w:val="20"/>
                </w:rPr>
                <w:delText>算定結果</w:delText>
              </w:r>
            </w:del>
          </w:p>
        </w:tc>
      </w:tr>
      <w:tr w:rsidR="00297036" w:rsidRPr="004B49D9" w14:paraId="5C264F6B" w14:textId="77777777">
        <w:trPr>
          <w:cantSplit/>
          <w:del w:id="314" w:author="Claude" w:date="2026-09-27T09:00:00Z"/>
        </w:trPr>
        <w:tc>
          <w:tcPr>
            <w:tcW w:w="2000" w:type="dxa"/>
            <w:tcMar>
              <w:top w:w="70" w:type="dxa"/>
              <w:left w:w="110" w:type="dxa"/>
              <w:bottom w:w="70" w:type="dxa"/>
              <w:right w:w="110" w:type="dxa"/>
            </w:tcMar>
          </w:tcPr>
          <w:p w14:paraId="4FBA9F4B" w14:textId="77777777" w:rsidR="00297036" w:rsidRPr="004B49D9" w:rsidRDefault="006948C1">
            <w:pPr>
              <w:spacing w:line="280" w:lineRule="auto"/>
              <w:rPr>
                <w:rFonts w:ascii="BIZ UDPゴシック" w:eastAsia="BIZ UDPゴシック" w:hAnsi="BIZ UDPゴシック"/>
              </w:rPr>
            </w:pPr>
            <w:del w:id="315" w:author="Claude" w:date="2026-09-27T09:00:00Z">
              <w:r>
                <w:rPr>
                  <w:rFonts w:ascii="BIZ UDPゴシック" w:eastAsia="BIZ UDPゴシック" w:hAnsi="BIZ UDPゴシック"/>
                  <w:sz w:val="20"/>
                  <w:szCs w:val="20"/>
                </w:rPr>
                <w:delText>① EV/EBITDA倍率法</w:delText>
              </w:r>
            </w:del>
          </w:p>
        </w:tc>
        <w:tc>
          <w:tcPr>
            <w:tcW w:w="4500" w:type="dxa"/>
            <w:tcMar>
              <w:top w:w="70" w:type="dxa"/>
              <w:left w:w="110" w:type="dxa"/>
              <w:bottom w:w="70" w:type="dxa"/>
              <w:right w:w="110" w:type="dxa"/>
            </w:tcMar>
          </w:tcPr>
          <w:p w14:paraId="457DE58D" w14:textId="77777777" w:rsidR="00297036" w:rsidRPr="004B49D9" w:rsidRDefault="006948C1">
            <w:pPr>
              <w:spacing w:line="280" w:lineRule="auto"/>
              <w:rPr>
                <w:rFonts w:ascii="BIZ UDPゴシック" w:eastAsia="BIZ UDPゴシック" w:hAnsi="BIZ UDPゴシック"/>
              </w:rPr>
            </w:pPr>
            <w:del w:id="316" w:author="Claude" w:date="2026-09-27T09:00:00Z">
              <w:r>
                <w:rPr>
                  <w:rFonts w:ascii="BIZ UDPゴシック" w:eastAsia="BIZ UDPゴシック" w:hAnsi="BIZ UDPゴシック"/>
                  <w:sz w:val="20"/>
                  <w:szCs w:val="20"/>
                </w:rPr>
                <w:delText>事業価値27億8,000万円 ÷ EBITDA 5億2,900万円</w:delText>
              </w:r>
            </w:del>
          </w:p>
        </w:tc>
        <w:tc>
          <w:tcPr>
            <w:tcW w:w="2700" w:type="dxa"/>
            <w:tcMar>
              <w:top w:w="70" w:type="dxa"/>
              <w:left w:w="110" w:type="dxa"/>
              <w:bottom w:w="70" w:type="dxa"/>
              <w:right w:w="110" w:type="dxa"/>
            </w:tcMar>
          </w:tcPr>
          <w:p w14:paraId="09DC1BE1" w14:textId="77777777" w:rsidR="00297036" w:rsidRPr="004B49D9" w:rsidRDefault="006948C1">
            <w:pPr>
              <w:spacing w:line="280" w:lineRule="auto"/>
              <w:jc w:val="right"/>
              <w:rPr>
                <w:rFonts w:ascii="BIZ UDPゴシック" w:eastAsia="BIZ UDPゴシック" w:hAnsi="BIZ UDPゴシック"/>
              </w:rPr>
            </w:pPr>
            <w:del w:id="317" w:author="Claude" w:date="2026-09-27T09:00:00Z">
              <w:r>
                <w:rPr>
                  <w:rFonts w:ascii="BIZ UDPゴシック" w:eastAsia="BIZ UDPゴシック" w:hAnsi="BIZ UDPゴシック"/>
                  <w:sz w:val="20"/>
                  <w:szCs w:val="20"/>
                </w:rPr>
                <w:delText>5.3倍</w:delText>
              </w:r>
            </w:del>
          </w:p>
        </w:tc>
      </w:tr>
      <w:tr w:rsidR="00297036" w:rsidRPr="004B49D9" w14:paraId="1B240C07" w14:textId="77777777">
        <w:trPr>
          <w:cantSplit/>
          <w:del w:id="318" w:author="Claude" w:date="2026-09-27T09:00:00Z"/>
        </w:trPr>
        <w:tc>
          <w:tcPr>
            <w:tcW w:w="2000" w:type="dxa"/>
            <w:tcMar>
              <w:top w:w="70" w:type="dxa"/>
              <w:left w:w="110" w:type="dxa"/>
              <w:bottom w:w="70" w:type="dxa"/>
              <w:right w:w="110" w:type="dxa"/>
            </w:tcMar>
          </w:tcPr>
          <w:p w14:paraId="44C19D0E" w14:textId="77777777" w:rsidR="00297036" w:rsidRPr="004B49D9" w:rsidRDefault="006948C1">
            <w:pPr>
              <w:spacing w:line="280" w:lineRule="auto"/>
              <w:rPr>
                <w:rFonts w:ascii="BIZ UDPゴシック" w:eastAsia="BIZ UDPゴシック" w:hAnsi="BIZ UDPゴシック"/>
              </w:rPr>
            </w:pPr>
            <w:del w:id="319" w:author="Claude" w:date="2026-09-27T09:00:00Z">
              <w:r>
                <w:rPr>
                  <w:rFonts w:ascii="BIZ UDPゴシック" w:eastAsia="BIZ UDPゴシック" w:hAnsi="BIZ UDPゴシック"/>
                  <w:sz w:val="20"/>
                  <w:szCs w:val="20"/>
                </w:rPr>
                <w:delText>② 年買法</w:delText>
              </w:r>
            </w:del>
          </w:p>
        </w:tc>
        <w:tc>
          <w:tcPr>
            <w:tcW w:w="4500" w:type="dxa"/>
            <w:tcMar>
              <w:top w:w="70" w:type="dxa"/>
              <w:left w:w="110" w:type="dxa"/>
              <w:bottom w:w="70" w:type="dxa"/>
              <w:right w:w="110" w:type="dxa"/>
            </w:tcMar>
          </w:tcPr>
          <w:p w14:paraId="52B2EC1D" w14:textId="77777777" w:rsidR="00297036" w:rsidRPr="004B49D9" w:rsidRDefault="006948C1">
            <w:pPr>
              <w:spacing w:line="280" w:lineRule="auto"/>
              <w:rPr>
                <w:rFonts w:ascii="BIZ UDPゴシック" w:eastAsia="BIZ UDPゴシック" w:hAnsi="BIZ UDPゴシック"/>
              </w:rPr>
            </w:pPr>
            <w:del w:id="320" w:author="Claude" w:date="2026-09-27T09:00:00Z">
              <w:r>
                <w:rPr>
                  <w:rFonts w:ascii="BIZ UDPゴシック" w:eastAsia="BIZ UDPゴシック" w:hAnsi="BIZ UDPゴシック"/>
                  <w:sz w:val="20"/>
                  <w:szCs w:val="20"/>
                </w:rPr>
                <w:delText>期末純資産23億1,500万円 ＋ 営業利益の年数倍</w:delText>
              </w:r>
            </w:del>
          </w:p>
        </w:tc>
        <w:tc>
          <w:tcPr>
            <w:tcW w:w="2700" w:type="dxa"/>
            <w:tcMar>
              <w:top w:w="70" w:type="dxa"/>
              <w:left w:w="110" w:type="dxa"/>
              <w:bottom w:w="70" w:type="dxa"/>
              <w:right w:w="110" w:type="dxa"/>
            </w:tcMar>
          </w:tcPr>
          <w:p w14:paraId="3519000F" w14:textId="77777777" w:rsidR="00297036" w:rsidRPr="004B49D9" w:rsidRDefault="006948C1">
            <w:pPr>
              <w:spacing w:line="280" w:lineRule="auto"/>
              <w:jc w:val="right"/>
              <w:rPr>
                <w:rFonts w:ascii="BIZ UDPゴシック" w:eastAsia="BIZ UDPゴシック" w:hAnsi="BIZ UDPゴシック"/>
              </w:rPr>
            </w:pPr>
            <w:del w:id="321" w:author="Claude" w:date="2026-09-27T09:00:00Z">
              <w:r>
                <w:rPr>
                  <w:rFonts w:ascii="BIZ UDPゴシック" w:eastAsia="BIZ UDPゴシック" w:hAnsi="BIZ UDPゴシック"/>
                  <w:sz w:val="20"/>
                  <w:szCs w:val="20"/>
                </w:rPr>
                <w:delText>営業利益 5.1年分</w:delText>
              </w:r>
            </w:del>
          </w:p>
        </w:tc>
      </w:tr>
      <w:tr w:rsidR="00297036" w:rsidRPr="004B49D9" w14:paraId="7804D1CC" w14:textId="77777777">
        <w:trPr>
          <w:cantSplit/>
          <w:del w:id="322" w:author="Claude" w:date="2026-09-27T09:00:00Z"/>
        </w:trPr>
        <w:tc>
          <w:tcPr>
            <w:tcW w:w="2000" w:type="dxa"/>
            <w:tcMar>
              <w:top w:w="70" w:type="dxa"/>
              <w:left w:w="110" w:type="dxa"/>
              <w:bottom w:w="70" w:type="dxa"/>
              <w:right w:w="110" w:type="dxa"/>
            </w:tcMar>
          </w:tcPr>
          <w:p w14:paraId="50EE3472" w14:textId="77777777" w:rsidR="00297036" w:rsidRPr="004B49D9" w:rsidRDefault="006948C1">
            <w:pPr>
              <w:spacing w:line="280" w:lineRule="auto"/>
              <w:rPr>
                <w:rFonts w:ascii="BIZ UDPゴシック" w:eastAsia="BIZ UDPゴシック" w:hAnsi="BIZ UDPゴシック"/>
              </w:rPr>
            </w:pPr>
            <w:del w:id="323" w:author="Claude" w:date="2026-09-27T09:00:00Z">
              <w:r>
                <w:rPr>
                  <w:rFonts w:ascii="BIZ UDPゴシック" w:eastAsia="BIZ UDPゴシック" w:hAnsi="BIZ UDPゴシック"/>
                  <w:sz w:val="20"/>
                  <w:szCs w:val="20"/>
                </w:rPr>
                <w:delText>③ DCF法</w:delText>
              </w:r>
            </w:del>
          </w:p>
        </w:tc>
        <w:tc>
          <w:tcPr>
            <w:tcW w:w="4500" w:type="dxa"/>
            <w:tcMar>
              <w:top w:w="70" w:type="dxa"/>
              <w:left w:w="110" w:type="dxa"/>
              <w:bottom w:w="70" w:type="dxa"/>
              <w:right w:w="110" w:type="dxa"/>
            </w:tcMar>
          </w:tcPr>
          <w:p w14:paraId="5D5ED354" w14:textId="77777777" w:rsidR="00297036" w:rsidRPr="004B49D9" w:rsidRDefault="006948C1">
            <w:pPr>
              <w:spacing w:line="280" w:lineRule="auto"/>
              <w:rPr>
                <w:rFonts w:ascii="BIZ UDPゴシック" w:eastAsia="BIZ UDPゴシック" w:hAnsi="BIZ UDPゴシック"/>
              </w:rPr>
            </w:pPr>
            <w:del w:id="324" w:author="Claude" w:date="2026-09-27T09:00:00Z">
              <w:r>
                <w:rPr>
                  <w:rFonts w:ascii="BIZ UDPゴシック" w:eastAsia="BIZ UDPゴシック" w:hAnsi="BIZ UDPゴシック"/>
                  <w:sz w:val="20"/>
                  <w:szCs w:val="20"/>
                </w:rPr>
                <w:delText>割引率10%、継続成長率0%。1〜3年目はFCF 3億5,000万円、4年目以降をシナリオ別に分岐</w:delText>
              </w:r>
            </w:del>
          </w:p>
        </w:tc>
        <w:tc>
          <w:tcPr>
            <w:tcW w:w="2700" w:type="dxa"/>
            <w:tcMar>
              <w:top w:w="70" w:type="dxa"/>
              <w:left w:w="110" w:type="dxa"/>
              <w:bottom w:w="70" w:type="dxa"/>
              <w:right w:w="110" w:type="dxa"/>
            </w:tcMar>
          </w:tcPr>
          <w:p w14:paraId="19DE1629" w14:textId="77777777" w:rsidR="00297036" w:rsidRPr="004B49D9" w:rsidRDefault="006948C1">
            <w:pPr>
              <w:spacing w:line="280" w:lineRule="auto"/>
              <w:jc w:val="right"/>
              <w:rPr>
                <w:rFonts w:ascii="BIZ UDPゴシック" w:eastAsia="BIZ UDPゴシック" w:hAnsi="BIZ UDPゴシック"/>
              </w:rPr>
            </w:pPr>
            <w:del w:id="325" w:author="Claude" w:date="2026-09-27T09:00:00Z">
              <w:r>
                <w:rPr>
                  <w:rFonts w:ascii="BIZ UDPゴシック" w:eastAsia="BIZ UDPゴシック" w:hAnsi="BIZ UDPゴシック"/>
                  <w:sz w:val="20"/>
                  <w:szCs w:val="20"/>
                </w:rPr>
                <w:delText>加重期待値 50億6,700万円</w:delText>
              </w:r>
            </w:del>
          </w:p>
        </w:tc>
      </w:tr>
      <w:tr w:rsidR="00297036" w:rsidRPr="004B49D9" w14:paraId="4BDD8382" w14:textId="77777777">
        <w:trPr>
          <w:cantSplit/>
          <w:del w:id="326" w:author="Claude" w:date="2026-09-27T09:00:00Z"/>
        </w:trPr>
        <w:tc>
          <w:tcPr>
            <w:tcW w:w="2000" w:type="dxa"/>
            <w:tcMar>
              <w:top w:w="70" w:type="dxa"/>
              <w:left w:w="110" w:type="dxa"/>
              <w:bottom w:w="70" w:type="dxa"/>
              <w:right w:w="110" w:type="dxa"/>
            </w:tcMar>
          </w:tcPr>
          <w:p w14:paraId="6BF17412" w14:textId="77777777" w:rsidR="00297036" w:rsidRPr="004B49D9" w:rsidRDefault="006948C1">
            <w:pPr>
              <w:spacing w:line="280" w:lineRule="auto"/>
              <w:rPr>
                <w:rFonts w:ascii="BIZ UDPゴシック" w:eastAsia="BIZ UDPゴシック" w:hAnsi="BIZ UDPゴシック"/>
              </w:rPr>
            </w:pPr>
            <w:del w:id="327" w:author="Claude" w:date="2026-09-27T09:00:00Z">
              <w:r>
                <w:rPr>
                  <w:rFonts w:ascii="BIZ UDPゴシック" w:eastAsia="BIZ UDPゴシック" w:hAnsi="BIZ UDPゴシック"/>
                  <w:sz w:val="20"/>
                  <w:szCs w:val="20"/>
                </w:rPr>
                <w:delText>④ 類似取引事例法</w:delText>
              </w:r>
            </w:del>
          </w:p>
        </w:tc>
        <w:tc>
          <w:tcPr>
            <w:tcW w:w="4500" w:type="dxa"/>
            <w:tcMar>
              <w:top w:w="70" w:type="dxa"/>
              <w:left w:w="110" w:type="dxa"/>
              <w:bottom w:w="70" w:type="dxa"/>
              <w:right w:w="110" w:type="dxa"/>
            </w:tcMar>
          </w:tcPr>
          <w:p w14:paraId="28FEC536" w14:textId="77777777" w:rsidR="00297036" w:rsidRPr="004B49D9" w:rsidRDefault="006948C1">
            <w:pPr>
              <w:spacing w:line="280" w:lineRule="auto"/>
              <w:rPr>
                <w:rFonts w:ascii="BIZ UDPゴシック" w:eastAsia="BIZ UDPゴシック" w:hAnsi="BIZ UDPゴシック"/>
              </w:rPr>
            </w:pPr>
            <w:del w:id="328" w:author="Claude" w:date="2026-09-27T09:00:00Z">
              <w:r>
                <w:rPr>
                  <w:rFonts w:ascii="BIZ UDPゴシック" w:eastAsia="BIZ UDPゴシック" w:hAnsi="BIZ UDPゴシック"/>
                  <w:sz w:val="20"/>
                  <w:szCs w:val="20"/>
                </w:rPr>
                <w:delText>国内高級レストランの譲渡事例との比較</w:delText>
              </w:r>
            </w:del>
          </w:p>
        </w:tc>
        <w:tc>
          <w:tcPr>
            <w:tcW w:w="2700" w:type="dxa"/>
            <w:tcMar>
              <w:top w:w="70" w:type="dxa"/>
              <w:left w:w="110" w:type="dxa"/>
              <w:bottom w:w="70" w:type="dxa"/>
              <w:right w:w="110" w:type="dxa"/>
            </w:tcMar>
          </w:tcPr>
          <w:p w14:paraId="50E06708" w14:textId="77777777" w:rsidR="00297036" w:rsidRPr="004B49D9" w:rsidRDefault="006948C1">
            <w:pPr>
              <w:spacing w:line="280" w:lineRule="auto"/>
              <w:jc w:val="right"/>
              <w:rPr>
                <w:rFonts w:ascii="BIZ UDPゴシック" w:eastAsia="BIZ UDPゴシック" w:hAnsi="BIZ UDPゴシック"/>
              </w:rPr>
            </w:pPr>
            <w:del w:id="329" w:author="Claude" w:date="2026-09-27T09:00:00Z">
              <w:r>
                <w:rPr>
                  <w:rFonts w:ascii="BIZ UDPゴシック" w:eastAsia="BIZ UDPゴシック" w:hAnsi="BIZ UDPゴシック"/>
                  <w:sz w:val="20"/>
                  <w:szCs w:val="20"/>
                </w:rPr>
                <w:delText>倍率に照らし妥当</w:delText>
              </w:r>
            </w:del>
          </w:p>
        </w:tc>
      </w:tr>
    </w:tbl>
    <w:p w14:paraId="0C0AF7C2" w14:textId="77777777" w:rsidR="00297036" w:rsidRPr="004B49D9" w:rsidRDefault="00297036">
      <w:pPr>
        <w:spacing w:after="120"/>
        <w:rPr>
          <w:del w:id="330" w:author="Claude" w:date="2026-09-27T09:00:00Z"/>
          <w:rFonts w:ascii="BIZ UDPゴシック" w:eastAsia="BIZ UDPゴシック" w:hAnsi="BIZ UDPゴシック"/>
        </w:rPr>
      </w:pPr>
    </w:p>
    <w:p w14:paraId="1BCF85AD" w14:textId="77777777" w:rsidR="00297036" w:rsidRPr="004B49D9" w:rsidRDefault="006948C1">
      <w:pPr>
        <w:spacing w:before="200" w:after="100" w:line="300" w:lineRule="auto"/>
        <w:rPr>
          <w:del w:id="331" w:author="Claude" w:date="2026-09-27T09:00:00Z"/>
          <w:rFonts w:ascii="BIZ UDPゴシック" w:eastAsia="BIZ UDPゴシック" w:hAnsi="BIZ UDPゴシック"/>
        </w:rPr>
      </w:pPr>
      <w:del w:id="332" w:author="Claude" w:date="2026-09-27T09:00:00Z">
        <w:r>
          <w:rPr>
            <w:rFonts w:ascii="BIZ UDPゴシック" w:eastAsia="BIZ UDPゴシック" w:hAnsi="BIZ UDPゴシック"/>
            <w:b/>
            <w:bCs/>
          </w:rPr>
          <w:delText>(3) 各手法の考え方</w:delText>
        </w:r>
      </w:del>
    </w:p>
    <w:p w14:paraId="0347FA2B" w14:textId="77777777" w:rsidR="00297036" w:rsidRPr="004B49D9" w:rsidRDefault="006948C1">
      <w:pPr>
        <w:spacing w:after="80" w:line="300" w:lineRule="auto"/>
        <w:ind w:left="440" w:hanging="280"/>
        <w:rPr>
          <w:del w:id="333" w:author="Claude" w:date="2026-09-27T09:00:00Z"/>
          <w:rFonts w:ascii="BIZ UDPゴシック" w:eastAsia="BIZ UDPゴシック" w:hAnsi="BIZ UDPゴシック"/>
        </w:rPr>
      </w:pPr>
      <w:del w:id="334" w:author="Claude" w:date="2026-09-27T09:00:00Z">
        <w:r>
          <w:rPr>
            <w:rFonts w:ascii="BIZ UDPゴシック" w:eastAsia="BIZ UDPゴシック" w:hAnsi="BIZ UDPゴシック"/>
          </w:rPr>
          <w:delText>① EV/EBITDA倍率法：株式価値から非事業用資産（現預金および役員貸付金）を控除した事業価値は27億8,000万円であり、EBITDA比5.3倍となります。中小企業M&amp;A実務における小売飲食業のEBITDA倍率の目安（おおむね6倍）を下回る水準です。</w:delText>
        </w:r>
      </w:del>
    </w:p>
    <w:p w14:paraId="7B54FF8F" w14:textId="77777777" w:rsidR="00297036" w:rsidRPr="004B49D9" w:rsidRDefault="006948C1">
      <w:pPr>
        <w:spacing w:after="80" w:line="300" w:lineRule="auto"/>
        <w:ind w:left="440" w:hanging="280"/>
        <w:rPr>
          <w:del w:id="335" w:author="Claude" w:date="2026-09-27T09:00:00Z"/>
          <w:rFonts w:ascii="BIZ UDPゴシック" w:eastAsia="BIZ UDPゴシック" w:hAnsi="BIZ UDPゴシック"/>
        </w:rPr>
      </w:pPr>
      <w:del w:id="336" w:author="Claude" w:date="2026-09-27T09:00:00Z">
        <w:r>
          <w:rPr>
            <w:rFonts w:ascii="BIZ UDPゴシック" w:eastAsia="BIZ UDPゴシック" w:hAnsi="BIZ UDPゴシック"/>
          </w:rPr>
          <w:delText>② 年買法：期末純資産23億1,500万円に営業利益の約5.1年分を加算した水準に相当し、実務上広く用いられる3年から6年のレンジの範囲内にあります。</w:delText>
        </w:r>
      </w:del>
    </w:p>
    <w:p w14:paraId="06DD1D25" w14:textId="77777777" w:rsidR="00297036" w:rsidRPr="004B49D9" w:rsidRDefault="006948C1">
      <w:pPr>
        <w:spacing w:after="80" w:line="300" w:lineRule="auto"/>
        <w:ind w:left="440" w:hanging="280"/>
        <w:rPr>
          <w:del w:id="337" w:author="Claude" w:date="2026-09-27T09:00:00Z"/>
          <w:rFonts w:ascii="BIZ UDPゴシック" w:eastAsia="BIZ UDPゴシック" w:hAnsi="BIZ UDPゴシック"/>
        </w:rPr>
      </w:pPr>
      <w:del w:id="338" w:author="Claude" w:date="2026-09-27T09:00:00Z">
        <w:r>
          <w:rPr>
            <w:rFonts w:ascii="BIZ UDPゴシック" w:eastAsia="BIZ UDPゴシック" w:hAnsi="BIZ UDPゴシック"/>
          </w:rPr>
          <w:delText>③ DCF法：岸田様がご在任される1年目から3年目はフリー・キャッシュ・フローを3億5,000万円で据え置き、4年目以降を、三つ星維持（3億5,000万円）、二つ星への降格（2億円）、星の喪失（1億円）の3シナリオに分岐させました。割引率10%における事業価値はそれぞれ35億円、23億7,000万円、16億2,000万円となります。これらに50%、35%、15%の確率を付した加重期待値に非事業用資産を加算すると、株式価値は50億6,700万円となり、当社の提示価額とほぼ一致いたします。</w:delText>
        </w:r>
      </w:del>
    </w:p>
    <w:p w14:paraId="6BB3D926" w14:textId="77777777" w:rsidR="00297036" w:rsidRPr="004B49D9" w:rsidRDefault="006948C1">
      <w:pPr>
        <w:spacing w:after="80" w:line="300" w:lineRule="auto"/>
        <w:ind w:left="440" w:hanging="280"/>
        <w:rPr>
          <w:del w:id="339" w:author="Claude" w:date="2026-09-27T09:00:00Z"/>
          <w:rFonts w:ascii="BIZ UDPゴシック" w:eastAsia="BIZ UDPゴシック" w:hAnsi="BIZ UDPゴシック"/>
        </w:rPr>
      </w:pPr>
      <w:del w:id="340" w:author="Claude" w:date="2026-09-27T09:00:00Z">
        <w:r>
          <w:rPr>
            <w:rFonts w:ascii="BIZ UDPゴシック" w:eastAsia="BIZ UDPゴシック" w:hAnsi="BIZ UDPゴシック"/>
          </w:rPr>
          <w:delText>④ 類似取引事例法：国内において、法人形態で営業利益5億円規模のガストロノミーが譲渡された事例は確認できず、直接比較可能な先例は存在しないものと理解しております。当社が把握する数少ない事例との対比においても、当社の提示倍率は同等以上の水準にあります。</w:delText>
        </w:r>
      </w:del>
    </w:p>
    <w:p w14:paraId="6D9E764C" w14:textId="77777777" w:rsidR="00297036" w:rsidRPr="004B49D9" w:rsidRDefault="00297036">
      <w:pPr>
        <w:spacing w:after="60"/>
        <w:rPr>
          <w:del w:id="341" w:author="Claude" w:date="2026-09-27T09:00:00Z"/>
          <w:rFonts w:ascii="BIZ UDPゴシック" w:eastAsia="BIZ UDPゴシック" w:hAnsi="BIZ UDPゴシック"/>
        </w:rPr>
      </w:pPr>
    </w:p>
    <w:p w14:paraId="732D263C" w14:textId="77777777" w:rsidR="00297036" w:rsidRPr="004B49D9" w:rsidRDefault="006948C1">
      <w:pPr>
        <w:spacing w:after="120" w:line="300" w:lineRule="auto"/>
        <w:rPr>
          <w:del w:id="342" w:author="Claude" w:date="2026-09-27T09:00:00Z"/>
          <w:rFonts w:ascii="BIZ UDPゴシック" w:eastAsia="BIZ UDPゴシック" w:hAnsi="BIZ UDPゴシック"/>
        </w:rPr>
      </w:pPr>
      <w:del w:id="343" w:author="Claude" w:date="2026-09-27T09:00:00Z">
        <w:r>
          <w:rPr>
            <w:rFonts w:ascii="BIZ UDPゴシック" w:eastAsia="BIZ UDPゴシック" w:hAnsi="BIZ UDPゴシック"/>
          </w:rPr>
          <w:delText>上記④のとおり先例が存在しない以上、当社は価額の妥当性を将来キャッシュ・フローとその実現確率に基づいて判断しております。当社の提示する事業価値27億8,000万円は、上記③において三つ星が維持される確率を約36%と置いた場合に成立する水準です。面談において、後継となる方が現時点では確定されていないことを伺いましたが、当社はそれを織り込んだうえで、なお本価額を維持しております。</w:delText>
        </w:r>
      </w:del>
    </w:p>
    <w:p w14:paraId="2620C9E7" w14:textId="77777777" w:rsidR="00297036" w:rsidRPr="004B49D9" w:rsidRDefault="006948C1">
      <w:pPr>
        <w:spacing w:before="200" w:after="100" w:line="300" w:lineRule="auto"/>
        <w:rPr>
          <w:rFonts w:ascii="BIZ UDPゴシック" w:eastAsia="BIZ UDPゴシック" w:hAnsi="BIZ UDPゴシック"/>
        </w:rPr>
      </w:pPr>
      <w:del w:id="344" w:author="Claude" w:date="2026-09-27T09:00:00Z">
        <w:r>
          <w:rPr>
            <w:rFonts w:ascii="BIZ UDPゴシック" w:eastAsia="BIZ UDPゴシック" w:hAnsi="BIZ UDPゴシック"/>
            <w:b/>
            <w:bCs/>
          </w:rPr>
          <w:delText>(4)</w:delText>
        </w:r>
      </w:del>
      <w:ins w:id="345" w:author="Claude" w:date="2026-09-27T09:00:00Z">
        <w:r>
          <w:rPr>
            <w:rFonts w:ascii="BIZ UDPゴシック" w:eastAsia="BIZ UDPゴシック" w:hAnsi="BIZ UDPゴシック"/>
            <w:b/>
            <w:bCs/>
          </w:rPr>
          <w:t>(2)</w:t>
        </w:r>
      </w:ins>
      <w:r>
        <w:rPr>
          <w:rFonts w:ascii="BIZ UDPゴシック" w:eastAsia="BIZ UDPゴシック" w:hAnsi="BIZ UDPゴシック"/>
          <w:b/>
          <w:bCs/>
        </w:rPr>
        <w:t xml:space="preserve"> 前提条件</w:t>
      </w:r>
    </w:p>
    <w:p w14:paraId="52EE715E"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・初期開示資料に記載された計数に重大な誤りがないこと</w:t>
      </w:r>
    </w:p>
    <w:p w14:paraId="208003CF"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・役員貸付金がクロージング時に現金精算されること</w:t>
      </w:r>
    </w:p>
    <w:p w14:paraId="6A1EDBD0"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・簿外債務、偶発債務および未認識の係争が存在しないこと</w:t>
      </w:r>
    </w:p>
    <w:p w14:paraId="3CE39C92"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・役員報酬・役員賞与が販売費及び一般管理費に計上済みであるとの理解に相違がないこと</w:t>
      </w:r>
    </w:p>
    <w:p w14:paraId="02FA56FF"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・クロージングまでの間に、賃料水準その他の費用構造に重大な変更が生じないこと</w:t>
      </w:r>
    </w:p>
    <w:p w14:paraId="58E832D3"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8．譲受代金の調達方法</w:t>
      </w:r>
    </w:p>
    <w:p w14:paraId="5EF2BFB7" w14:textId="758A8EB6"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譲受代金は、金融機関からの借入、本件の投資家からの出資、および当社の自己資金・増資により調達する予定です。現時点で想定している構成は次のとおりです</w:t>
      </w:r>
      <w:del w:id="346" w:author="Claude" w:date="2026-09-27T09:00:00Z">
        <w:r>
          <w:rPr>
            <w:rFonts w:ascii="BIZ UDPゴシック" w:eastAsia="BIZ UDPゴシック" w:hAnsi="BIZ UDPゴシック"/>
          </w:rPr>
          <w:delText>（下限価額5</w:delText>
        </w:r>
      </w:del>
      <w:ins w:id="347" w:author="Kunihito Nakano" w:date="2026-09-27T17:03:00Z" w16du:dateUtc="2026-09-27T08:03:00Z">
        <w:del w:id="348" w:author="Claude" w:date="2026-09-27T09:00:00Z">
          <w:r>
            <w:rPr>
              <w:rFonts w:ascii="BIZ UDPゴシック" w:eastAsia="BIZ UDPゴシック" w:hAnsi="BIZ UDPゴシック" w:hint="eastAsia"/>
            </w:rPr>
            <w:delText>1</w:delText>
          </w:r>
        </w:del>
      </w:ins>
      <w:del w:id="349" w:author="Kunihito Nakano" w:date="2026-09-27T17:03:00Z" w16du:dateUtc="2026-09-27T08:03:00Z">
        <w:r>
          <w:rPr>
            <w:rFonts w:ascii="BIZ UDPゴシック" w:eastAsia="BIZ UDPゴシック" w:hAnsi="BIZ UDPゴシック"/>
          </w:rPr>
          <w:delText>0</w:delText>
        </w:r>
      </w:del>
      <w:del w:id="350" w:author="Claude" w:date="2026-09-27T09:00:00Z">
        <w:r>
          <w:rPr>
            <w:rFonts w:ascii="BIZ UDPゴシック" w:eastAsia="BIZ UDPゴシック" w:hAnsi="BIZ UDPゴシック"/>
          </w:rPr>
          <w:delText>億</w:delText>
        </w:r>
      </w:del>
      <w:ins w:id="351" w:author="Kunihito Nakano" w:date="2026-09-27T17:03:00Z" w16du:dateUtc="2026-09-27T08:03:00Z">
        <w:del w:id="352" w:author="Claude" w:date="2026-09-27T09:00:00Z">
          <w:r>
            <w:rPr>
              <w:rFonts w:ascii="BIZ UDPゴシック" w:eastAsia="BIZ UDPゴシック" w:hAnsi="BIZ UDPゴシック" w:hint="eastAsia"/>
            </w:rPr>
            <w:delText>3,000</w:delText>
          </w:r>
        </w:del>
      </w:ins>
      <w:ins w:id="353" w:author="Kunihito Nakano" w:date="2026-09-27T17:04:00Z" w16du:dateUtc="2026-09-27T08:04:00Z">
        <w:del w:id="354" w:author="Claude" w:date="2026-09-27T09:00:00Z">
          <w:r>
            <w:rPr>
              <w:rFonts w:ascii="BIZ UDPゴシック" w:eastAsia="BIZ UDPゴシック" w:hAnsi="BIZ UDPゴシック" w:hint="eastAsia"/>
            </w:rPr>
            <w:delText>万</w:delText>
          </w:r>
        </w:del>
      </w:ins>
      <w:del w:id="355" w:author="Claude" w:date="2026-09-27T09:00:00Z">
        <w:r>
          <w:rPr>
            <w:rFonts w:ascii="BIZ UDPゴシック" w:eastAsia="BIZ UDPゴシック" w:hAnsi="BIZ UDPゴシック"/>
          </w:rPr>
          <w:delText>円および取得関連費用1億</w:delText>
        </w:r>
      </w:del>
      <w:ins w:id="356" w:author="Kunihito Nakano" w:date="2026-09-27T17:04:00Z" w16du:dateUtc="2026-09-27T08:04:00Z">
        <w:del w:id="357" w:author="Claude" w:date="2026-09-27T09:00:00Z">
          <w:r>
            <w:rPr>
              <w:rFonts w:ascii="BIZ UDPゴシック" w:eastAsia="BIZ UDPゴシック" w:hAnsi="BIZ UDPゴシック" w:hint="eastAsia"/>
            </w:rPr>
            <w:delText>〇</w:delText>
          </w:r>
        </w:del>
      </w:ins>
      <w:del w:id="358" w:author="Kunihito Nakano" w:date="2026-09-27T17:04:00Z" w16du:dateUtc="2026-09-27T08:04:00Z">
        <w:r>
          <w:rPr>
            <w:rFonts w:ascii="BIZ UDPゴシック" w:eastAsia="BIZ UDPゴシック" w:hAnsi="BIZ UDPゴシック"/>
          </w:rPr>
          <w:delText>5</w:delText>
        </w:r>
      </w:del>
      <w:del w:id="359" w:author="Claude" w:date="2026-09-27T09:00:00Z">
        <w:r>
          <w:rPr>
            <w:rFonts w:ascii="BIZ UDPゴシック" w:eastAsia="BIZ UDPゴシック" w:hAnsi="BIZ UDPゴシック"/>
          </w:rPr>
          <w:delText>,000万円の合計51億5,000万円を前提としております）</w:delText>
        </w:r>
      </w:del>
      <w:ins w:id="360" w:author="Claude" w:date="2026-09-27T09:00:00Z">
        <w:r>
          <w:rPr>
            <w:rFonts w:ascii="BIZ UDPゴシック" w:eastAsia="BIZ UDPゴシック" w:hAnsi="BIZ UDPゴシック"/>
          </w:rPr>
          <w:t>（下限価額51億3,000万円に取得関連費用を加えた必要資金を前提としております）</w:t>
        </w:r>
      </w:ins>
      <w:r>
        <w:rPr>
          <w:rFonts w:ascii="BIZ UDPゴシック" w:eastAsia="BIZ UDPゴシック" w:hAnsi="BIZ UDPゴシック"/>
        </w:rPr>
        <w:t>。</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2200"/>
        <w:gridCol w:w="4000"/>
      </w:tblGrid>
      <w:tr w:rsidR="00297036" w:rsidRPr="004B49D9" w14:paraId="3017F1B9" w14:textId="77777777">
        <w:trPr>
          <w:cantSplit/>
        </w:trPr>
        <w:tc>
          <w:tcPr>
            <w:tcW w:w="3000" w:type="dxa"/>
            <w:shd w:val="clear" w:color="auto" w:fill="F2F2F2"/>
            <w:tcMar>
              <w:top w:w="70" w:type="dxa"/>
              <w:left w:w="110" w:type="dxa"/>
              <w:bottom w:w="70" w:type="dxa"/>
              <w:right w:w="110" w:type="dxa"/>
            </w:tcMar>
          </w:tcPr>
          <w:p w14:paraId="21B1B20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調達区分</w:t>
            </w:r>
          </w:p>
        </w:tc>
        <w:tc>
          <w:tcPr>
            <w:tcW w:w="2200" w:type="dxa"/>
            <w:shd w:val="clear" w:color="auto" w:fill="F2F2F2"/>
            <w:tcMar>
              <w:top w:w="70" w:type="dxa"/>
              <w:left w:w="110" w:type="dxa"/>
              <w:bottom w:w="70" w:type="dxa"/>
              <w:right w:w="110" w:type="dxa"/>
            </w:tcMar>
          </w:tcPr>
          <w:p w14:paraId="3906F17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想定金額</w:t>
            </w:r>
          </w:p>
        </w:tc>
        <w:tc>
          <w:tcPr>
            <w:tcW w:w="4000" w:type="dxa"/>
            <w:shd w:val="clear" w:color="auto" w:fill="F2F2F2"/>
            <w:tcMar>
              <w:top w:w="70" w:type="dxa"/>
              <w:left w:w="110" w:type="dxa"/>
              <w:bottom w:w="70" w:type="dxa"/>
              <w:right w:w="110" w:type="dxa"/>
            </w:tcMar>
          </w:tcPr>
          <w:p w14:paraId="5A6A039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内容</w:t>
            </w:r>
          </w:p>
        </w:tc>
      </w:tr>
      <w:tr w:rsidR="00297036" w:rsidRPr="004B49D9" w14:paraId="3EDDBA36" w14:textId="77777777">
        <w:trPr>
          <w:cantSplit/>
        </w:trPr>
        <w:tc>
          <w:tcPr>
            <w:tcW w:w="3000" w:type="dxa"/>
            <w:tcMar>
              <w:top w:w="70" w:type="dxa"/>
              <w:left w:w="110" w:type="dxa"/>
              <w:bottom w:w="70" w:type="dxa"/>
              <w:right w:w="110" w:type="dxa"/>
            </w:tcMar>
          </w:tcPr>
          <w:p w14:paraId="21A11F7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金融機関借入</w:t>
            </w:r>
          </w:p>
        </w:tc>
        <w:tc>
          <w:tcPr>
            <w:tcW w:w="2200" w:type="dxa"/>
            <w:tcMar>
              <w:top w:w="70" w:type="dxa"/>
              <w:left w:w="110" w:type="dxa"/>
              <w:bottom w:w="70" w:type="dxa"/>
              <w:right w:w="110" w:type="dxa"/>
            </w:tcMar>
          </w:tcPr>
          <w:p w14:paraId="3F475B3E" w14:textId="77777777" w:rsidR="00297036" w:rsidRDefault="009E5DE5">
            <w:pPr>
              <w:spacing w:line="280" w:lineRule="auto"/>
              <w:jc w:val="right"/>
              <w:rPr>
                <w:ins w:id="361" w:author="Kunihito Nakano" w:date="2026-09-27T17:07:00Z" w16du:dateUtc="2026-09-27T08:07:00Z"/>
                <w:rFonts w:ascii="BIZ UDPゴシック" w:eastAsia="BIZ UDPゴシック" w:hAnsi="BIZ UDPゴシック"/>
                <w:sz w:val="20"/>
                <w:szCs w:val="20"/>
              </w:rPr>
            </w:pPr>
            <w:ins w:id="362" w:author="Kunihito Nakano" w:date="2026-09-27T17:05:00Z" w16du:dateUtc="2026-09-27T08:05:00Z">
              <w:r>
                <w:rPr>
                  <w:rFonts w:ascii="BIZ UDPゴシック" w:eastAsia="BIZ UDPゴシック" w:hAnsi="BIZ UDPゴシック" w:hint="eastAsia"/>
                  <w:sz w:val="20"/>
                  <w:szCs w:val="20"/>
                </w:rPr>
                <w:t>41</w:t>
              </w:r>
            </w:ins>
            <w:del w:id="363" w:author="Kunihito Nakano" w:date="2026-09-27T17:05:00Z" w16du:dateUtc="2026-09-27T08:05:00Z">
              <w:r>
                <w:rPr>
                  <w:rFonts w:ascii="BIZ UDPゴシック" w:eastAsia="BIZ UDPゴシック" w:hAnsi="BIZ UDPゴシック"/>
                  <w:sz w:val="20"/>
                  <w:szCs w:val="20"/>
                </w:rPr>
                <w:delText>36</w:delText>
              </w:r>
            </w:del>
            <w:r>
              <w:rPr>
                <w:rFonts w:ascii="BIZ UDPゴシック" w:eastAsia="BIZ UDPゴシック" w:hAnsi="BIZ UDPゴシック"/>
                <w:sz w:val="20"/>
                <w:szCs w:val="20"/>
              </w:rPr>
              <w:t>億</w:t>
            </w:r>
            <w:ins w:id="364" w:author="Kunihito Nakano" w:date="2026-09-27T17:05:00Z" w16du:dateUtc="2026-09-27T08:05:00Z">
              <w:r>
                <w:rPr>
                  <w:rFonts w:ascii="BIZ UDPゴシック" w:eastAsia="BIZ UDPゴシック" w:hAnsi="BIZ UDPゴシック" w:hint="eastAsia"/>
                  <w:sz w:val="20"/>
                  <w:szCs w:val="20"/>
                </w:rPr>
                <w:t>5</w:t>
              </w:r>
            </w:ins>
            <w:del w:id="365" w:author="Kunihito Nakano" w:date="2026-09-27T17:05:00Z" w16du:dateUtc="2026-09-27T08:05:00Z">
              <w:r>
                <w:rPr>
                  <w:rFonts w:ascii="BIZ UDPゴシック" w:eastAsia="BIZ UDPゴシック" w:hAnsi="BIZ UDPゴシック"/>
                  <w:sz w:val="20"/>
                  <w:szCs w:val="20"/>
                </w:rPr>
                <w:delText>4</w:delText>
              </w:r>
            </w:del>
            <w:r>
              <w:rPr>
                <w:rFonts w:ascii="BIZ UDPゴシック" w:eastAsia="BIZ UDPゴシック" w:hAnsi="BIZ UDPゴシック"/>
                <w:sz w:val="20"/>
                <w:szCs w:val="20"/>
              </w:rPr>
              <w:t>,000万円</w:t>
            </w:r>
          </w:p>
          <w:p w14:paraId="3D403F11" w14:textId="6F4C4756" w:rsidR="009E5DE5" w:rsidRPr="004B49D9" w:rsidRDefault="009E5DE5">
            <w:pPr>
              <w:spacing w:line="280" w:lineRule="auto"/>
              <w:jc w:val="right"/>
              <w:rPr>
                <w:rFonts w:ascii="BIZ UDPゴシック" w:eastAsia="BIZ UDPゴシック" w:hAnsi="BIZ UDPゴシック"/>
              </w:rPr>
            </w:pPr>
            <w:ins w:id="366" w:author="Kunihito Nakano" w:date="2026-09-27T17:07:00Z" w16du:dateUtc="2026-09-27T08:07:00Z">
              <w:r>
                <w:rPr>
                  <w:rFonts w:ascii="BIZ UDPゴシック" w:eastAsia="BIZ UDPゴシック" w:hAnsi="BIZ UDPゴシック" w:hint="eastAsia"/>
                </w:rPr>
                <w:t>（ブリッジローン含む）</w:t>
              </w:r>
            </w:ins>
          </w:p>
        </w:tc>
        <w:tc>
          <w:tcPr>
            <w:tcW w:w="4000" w:type="dxa"/>
            <w:tcMar>
              <w:top w:w="70" w:type="dxa"/>
              <w:left w:w="110" w:type="dxa"/>
              <w:bottom w:w="70" w:type="dxa"/>
              <w:right w:w="110" w:type="dxa"/>
            </w:tcMar>
          </w:tcPr>
          <w:p w14:paraId="64C0432B" w14:textId="2FAAB292" w:rsidR="00297036" w:rsidRPr="004B49D9" w:rsidRDefault="009E5DE5">
            <w:pPr>
              <w:spacing w:line="280" w:lineRule="auto"/>
              <w:rPr>
                <w:rFonts w:ascii="BIZ UDPゴシック" w:eastAsia="BIZ UDPゴシック" w:hAnsi="BIZ UDPゴシック"/>
              </w:rPr>
            </w:pPr>
            <w:ins w:id="367" w:author="Kunihito Nakano" w:date="2026-09-27T17:05:00Z" w16du:dateUtc="2026-09-27T08:05:00Z">
              <w:del w:id="368" w:author="Claude" w:date="2026-09-27T09:00:00Z">
                <w:r>
                  <w:rPr>
                    <w:rFonts w:ascii="BIZ UDPゴシック" w:eastAsia="BIZ UDPゴシック" w:hAnsi="BIZ UDPゴシック" w:hint="eastAsia"/>
                    <w:sz w:val="20"/>
                    <w:szCs w:val="20"/>
                  </w:rPr>
                  <w:delText>みずほ銀行もしくは</w:delText>
                </w:r>
              </w:del>
            </w:ins>
            <w:ins w:id="369" w:author="Kunihito Nakano" w:date="2026-09-27T17:06:00Z" w16du:dateUtc="2026-09-27T08:06:00Z">
              <w:del w:id="370" w:author="Claude" w:date="2026-09-27T09:00:00Z">
                <w:r>
                  <w:rPr>
                    <w:rFonts w:ascii="BIZ UDPゴシック" w:eastAsia="BIZ UDPゴシック" w:hAnsi="BIZ UDPゴシック" w:hint="eastAsia"/>
                    <w:sz w:val="20"/>
                    <w:szCs w:val="20"/>
                  </w:rPr>
                  <w:delText>足らずまいを</w:delText>
                </w:r>
              </w:del>
            </w:ins>
            <w:ins w:id="371" w:author="Kunihito Nakano" w:date="2026-09-27T17:05:00Z" w16du:dateUtc="2026-09-27T08:05:00Z">
              <w:del w:id="372" w:author="Claude" w:date="2026-09-27T09:00:00Z">
                <w:r>
                  <w:rPr>
                    <w:rFonts w:ascii="BIZ UDPゴシック" w:eastAsia="BIZ UDPゴシック" w:hAnsi="BIZ UDPゴシック" w:hint="eastAsia"/>
                    <w:sz w:val="20"/>
                    <w:szCs w:val="20"/>
                  </w:rPr>
                  <w:delText>当社</w:delText>
                </w:r>
              </w:del>
            </w:ins>
            <w:ins w:id="373" w:author="Kunihito Nakano" w:date="2026-09-27T17:06:00Z" w16du:dateUtc="2026-09-27T08:06:00Z">
              <w:del w:id="374" w:author="Claude" w:date="2026-09-27T09:00:00Z">
                <w:r>
                  <w:rPr>
                    <w:rFonts w:ascii="BIZ UDPゴシック" w:eastAsia="BIZ UDPゴシック" w:hAnsi="BIZ UDPゴシック" w:hint="eastAsia"/>
                    <w:sz w:val="20"/>
                    <w:szCs w:val="20"/>
                  </w:rPr>
                  <w:delText>及びアピシウス株主</w:delText>
                </w:r>
              </w:del>
            </w:ins>
            <w:ins w:id="375" w:author="Kunihito Nakano" w:date="2026-09-27T17:05:00Z" w16du:dateUtc="2026-09-27T08:05:00Z">
              <w:del w:id="376" w:author="Claude" w:date="2026-09-27T09:00:00Z">
                <w:r>
                  <w:rPr>
                    <w:rFonts w:ascii="BIZ UDPゴシック" w:eastAsia="BIZ UDPゴシック" w:hAnsi="BIZ UDPゴシック" w:hint="eastAsia"/>
                    <w:sz w:val="20"/>
                    <w:szCs w:val="20"/>
                  </w:rPr>
                  <w:delText>融資</w:delText>
                </w:r>
              </w:del>
            </w:ins>
            <w:ins w:id="377" w:author="Claude" w:date="2026-09-27T09:00:00Z">
              <w:r>
                <w:rPr>
                  <w:rFonts w:ascii="BIZ UDPゴシック" w:eastAsia="BIZ UDPゴシック" w:hAnsi="BIZ UDPゴシック" w:hint="eastAsia"/>
                  <w:sz w:val="20"/>
                  <w:szCs w:val="20"/>
                </w:rPr>
                <w:t>みずほ銀行からの借入を予定しております。不足が生じる場合には、当社および株式会社アピシウスの株主からの融資により補完いたします。</w:t>
              </w:r>
            </w:ins>
            <w:del w:id="378" w:author="Kunihito Nakano" w:date="2026-09-27T17:05:00Z" w16du:dateUtc="2026-09-27T08:05:00Z">
              <w:r>
                <w:rPr>
                  <w:rFonts w:ascii="BIZ UDPゴシック" w:eastAsia="BIZ UDPゴシック" w:hAnsi="BIZ UDPゴシック"/>
                  <w:sz w:val="20"/>
                  <w:szCs w:val="20"/>
                </w:rPr>
                <w:delText>タームローン20億円（タームローンA 14億円は元金均等7年、タームローンB 6億円は期限一括）、およびクロージング時の資金繰りに充てるブリッジローン16億4,000万円。</w:delText>
              </w:r>
            </w:del>
          </w:p>
        </w:tc>
      </w:tr>
      <w:tr w:rsidR="00297036" w:rsidRPr="004B49D9" w14:paraId="6E8E1B01" w14:textId="77777777">
        <w:trPr>
          <w:cantSplit/>
        </w:trPr>
        <w:tc>
          <w:tcPr>
            <w:tcW w:w="3000" w:type="dxa"/>
            <w:tcMar>
              <w:top w:w="70" w:type="dxa"/>
              <w:left w:w="110" w:type="dxa"/>
              <w:bottom w:w="70" w:type="dxa"/>
              <w:right w:w="110" w:type="dxa"/>
            </w:tcMar>
          </w:tcPr>
          <w:p w14:paraId="5B3D918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投資家の出資</w:t>
            </w:r>
          </w:p>
        </w:tc>
        <w:tc>
          <w:tcPr>
            <w:tcW w:w="2200" w:type="dxa"/>
            <w:tcMar>
              <w:top w:w="70" w:type="dxa"/>
              <w:left w:w="110" w:type="dxa"/>
              <w:bottom w:w="70" w:type="dxa"/>
              <w:right w:w="110" w:type="dxa"/>
            </w:tcMar>
          </w:tcPr>
          <w:p w14:paraId="640558DC" w14:textId="77777777" w:rsidR="00297036" w:rsidRPr="004B49D9" w:rsidRDefault="006948C1">
            <w:pPr>
              <w:spacing w:line="280" w:lineRule="auto"/>
              <w:jc w:val="right"/>
              <w:rPr>
                <w:rFonts w:ascii="BIZ UDPゴシック" w:eastAsia="BIZ UDPゴシック" w:hAnsi="BIZ UDPゴシック"/>
              </w:rPr>
            </w:pPr>
            <w:r>
              <w:rPr>
                <w:rFonts w:ascii="BIZ UDPゴシック" w:eastAsia="BIZ UDPゴシック" w:hAnsi="BIZ UDPゴシック"/>
                <w:sz w:val="20"/>
                <w:szCs w:val="20"/>
              </w:rPr>
              <w:t>10億円</w:t>
            </w:r>
          </w:p>
        </w:tc>
        <w:tc>
          <w:tcPr>
            <w:tcW w:w="4000" w:type="dxa"/>
            <w:tcMar>
              <w:top w:w="70" w:type="dxa"/>
              <w:left w:w="110" w:type="dxa"/>
              <w:bottom w:w="70" w:type="dxa"/>
              <w:right w:w="110" w:type="dxa"/>
            </w:tcMar>
          </w:tcPr>
          <w:p w14:paraId="3C2EE82F" w14:textId="15335714" w:rsidR="00297036" w:rsidRPr="004B49D9" w:rsidRDefault="006948C1">
            <w:pPr>
              <w:spacing w:line="280" w:lineRule="auto"/>
              <w:rPr>
                <w:rFonts w:ascii="BIZ UDPゴシック" w:eastAsia="BIZ UDPゴシック" w:hAnsi="BIZ UDPゴシック"/>
              </w:rPr>
            </w:pPr>
            <w:del w:id="379" w:author="Claude" w:date="2026-09-27T09:00:00Z">
              <w:r>
                <w:rPr>
                  <w:rFonts w:ascii="BIZ UDPゴシック" w:eastAsia="BIZ UDPゴシック" w:hAnsi="BIZ UDPゴシック"/>
                  <w:sz w:val="20"/>
                  <w:szCs w:val="20"/>
                </w:rPr>
                <w:delText>本件のために出資を確約いただいている</w:delText>
              </w:r>
            </w:del>
            <w:ins w:id="380" w:author="Kunihito Nakano" w:date="2026-09-27T17:06:00Z" w16du:dateUtc="2026-09-27T08:06:00Z">
              <w:del w:id="381" w:author="Claude" w:date="2026-09-27T09:00:00Z">
                <w:r>
                  <w:rPr>
                    <w:rFonts w:ascii="BIZ UDPゴシック" w:eastAsia="BIZ UDPゴシック" w:hAnsi="BIZ UDPゴシック" w:hint="eastAsia"/>
                    <w:sz w:val="20"/>
                    <w:szCs w:val="20"/>
                  </w:rPr>
                  <w:delText>株式会社アピシウス株主</w:delText>
                </w:r>
              </w:del>
            </w:ins>
            <w:del w:id="382" w:author="Kunihito Nakano" w:date="2026-09-27T17:06:00Z" w16du:dateUtc="2026-09-27T08:06:00Z">
              <w:r>
                <w:rPr>
                  <w:rFonts w:ascii="BIZ UDPゴシック" w:eastAsia="BIZ UDPゴシック" w:hAnsi="BIZ UDPゴシック"/>
                  <w:sz w:val="20"/>
                  <w:szCs w:val="20"/>
                </w:rPr>
                <w:delText>投資家</w:delText>
              </w:r>
            </w:del>
            <w:del w:id="383" w:author="Claude" w:date="2026-09-27T09:00:00Z">
              <w:r>
                <w:rPr>
                  <w:rFonts w:ascii="BIZ UDPゴシック" w:eastAsia="BIZ UDPゴシック" w:hAnsi="BIZ UDPゴシック"/>
                  <w:sz w:val="20"/>
                  <w:szCs w:val="20"/>
                </w:rPr>
                <w:delText>からの払込みです。</w:delText>
              </w:r>
            </w:del>
            <w:ins w:id="384" w:author="Kunihito Nakano" w:date="2026-09-27T17:04:00Z" w16du:dateUtc="2026-09-27T08:04:00Z">
              <w:del w:id="385" w:author="Claude" w:date="2026-09-27T09:00:00Z">
                <w:r>
                  <w:rPr>
                    <w:rFonts w:ascii="BIZ UDPゴシック" w:eastAsia="BIZ UDPゴシック" w:hAnsi="BIZ UDPゴシック" w:hint="eastAsia"/>
                    <w:sz w:val="20"/>
                    <w:szCs w:val="20"/>
                  </w:rPr>
                  <w:delText>株式会社シスキー社を想定しております。</w:delText>
                </w:r>
              </w:del>
            </w:ins>
            <w:ins w:id="386" w:author="Claude" w:date="2026-09-27T09:00:00Z">
              <w:r>
                <w:rPr>
                  <w:rFonts w:ascii="BIZ UDPゴシック" w:eastAsia="BIZ UDPゴシック" w:hAnsi="BIZ UDPゴシック"/>
                  <w:sz w:val="20"/>
                  <w:szCs w:val="20"/>
                </w:rPr>
                <w:t>本件のための出資についてご内諾をいただいている、株式会社アピシウスの株主（株式会社シスキー）からの払込みを想定しております。</w:t>
              </w:r>
            </w:ins>
            <w:del w:id="387" w:author="Kunihito Nakano" w:date="2026-09-27T17:04:00Z" w16du:dateUtc="2026-09-27T08:04:00Z">
              <w:r>
                <w:rPr>
                  <w:rFonts w:ascii="BIZ UDPゴシック" w:eastAsia="BIZ UDPゴシック" w:hAnsi="BIZ UDPゴシック"/>
                  <w:sz w:val="20"/>
                  <w:szCs w:val="20"/>
                </w:rPr>
                <w:delText>SPCの議決権の3分の1を保有する少数株主となります。</w:delText>
              </w:r>
            </w:del>
          </w:p>
        </w:tc>
      </w:tr>
      <w:tr w:rsidR="009E5DE5" w:rsidRPr="004B49D9" w14:paraId="56D67870" w14:textId="77777777">
        <w:trPr>
          <w:cantSplit/>
        </w:trPr>
        <w:tc>
          <w:tcPr>
            <w:tcW w:w="3000" w:type="dxa"/>
            <w:tcMar>
              <w:top w:w="70" w:type="dxa"/>
              <w:left w:w="110" w:type="dxa"/>
              <w:bottom w:w="70" w:type="dxa"/>
              <w:right w:w="110" w:type="dxa"/>
            </w:tcMar>
          </w:tcPr>
          <w:p w14:paraId="5CAEDD96" w14:textId="6A7A311F" w:rsidR="009E5DE5" w:rsidRPr="004B49D9" w:rsidRDefault="009E5DE5">
            <w:pPr>
              <w:spacing w:line="280" w:lineRule="auto"/>
              <w:rPr>
                <w:rFonts w:ascii="BIZ UDPゴシック" w:eastAsia="BIZ UDPゴシック" w:hAnsi="BIZ UDPゴシック"/>
              </w:rPr>
            </w:pPr>
            <w:ins w:id="388" w:author="Kunihito Nakano" w:date="2026-09-27T17:05:00Z" w16du:dateUtc="2026-09-27T08:05:00Z">
              <w:r>
                <w:rPr>
                  <w:rFonts w:ascii="BIZ UDPゴシック" w:eastAsia="BIZ UDPゴシック" w:hAnsi="BIZ UDPゴシック"/>
                  <w:b/>
                  <w:bCs/>
                  <w:sz w:val="20"/>
                  <w:szCs w:val="20"/>
                </w:rPr>
                <w:t>（上限価額の場合）追加投資家の出資</w:t>
              </w:r>
            </w:ins>
            <w:del w:id="389" w:author="Kunihito Nakano" w:date="2026-09-27T17:05:00Z" w16du:dateUtc="2026-09-27T08:05:00Z">
              <w:r>
                <w:rPr>
                  <w:rFonts w:ascii="BIZ UDPゴシック" w:eastAsia="BIZ UDPゴシック" w:hAnsi="BIZ UDPゴシック"/>
                  <w:sz w:val="20"/>
                  <w:szCs w:val="20"/>
                </w:rPr>
                <w:delText>当社の拠出</w:delText>
              </w:r>
            </w:del>
          </w:p>
        </w:tc>
        <w:tc>
          <w:tcPr>
            <w:tcW w:w="2200" w:type="dxa"/>
            <w:tcMar>
              <w:top w:w="70" w:type="dxa"/>
              <w:left w:w="110" w:type="dxa"/>
              <w:bottom w:w="70" w:type="dxa"/>
              <w:right w:w="110" w:type="dxa"/>
            </w:tcMar>
          </w:tcPr>
          <w:p w14:paraId="3B77B6CF" w14:textId="53910B76" w:rsidR="009E5DE5" w:rsidRPr="004B49D9" w:rsidRDefault="009E5DE5">
            <w:pPr>
              <w:spacing w:line="280" w:lineRule="auto"/>
              <w:jc w:val="right"/>
              <w:rPr>
                <w:rFonts w:ascii="BIZ UDPゴシック" w:eastAsia="BIZ UDPゴシック" w:hAnsi="BIZ UDPゴシック"/>
              </w:rPr>
            </w:pPr>
            <w:ins w:id="390" w:author="Kunihito Nakano" w:date="2026-09-27T17:05:00Z" w16du:dateUtc="2026-09-27T08:05:00Z">
              <w:del w:id="391" w:author="Claude" w:date="2026-09-27T09:00:00Z">
                <w:r>
                  <w:rPr>
                    <w:rFonts w:ascii="BIZ UDPゴシック" w:eastAsia="BIZ UDPゴシック" w:hAnsi="BIZ UDPゴシック"/>
                    <w:sz w:val="20"/>
                    <w:szCs w:val="20"/>
                  </w:rPr>
                  <w:delText>5億円</w:delText>
                </w:r>
              </w:del>
            </w:ins>
            <w:ins w:id="392" w:author="Claude" w:date="2026-09-27T09:00:00Z">
              <w:r>
                <w:rPr>
                  <w:rFonts w:ascii="BIZ UDPゴシック" w:eastAsia="BIZ UDPゴシック" w:hAnsi="BIZ UDPゴシック"/>
                  <w:sz w:val="20"/>
                  <w:szCs w:val="20"/>
                </w:rPr>
                <w:t>3億7,000万円</w:t>
              </w:r>
            </w:ins>
            <w:del w:id="393" w:author="Kunihito Nakano" w:date="2026-09-27T17:05:00Z" w16du:dateUtc="2026-09-27T08:05:00Z">
              <w:r>
                <w:rPr>
                  <w:rFonts w:ascii="BIZ UDPゴシック" w:eastAsia="BIZ UDPゴシック" w:hAnsi="BIZ UDPゴシック"/>
                  <w:sz w:val="20"/>
                  <w:szCs w:val="20"/>
                </w:rPr>
                <w:delText>5億1,000万円</w:delText>
              </w:r>
            </w:del>
          </w:p>
        </w:tc>
        <w:tc>
          <w:tcPr>
            <w:tcW w:w="4000" w:type="dxa"/>
            <w:tcMar>
              <w:top w:w="70" w:type="dxa"/>
              <w:left w:w="110" w:type="dxa"/>
              <w:bottom w:w="70" w:type="dxa"/>
              <w:right w:w="110" w:type="dxa"/>
            </w:tcMar>
          </w:tcPr>
          <w:p w14:paraId="7AACEB94" w14:textId="64C358AC" w:rsidR="009E5DE5" w:rsidRPr="004B49D9" w:rsidRDefault="009E5DE5">
            <w:pPr>
              <w:spacing w:line="280" w:lineRule="auto"/>
              <w:rPr>
                <w:rFonts w:ascii="BIZ UDPゴシック" w:eastAsia="BIZ UDPゴシック" w:hAnsi="BIZ UDPゴシック"/>
              </w:rPr>
            </w:pPr>
            <w:ins w:id="394" w:author="Kunihito Nakano" w:date="2026-09-27T17:05:00Z" w16du:dateUtc="2026-09-27T08:05:00Z">
              <w:r>
                <w:rPr>
                  <w:rFonts w:ascii="BIZ UDPゴシック" w:eastAsia="BIZ UDPゴシック" w:hAnsi="BIZ UDPゴシック"/>
                  <w:sz w:val="20"/>
                  <w:szCs w:val="20"/>
                </w:rPr>
                <w:t>譲受価額が55億円となる場合、差額は第三者割当増資により、上記投資家と同一の条件で追加の投資家から調達いたします。借入額および取得後の財務は変わりません。</w:t>
              </w:r>
            </w:ins>
            <w:del w:id="395" w:author="Kunihito Nakano" w:date="2026-09-27T17:05:00Z" w16du:dateUtc="2026-09-27T08:05:00Z">
              <w:r>
                <w:rPr>
                  <w:rFonts w:ascii="BIZ UDPゴシック" w:eastAsia="BIZ UDPゴシック" w:hAnsi="BIZ UDPゴシック"/>
                  <w:sz w:val="20"/>
                  <w:szCs w:val="20"/>
                </w:rPr>
                <w:delText>当社の自己資金および当社に対する第三者割当増資により調達いたします。</w:delText>
              </w:r>
            </w:del>
          </w:p>
        </w:tc>
      </w:tr>
      <w:tr w:rsidR="009E5DE5" w:rsidRPr="004B49D9" w:rsidDel="009E5DE5" w14:paraId="1E5AFA44" w14:textId="0EBA78DC">
        <w:trPr>
          <w:cantSplit/>
          <w:del w:id="396" w:author="Kunihito Nakano" w:date="2026-09-27T17:06:00Z"/>
        </w:trPr>
        <w:tc>
          <w:tcPr>
            <w:tcW w:w="3000" w:type="dxa"/>
            <w:tcMar>
              <w:top w:w="70" w:type="dxa"/>
              <w:left w:w="110" w:type="dxa"/>
              <w:bottom w:w="70" w:type="dxa"/>
              <w:right w:w="110" w:type="dxa"/>
            </w:tcMar>
          </w:tcPr>
          <w:p w14:paraId="7CD73B46" w14:textId="5AF81067" w:rsidR="009E5DE5" w:rsidRPr="004B49D9" w:rsidDel="009E5DE5" w:rsidRDefault="009E5DE5">
            <w:pPr>
              <w:spacing w:line="280" w:lineRule="auto"/>
              <w:rPr>
                <w:del w:id="397" w:author="Kunihito Nakano" w:date="2026-09-27T17:06:00Z" w16du:dateUtc="2026-09-27T08:06:00Z"/>
                <w:rFonts w:ascii="BIZ UDPゴシック" w:eastAsia="BIZ UDPゴシック" w:hAnsi="BIZ UDPゴシック"/>
              </w:rPr>
            </w:pPr>
            <w:del w:id="398" w:author="Kunihito Nakano" w:date="2026-09-27T17:05:00Z" w16du:dateUtc="2026-09-27T08:05:00Z">
              <w:r>
                <w:rPr>
                  <w:rFonts w:ascii="BIZ UDPゴシック" w:eastAsia="BIZ UDPゴシック" w:hAnsi="BIZ UDPゴシック"/>
                  <w:b/>
                  <w:bCs/>
                  <w:sz w:val="20"/>
                  <w:szCs w:val="20"/>
                </w:rPr>
                <w:delText>（上限価額の場合）追加投資家の出資</w:delText>
              </w:r>
            </w:del>
          </w:p>
        </w:tc>
        <w:tc>
          <w:tcPr>
            <w:tcW w:w="2200" w:type="dxa"/>
            <w:tcMar>
              <w:top w:w="70" w:type="dxa"/>
              <w:left w:w="110" w:type="dxa"/>
              <w:bottom w:w="70" w:type="dxa"/>
              <w:right w:w="110" w:type="dxa"/>
            </w:tcMar>
          </w:tcPr>
          <w:p w14:paraId="6809DD6B" w14:textId="799A313B" w:rsidR="009E5DE5" w:rsidRPr="004B49D9" w:rsidDel="009E5DE5" w:rsidRDefault="009E5DE5">
            <w:pPr>
              <w:spacing w:line="280" w:lineRule="auto"/>
              <w:jc w:val="right"/>
              <w:rPr>
                <w:del w:id="399" w:author="Kunihito Nakano" w:date="2026-09-27T17:06:00Z" w16du:dateUtc="2026-09-27T08:06:00Z"/>
                <w:rFonts w:ascii="BIZ UDPゴシック" w:eastAsia="BIZ UDPゴシック" w:hAnsi="BIZ UDPゴシック"/>
              </w:rPr>
            </w:pPr>
            <w:del w:id="400" w:author="Kunihito Nakano" w:date="2026-09-27T17:05:00Z" w16du:dateUtc="2026-09-27T08:05:00Z">
              <w:r>
                <w:rPr>
                  <w:rFonts w:ascii="BIZ UDPゴシック" w:eastAsia="BIZ UDPゴシック" w:hAnsi="BIZ UDPゴシック"/>
                  <w:sz w:val="20"/>
                  <w:szCs w:val="20"/>
                </w:rPr>
                <w:delText>5億円</w:delText>
              </w:r>
            </w:del>
          </w:p>
        </w:tc>
        <w:tc>
          <w:tcPr>
            <w:tcW w:w="4000" w:type="dxa"/>
            <w:tcMar>
              <w:top w:w="70" w:type="dxa"/>
              <w:left w:w="110" w:type="dxa"/>
              <w:bottom w:w="70" w:type="dxa"/>
              <w:right w:w="110" w:type="dxa"/>
            </w:tcMar>
          </w:tcPr>
          <w:p w14:paraId="5D804EC6" w14:textId="2B5FA144" w:rsidR="009E5DE5" w:rsidRPr="004B49D9" w:rsidDel="009E5DE5" w:rsidRDefault="009E5DE5">
            <w:pPr>
              <w:spacing w:line="280" w:lineRule="auto"/>
              <w:rPr>
                <w:del w:id="401" w:author="Kunihito Nakano" w:date="2026-09-27T17:06:00Z" w16du:dateUtc="2026-09-27T08:06:00Z"/>
                <w:rFonts w:ascii="BIZ UDPゴシック" w:eastAsia="BIZ UDPゴシック" w:hAnsi="BIZ UDPゴシック"/>
              </w:rPr>
            </w:pPr>
            <w:del w:id="402" w:author="Kunihito Nakano" w:date="2026-09-27T17:05:00Z" w16du:dateUtc="2026-09-27T08:05:00Z">
              <w:r>
                <w:rPr>
                  <w:rFonts w:ascii="BIZ UDPゴシック" w:eastAsia="BIZ UDPゴシック" w:hAnsi="BIZ UDPゴシック"/>
                  <w:sz w:val="20"/>
                  <w:szCs w:val="20"/>
                </w:rPr>
                <w:delText>譲受価額が55億円となる場合、差額は第三者割当増資により、上記投資家と同一の条件で追加の投資家から調達いたします。借入額および取得後の財務は変わりません。</w:delText>
              </w:r>
            </w:del>
          </w:p>
        </w:tc>
      </w:tr>
    </w:tbl>
    <w:p w14:paraId="233FD19B" w14:textId="77777777" w:rsidR="00297036" w:rsidRPr="004B49D9" w:rsidRDefault="00297036">
      <w:pPr>
        <w:spacing w:after="80"/>
        <w:rPr>
          <w:rFonts w:ascii="BIZ UDPゴシック" w:eastAsia="BIZ UDPゴシック" w:hAnsi="BIZ UDPゴシック"/>
        </w:rPr>
      </w:pPr>
    </w:p>
    <w:p w14:paraId="6258E50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ブリッジローンは、対象会社の保有する現預金および役員貸付金の精算額が、クロージングの完了後でなければ本件の決済に充当できないことによるものです。クロージング後にSPCと対象会社を合併したうえで、対象会社が保有する余剰現預金をもって速やかに全額を返済いたします。譲受代金は、クロージング時に全額を一括してお支払いいたします。</w:t>
      </w:r>
    </w:p>
    <w:p w14:paraId="0757F0FA" w14:textId="21E15AB5"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金融機関借入の返済可能性については、</w:t>
      </w:r>
      <w:ins w:id="403" w:author="Kunihito Nakano" w:date="2026-09-27T17:08:00Z" w16du:dateUtc="2026-09-27T08:08:00Z">
        <w:del w:id="404" w:author="Claude" w:date="2026-09-27T09:00:00Z">
          <w:r>
            <w:rPr>
              <w:rFonts w:ascii="BIZ UDPゴシック" w:eastAsia="BIZ UDPゴシック" w:hAnsi="BIZ UDPゴシック" w:hint="eastAsia"/>
            </w:rPr>
            <w:delText>メインバンクであるみずほ銀行より非常に前向きな回答を頂いております。</w:delText>
          </w:r>
        </w:del>
      </w:ins>
      <w:del w:id="405" w:author="Kunihito Nakano" w:date="2026-09-27T17:08:00Z" w16du:dateUtc="2026-09-27T08:08:00Z">
        <w:r>
          <w:rPr>
            <w:rFonts w:ascii="BIZ UDPゴシック" w:eastAsia="BIZ UDPゴシック" w:hAnsi="BIZ UDPゴシック"/>
          </w:rPr>
          <w:delText>対象会社のフリー・キャッシュ・フロー（年3億5,000万円）のみを返済原資とした場合でも、7年間を通じてDSCRが1.35倍を下回らず、累積の余剰キャッシュ・フローが期限一括返済分6億円を上回ることを確認しております。対象会社に追加の負担を求めるものではなく、また返済のために事業運営を変更する必要が生じない設計としております。</w:delText>
        </w:r>
      </w:del>
      <w:del w:id="406" w:author="Claude" w:date="2026-09-27T09:00:00Z">
        <w:r>
          <w:rPr>
            <w:rFonts w:ascii="BIZ UDPゴシック" w:eastAsia="BIZ UDPゴシック" w:hAnsi="BIZ UDPゴシック"/>
          </w:rPr>
          <w:delText>詳細は別紙2に記載しております。</w:delText>
        </w:r>
      </w:del>
      <w:ins w:id="407" w:author="Claude" w:date="2026-09-27T09:00:00Z">
        <w:r>
          <w:rPr>
            <w:rFonts w:ascii="BIZ UDPゴシック" w:eastAsia="BIZ UDPゴシック" w:hAnsi="BIZ UDPゴシック" w:hint="eastAsia"/>
          </w:rPr>
          <w:t>当社のメインバンクであるみずほ銀行に対し、資金調達の一般的な可能性を確認しており、前向きな感触を得ております。具体的な協議は、下記【本ご案内Ⅳ-5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ins>
    </w:p>
    <w:p w14:paraId="53C464B6" w14:textId="386BBC0E"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なお、</w:t>
      </w:r>
      <w:ins w:id="408" w:author="Kunihito Nakano" w:date="2026-09-27T21:48:00Z" w16du:dateUtc="2026-09-27T12:48:00Z">
        <w:r>
          <w:rPr>
            <w:rFonts w:ascii="BIZ UDPゴシック" w:eastAsia="BIZ UDPゴシック" w:hAnsi="BIZ UDPゴシック" w:hint="eastAsia"/>
          </w:rPr>
          <w:t>中野邦人（当社代表取締役）</w:t>
        </w:r>
      </w:ins>
      <w:del w:id="409" w:author="Kunihito Nakano" w:date="2026-09-27T21:48:00Z" w16du:dateUtc="2026-09-27T12:48:00Z">
        <w:r>
          <w:rPr>
            <w:rFonts w:ascii="BIZ UDPゴシック" w:eastAsia="BIZ UDPゴシック" w:hAnsi="BIZ UDPゴシック"/>
          </w:rPr>
          <w:delText>当社</w:delText>
        </w:r>
      </w:del>
      <w:r>
        <w:rPr>
          <w:rFonts w:ascii="BIZ UDPゴシック" w:eastAsia="BIZ UDPゴシック" w:hAnsi="BIZ UDPゴシック"/>
        </w:rPr>
        <w:t>は2021年12月に、自らが創業した株式会社あどばるを東証プライム上場企業へ売却した実績</w:t>
      </w:r>
      <w:ins w:id="410" w:author="Kunihito Nakano" w:date="2026-09-27T21:48:00Z" w16du:dateUtc="2026-09-27T12:48:00Z">
        <w:r>
          <w:rPr>
            <w:rFonts w:ascii="BIZ UDPゴシック" w:eastAsia="BIZ UDPゴシック" w:hAnsi="BIZ UDPゴシック" w:hint="eastAsia"/>
          </w:rPr>
          <w:t>及び</w:t>
        </w:r>
      </w:ins>
      <w:ins w:id="411" w:author="Kunihito Nakano" w:date="2026-09-27T21:49:00Z" w16du:dateUtc="2026-09-27T12:49:00Z">
        <w:del w:id="12001" w:author="Claude" w:date="2026-09-28T09:00:00Z">
          <w:r>
            <w:rPr>
              <w:rFonts w:ascii="BIZ UDPゴシック" w:eastAsia="BIZ UDPゴシック" w:hAnsi="BIZ UDPゴシック" w:hint="eastAsia"/>
            </w:rPr>
            <w:delText xml:space="preserve">過半数以上の出資先3社を上場企業に売却した実績</w:delText>
          </w:r>
        </w:del>
      </w:ins>
      <w:ins w:id="12002" w:author="Claude" w:date="2026-09-28T09:00:00Z">
        <w:r>
          <w:rPr>
            <w:rFonts w:ascii="BIZ UDPゴシック" w:eastAsia="BIZ UDPゴシック" w:hAnsi="BIZ UDPゴシック" w:hint="eastAsia"/>
          </w:rPr>
          <w:t xml:space="preserve">過半数を出資する投資先3社を上場企業へ売却した実績</w:t>
        </w:r>
      </w:ins>
      <w:r>
        <w:rPr>
          <w:rFonts w:ascii="BIZ UDPゴシック" w:eastAsia="BIZ UDPゴシック" w:hAnsi="BIZ UDPゴシック"/>
        </w:rPr>
        <w:t>を有しておりま</w:t>
        <w:lastRenderedPageBreak/>
        <w:t>す。本件に必要な資金を確実に調達できる体制にあることを申し添えます。</w:t>
      </w:r>
    </w:p>
    <w:p w14:paraId="3058754E"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【本ご案内Ⅳ-5に関するお願い】</w:t>
      </w:r>
    </w:p>
    <w:p w14:paraId="4C990D59"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本ご案内Ⅳ-5において、外部資金提供者との協議の開始および第三者との共同買収の検討には、売主の事前の書面によるご承諾を要する旨が定められていることを承知しております。</w:t>
      </w:r>
    </w:p>
    <w:p w14:paraId="26A1EB45"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-5の趣旨に照らし、ここに事実としてご報告申し上げます。当社は、いかなる資金提供者との間においても、当社に対する排他的な資金提供に係る協議または合意を一切行っておりません。</w:t>
      </w:r>
    </w:p>
    <w:p w14:paraId="2CCB8B09"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14:paraId="17A1B15D"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9．対象会社の譲受に際しての前提条件</w:t>
      </w:r>
    </w:p>
    <w:p w14:paraId="311DEF23"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当社が本件を実行するにあたっての前提条件は、次のとおりです。</w:t>
      </w:r>
    </w:p>
    <w:p w14:paraId="646BEDF3"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DDにおいて、対象会社の事業、財務、税務、法務に関する重大な不利益事実が発見されないこと。</w:t>
      </w:r>
    </w:p>
    <w:p w14:paraId="1B94741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岸田様が、クロージング後3年間にわたり、対象会社の業務に従事される旨の契約が締結されること（従事の具体的な形態は、本書4項(1)に記載のとおりご相談のうえ定めるものといたします）。</w:t>
      </w:r>
    </w:p>
    <w:p w14:paraId="293791DE"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③ 後継料理長の探索に関し、岸田様のご協力を得られることについて、契約上の手当てがなされること。</w:t>
      </w:r>
    </w:p>
    <w:p w14:paraId="53E3CBDC"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④ 本書3項(4)に記載の各事項（移転・誘致、賃貸借契約の変更、一定額を超える設備投資）について、クロージングまでの間、事前協議の枠組みにつきご了解をいただけること。</w:t>
      </w:r>
    </w:p>
    <w:p w14:paraId="6510AB6F" w14:textId="150840BA"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⑤ 役員貸付金がクロージング時に全額現金にて精算されること。</w:t>
      </w:r>
      <w:del w:id="412" w:author="Kunihito Nakano" w:date="2026-09-27T21:51:00Z" w16du:dateUtc="2026-09-27T12:51:00Z">
        <w:r>
          <w:rPr>
            <w:rFonts w:ascii="BIZ UDPゴシック" w:eastAsia="BIZ UDPゴシック" w:hAnsi="BIZ UDPゴシック"/>
          </w:rPr>
          <w:delText>ご共有いただいた質疑応答および第15期の勘定科目内訳明細書により、同貸付金5億円は岸田様個人に対するもので、年利0.900%の利息（第15期430万円）が雑収入として適正に計上されていること、担保は同氏が保有される対象会社株式であることを確認いたしました。また、第15期の月次残高推移により、同貸付金が2025年3月に4億円から5億円へ増額されていることを確認いたしました。本件により当該株式は当社へ移転し担保としての機能を失うため、クロージング時の現金精算を最終契約上の前提条件とさせていただきたく存じます。</w:delText>
        </w:r>
      </w:del>
    </w:p>
    <w:p w14:paraId="4B8DAC79"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⑥ 店舗賃貸借契約が承継可能であり、支配権の異動が解除事由に該当しないこと。</w:t>
      </w:r>
    </w:p>
    <w:p w14:paraId="151E6E0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⑦ 主要仕入先との取引関係がクロージング後も継続されること。</w:t>
      </w:r>
    </w:p>
    <w:p w14:paraId="4B70EF9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⑧ 岸田様との間で、合理的な範囲の競業避止に関する合意が成立すること。想定しているのは、対象会社と同価格帯のガストロノミーを新たに開業されることの制限のみです。株式会社BISが現に行っておられる名古屋「Brillance」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14:paraId="46A47242"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⑨ 当社の取締役会において、本件の実行に係る承認決議が得られること。</w:t>
      </w:r>
    </w:p>
    <w:p w14:paraId="2DC0383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⑩ 金融機関から、本件に係る融資の正式な承認が得られること。</w:t>
      </w:r>
    </w:p>
    <w:p w14:paraId="4239D247"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⑪ 本件の投資家による出資が予定どおり実行されること。</w:t>
      </w:r>
    </w:p>
    <w:p w14:paraId="3F44B307"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⑫ 法令上必要となる許認可の承継または再取得、および必要な届出が完了すること。</w:t>
      </w:r>
    </w:p>
    <w:p w14:paraId="4994E716"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10．最終契約／クロージングまでに必要となるプロセス</w:t>
      </w:r>
    </w:p>
    <w:p w14:paraId="70722522"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本ご案内Ⅰに示された想定スケジュールを基礎としつつ、クロージングを2026年12月末とすることで貴社と合意しております。当社が想定するプロセスは次のとおりです。</w:t>
      </w:r>
    </w:p>
    <w:tbl>
      <w:tblPr>
        <w:tblW w:w="100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Change w:id="413" w:author="Kunihito Nakano" w:date="2026-09-27T21:55:00Z" w16du:dateUtc="2026-09-27T12:55:00Z">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PrChange>
      </w:tblPr>
      <w:tblGrid>
        <w:gridCol w:w="2400"/>
        <w:gridCol w:w="2100"/>
        <w:gridCol w:w="5560"/>
        <w:tblGridChange w:id="414">
          <w:tblGrid>
            <w:gridCol w:w="2400"/>
            <w:gridCol w:w="2100"/>
            <w:gridCol w:w="4700"/>
            <w:gridCol w:w="860"/>
          </w:tblGrid>
        </w:tblGridChange>
      </w:tblGrid>
      <w:tr w:rsidR="00297036" w:rsidRPr="004B49D9" w14:paraId="41E4267B" w14:textId="77777777" w:rsidTr="00E55635">
        <w:trPr>
          <w:cantSplit/>
          <w:trPrChange w:id="415" w:author="Kunihito Nakano" w:date="2026-09-27T21:55:00Z" w16du:dateUtc="2026-09-27T12:55:00Z">
            <w:trPr>
              <w:gridAfter w:val="0"/>
              <w:cantSplit/>
            </w:trPr>
          </w:trPrChange>
        </w:trPr>
        <w:tc>
          <w:tcPr>
            <w:tcW w:w="2400" w:type="dxa"/>
            <w:shd w:val="clear" w:color="auto" w:fill="F2F2F2"/>
            <w:tcMar>
              <w:top w:w="70" w:type="dxa"/>
              <w:left w:w="110" w:type="dxa"/>
              <w:bottom w:w="70" w:type="dxa"/>
              <w:right w:w="110" w:type="dxa"/>
            </w:tcMar>
            <w:tcPrChange w:id="416" w:author="Kunihito Nakano" w:date="2026-09-27T21:55:00Z" w16du:dateUtc="2026-09-27T12:55:00Z">
              <w:tcPr>
                <w:tcW w:w="2400" w:type="dxa"/>
                <w:shd w:val="clear" w:color="auto" w:fill="F2F2F2"/>
                <w:tcMar>
                  <w:top w:w="70" w:type="dxa"/>
                  <w:left w:w="110" w:type="dxa"/>
                  <w:bottom w:w="70" w:type="dxa"/>
                  <w:right w:w="110" w:type="dxa"/>
                </w:tcMar>
              </w:tcPr>
            </w:tcPrChange>
          </w:tcPr>
          <w:p w14:paraId="66078A0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プロセス</w:t>
            </w:r>
          </w:p>
        </w:tc>
        <w:tc>
          <w:tcPr>
            <w:tcW w:w="2100" w:type="dxa"/>
            <w:shd w:val="clear" w:color="auto" w:fill="F2F2F2"/>
            <w:tcMar>
              <w:top w:w="70" w:type="dxa"/>
              <w:left w:w="110" w:type="dxa"/>
              <w:bottom w:w="70" w:type="dxa"/>
              <w:right w:w="110" w:type="dxa"/>
            </w:tcMar>
            <w:tcPrChange w:id="417" w:author="Kunihito Nakano" w:date="2026-09-27T21:55:00Z" w16du:dateUtc="2026-09-27T12:55:00Z">
              <w:tcPr>
                <w:tcW w:w="2100" w:type="dxa"/>
                <w:shd w:val="clear" w:color="auto" w:fill="F2F2F2"/>
                <w:tcMar>
                  <w:top w:w="70" w:type="dxa"/>
                  <w:left w:w="110" w:type="dxa"/>
                  <w:bottom w:w="70" w:type="dxa"/>
                  <w:right w:w="110" w:type="dxa"/>
                </w:tcMar>
              </w:tcPr>
            </w:tcPrChange>
          </w:tcPr>
          <w:p w14:paraId="4A461D8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時期</w:t>
            </w:r>
          </w:p>
        </w:tc>
        <w:tc>
          <w:tcPr>
            <w:tcW w:w="5560" w:type="dxa"/>
            <w:shd w:val="clear" w:color="auto" w:fill="F2F2F2"/>
            <w:tcMar>
              <w:top w:w="70" w:type="dxa"/>
              <w:left w:w="110" w:type="dxa"/>
              <w:bottom w:w="70" w:type="dxa"/>
              <w:right w:w="110" w:type="dxa"/>
            </w:tcMar>
            <w:tcPrChange w:id="418" w:author="Kunihito Nakano" w:date="2026-09-27T21:55:00Z" w16du:dateUtc="2026-09-27T12:55:00Z">
              <w:tcPr>
                <w:tcW w:w="4700" w:type="dxa"/>
                <w:shd w:val="clear" w:color="auto" w:fill="F2F2F2"/>
                <w:tcMar>
                  <w:top w:w="70" w:type="dxa"/>
                  <w:left w:w="110" w:type="dxa"/>
                  <w:bottom w:w="70" w:type="dxa"/>
                  <w:right w:w="110" w:type="dxa"/>
                </w:tcMar>
              </w:tcPr>
            </w:tcPrChange>
          </w:tcPr>
          <w:p w14:paraId="7EE8BE9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内容</w:t>
            </w:r>
          </w:p>
        </w:tc>
      </w:tr>
      <w:tr w:rsidR="00297036" w:rsidRPr="004B49D9" w14:paraId="51C065F3" w14:textId="77777777" w:rsidTr="00E55635">
        <w:trPr>
          <w:cantSplit/>
          <w:trPrChange w:id="419" w:author="Kunihito Nakano" w:date="2026-09-27T21:55:00Z" w16du:dateUtc="2026-09-27T12:55:00Z">
            <w:trPr>
              <w:gridAfter w:val="0"/>
              <w:cantSplit/>
            </w:trPr>
          </w:trPrChange>
        </w:trPr>
        <w:tc>
          <w:tcPr>
            <w:tcW w:w="2400" w:type="dxa"/>
            <w:tcMar>
              <w:top w:w="70" w:type="dxa"/>
              <w:left w:w="110" w:type="dxa"/>
              <w:bottom w:w="70" w:type="dxa"/>
              <w:right w:w="110" w:type="dxa"/>
            </w:tcMar>
            <w:tcPrChange w:id="420" w:author="Kunihito Nakano" w:date="2026-09-27T21:55:00Z" w16du:dateUtc="2026-09-27T12:55:00Z">
              <w:tcPr>
                <w:tcW w:w="2400" w:type="dxa"/>
                <w:tcMar>
                  <w:top w:w="70" w:type="dxa"/>
                  <w:left w:w="110" w:type="dxa"/>
                  <w:bottom w:w="70" w:type="dxa"/>
                  <w:right w:w="110" w:type="dxa"/>
                </w:tcMar>
              </w:tcPr>
            </w:tcPrChange>
          </w:tcPr>
          <w:p w14:paraId="68A51A1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Q&amp;A対応</w:t>
            </w:r>
          </w:p>
        </w:tc>
        <w:tc>
          <w:tcPr>
            <w:tcW w:w="2100" w:type="dxa"/>
            <w:tcMar>
              <w:top w:w="70" w:type="dxa"/>
              <w:left w:w="110" w:type="dxa"/>
              <w:bottom w:w="70" w:type="dxa"/>
              <w:right w:w="110" w:type="dxa"/>
            </w:tcMar>
            <w:tcPrChange w:id="421" w:author="Kunihito Nakano" w:date="2026-09-27T21:55:00Z" w16du:dateUtc="2026-09-27T12:55:00Z">
              <w:tcPr>
                <w:tcW w:w="2100" w:type="dxa"/>
                <w:tcMar>
                  <w:top w:w="70" w:type="dxa"/>
                  <w:left w:w="110" w:type="dxa"/>
                  <w:bottom w:w="70" w:type="dxa"/>
                  <w:right w:w="110" w:type="dxa"/>
                </w:tcMar>
              </w:tcPr>
            </w:tcPrChange>
          </w:tcPr>
          <w:p w14:paraId="20E7DE2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w:t>
            </w:r>
          </w:p>
        </w:tc>
        <w:tc>
          <w:tcPr>
            <w:tcW w:w="5560" w:type="dxa"/>
            <w:tcMar>
              <w:top w:w="70" w:type="dxa"/>
              <w:left w:w="110" w:type="dxa"/>
              <w:bottom w:w="70" w:type="dxa"/>
              <w:right w:w="110" w:type="dxa"/>
            </w:tcMar>
            <w:tcPrChange w:id="422" w:author="Kunihito Nakano" w:date="2026-09-27T21:55:00Z" w16du:dateUtc="2026-09-27T12:55:00Z">
              <w:tcPr>
                <w:tcW w:w="4700" w:type="dxa"/>
                <w:tcMar>
                  <w:top w:w="70" w:type="dxa"/>
                  <w:left w:w="110" w:type="dxa"/>
                  <w:bottom w:w="70" w:type="dxa"/>
                  <w:right w:w="110" w:type="dxa"/>
                </w:tcMar>
              </w:tcPr>
            </w:tcPrChange>
          </w:tcPr>
          <w:p w14:paraId="7A4204D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貴社よりご提示予定のQ&amp;Aシートに対応いたします。</w:t>
            </w:r>
          </w:p>
        </w:tc>
      </w:tr>
      <w:tr w:rsidR="00297036" w:rsidRPr="004B49D9" w14:paraId="2D5ECCB5" w14:textId="77777777" w:rsidTr="00E55635">
        <w:trPr>
          <w:cantSplit/>
          <w:trPrChange w:id="423" w:author="Kunihito Nakano" w:date="2026-09-27T21:55:00Z" w16du:dateUtc="2026-09-27T12:55:00Z">
            <w:trPr>
              <w:gridAfter w:val="0"/>
              <w:cantSplit/>
            </w:trPr>
          </w:trPrChange>
        </w:trPr>
        <w:tc>
          <w:tcPr>
            <w:tcW w:w="2400" w:type="dxa"/>
            <w:tcMar>
              <w:top w:w="70" w:type="dxa"/>
              <w:left w:w="110" w:type="dxa"/>
              <w:bottom w:w="70" w:type="dxa"/>
              <w:right w:w="110" w:type="dxa"/>
            </w:tcMar>
            <w:tcPrChange w:id="424" w:author="Kunihito Nakano" w:date="2026-09-27T21:55:00Z" w16du:dateUtc="2026-09-27T12:55:00Z">
              <w:tcPr>
                <w:tcW w:w="2400" w:type="dxa"/>
                <w:tcMar>
                  <w:top w:w="70" w:type="dxa"/>
                  <w:left w:w="110" w:type="dxa"/>
                  <w:bottom w:w="70" w:type="dxa"/>
                  <w:right w:w="110" w:type="dxa"/>
                </w:tcMar>
              </w:tcPr>
            </w:tcPrChange>
          </w:tcPr>
          <w:p w14:paraId="5D13FDC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マネジメントインタビュー</w:t>
            </w:r>
          </w:p>
        </w:tc>
        <w:tc>
          <w:tcPr>
            <w:tcW w:w="2100" w:type="dxa"/>
            <w:tcMar>
              <w:top w:w="70" w:type="dxa"/>
              <w:left w:w="110" w:type="dxa"/>
              <w:bottom w:w="70" w:type="dxa"/>
              <w:right w:w="110" w:type="dxa"/>
            </w:tcMar>
            <w:tcPrChange w:id="425" w:author="Kunihito Nakano" w:date="2026-09-27T21:55:00Z" w16du:dateUtc="2026-09-27T12:55:00Z">
              <w:tcPr>
                <w:tcW w:w="2100" w:type="dxa"/>
                <w:tcMar>
                  <w:top w:w="70" w:type="dxa"/>
                  <w:left w:w="110" w:type="dxa"/>
                  <w:bottom w:w="70" w:type="dxa"/>
                  <w:right w:w="110" w:type="dxa"/>
                </w:tcMar>
              </w:tcPr>
            </w:tcPrChange>
          </w:tcPr>
          <w:p w14:paraId="62FCC29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w:t>
            </w:r>
          </w:p>
        </w:tc>
        <w:tc>
          <w:tcPr>
            <w:tcW w:w="5560" w:type="dxa"/>
            <w:tcMar>
              <w:top w:w="70" w:type="dxa"/>
              <w:left w:w="110" w:type="dxa"/>
              <w:bottom w:w="70" w:type="dxa"/>
              <w:right w:w="110" w:type="dxa"/>
            </w:tcMar>
            <w:tcPrChange w:id="426" w:author="Kunihito Nakano" w:date="2026-09-27T21:55:00Z" w16du:dateUtc="2026-09-27T12:55:00Z">
              <w:tcPr>
                <w:tcW w:w="4700" w:type="dxa"/>
                <w:tcMar>
                  <w:top w:w="70" w:type="dxa"/>
                  <w:left w:w="110" w:type="dxa"/>
                  <w:bottom w:w="70" w:type="dxa"/>
                  <w:right w:w="110" w:type="dxa"/>
                </w:tcMar>
              </w:tcPr>
            </w:tcPrChange>
          </w:tcPr>
          <w:p w14:paraId="15C122C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岸田様および支配人の方を対象に、半日程度を2回。営業に支障のない時間帯を希望いたします。</w:t>
            </w:r>
          </w:p>
        </w:tc>
      </w:tr>
      <w:tr w:rsidR="00297036" w:rsidRPr="004B49D9" w14:paraId="0551E5F3" w14:textId="77777777" w:rsidTr="00E55635">
        <w:trPr>
          <w:cantSplit/>
          <w:trPrChange w:id="427" w:author="Kunihito Nakano" w:date="2026-09-27T21:55:00Z" w16du:dateUtc="2026-09-27T12:55:00Z">
            <w:trPr>
              <w:gridAfter w:val="0"/>
              <w:cantSplit/>
            </w:trPr>
          </w:trPrChange>
        </w:trPr>
        <w:tc>
          <w:tcPr>
            <w:tcW w:w="2400" w:type="dxa"/>
            <w:tcMar>
              <w:top w:w="70" w:type="dxa"/>
              <w:left w:w="110" w:type="dxa"/>
              <w:bottom w:w="70" w:type="dxa"/>
              <w:right w:w="110" w:type="dxa"/>
            </w:tcMar>
            <w:tcPrChange w:id="428" w:author="Kunihito Nakano" w:date="2026-09-27T21:55:00Z" w16du:dateUtc="2026-09-27T12:55:00Z">
              <w:tcPr>
                <w:tcW w:w="2400" w:type="dxa"/>
                <w:tcMar>
                  <w:top w:w="70" w:type="dxa"/>
                  <w:left w:w="110" w:type="dxa"/>
                  <w:bottom w:w="70" w:type="dxa"/>
                  <w:right w:w="110" w:type="dxa"/>
                </w:tcMar>
              </w:tcPr>
            </w:tcPrChange>
          </w:tcPr>
          <w:p w14:paraId="28E014F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DD（財務・税務）</w:t>
            </w:r>
          </w:p>
        </w:tc>
        <w:tc>
          <w:tcPr>
            <w:tcW w:w="2100" w:type="dxa"/>
            <w:tcMar>
              <w:top w:w="70" w:type="dxa"/>
              <w:left w:w="110" w:type="dxa"/>
              <w:bottom w:w="70" w:type="dxa"/>
              <w:right w:w="110" w:type="dxa"/>
            </w:tcMar>
            <w:tcPrChange w:id="429" w:author="Kunihito Nakano" w:date="2026-09-27T21:55:00Z" w16du:dateUtc="2026-09-27T12:55:00Z">
              <w:tcPr>
                <w:tcW w:w="2100" w:type="dxa"/>
                <w:tcMar>
                  <w:top w:w="70" w:type="dxa"/>
                  <w:left w:w="110" w:type="dxa"/>
                  <w:bottom w:w="70" w:type="dxa"/>
                  <w:right w:w="110" w:type="dxa"/>
                </w:tcMar>
              </w:tcPr>
            </w:tcPrChange>
          </w:tcPr>
          <w:p w14:paraId="37923AE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2026年10月上旬〜11月中旬</w:t>
            </w:r>
          </w:p>
        </w:tc>
        <w:tc>
          <w:tcPr>
            <w:tcW w:w="5560" w:type="dxa"/>
            <w:tcMar>
              <w:top w:w="70" w:type="dxa"/>
              <w:left w:w="110" w:type="dxa"/>
              <w:bottom w:w="70" w:type="dxa"/>
              <w:right w:w="110" w:type="dxa"/>
            </w:tcMar>
            <w:tcPrChange w:id="430" w:author="Kunihito Nakano" w:date="2026-09-27T21:55:00Z" w16du:dateUtc="2026-09-27T12:55:00Z">
              <w:tcPr>
                <w:tcW w:w="4700" w:type="dxa"/>
                <w:tcMar>
                  <w:top w:w="70" w:type="dxa"/>
                  <w:left w:w="110" w:type="dxa"/>
                  <w:bottom w:w="70" w:type="dxa"/>
                  <w:right w:w="110" w:type="dxa"/>
                </w:tcMar>
              </w:tcPr>
            </w:tcPrChange>
          </w:tcPr>
          <w:p w14:paraId="7FEB6A1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外部会計事務所を起用。貴社アドバイザーと独立の事務所を選定いたします。</w:t>
            </w:r>
          </w:p>
        </w:tc>
      </w:tr>
      <w:tr w:rsidR="00297036" w:rsidRPr="004B49D9" w14:paraId="267E737E" w14:textId="77777777" w:rsidTr="00E55635">
        <w:trPr>
          <w:cantSplit/>
          <w:trPrChange w:id="431" w:author="Kunihito Nakano" w:date="2026-09-27T21:55:00Z" w16du:dateUtc="2026-09-27T12:55:00Z">
            <w:trPr>
              <w:gridAfter w:val="0"/>
              <w:cantSplit/>
            </w:trPr>
          </w:trPrChange>
        </w:trPr>
        <w:tc>
          <w:tcPr>
            <w:tcW w:w="2400" w:type="dxa"/>
            <w:tcMar>
              <w:top w:w="70" w:type="dxa"/>
              <w:left w:w="110" w:type="dxa"/>
              <w:bottom w:w="70" w:type="dxa"/>
              <w:right w:w="110" w:type="dxa"/>
            </w:tcMar>
            <w:tcPrChange w:id="432" w:author="Kunihito Nakano" w:date="2026-09-27T21:55:00Z" w16du:dateUtc="2026-09-27T12:55:00Z">
              <w:tcPr>
                <w:tcW w:w="2400" w:type="dxa"/>
                <w:tcMar>
                  <w:top w:w="70" w:type="dxa"/>
                  <w:left w:w="110" w:type="dxa"/>
                  <w:bottom w:w="70" w:type="dxa"/>
                  <w:right w:w="110" w:type="dxa"/>
                </w:tcMar>
              </w:tcPr>
            </w:tcPrChange>
          </w:tcPr>
          <w:p w14:paraId="31EF5CD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DD（法務）</w:t>
            </w:r>
          </w:p>
        </w:tc>
        <w:tc>
          <w:tcPr>
            <w:tcW w:w="2100" w:type="dxa"/>
            <w:tcMar>
              <w:top w:w="70" w:type="dxa"/>
              <w:left w:w="110" w:type="dxa"/>
              <w:bottom w:w="70" w:type="dxa"/>
              <w:right w:w="110" w:type="dxa"/>
            </w:tcMar>
            <w:tcPrChange w:id="433" w:author="Kunihito Nakano" w:date="2026-09-27T21:55:00Z" w16du:dateUtc="2026-09-27T12:55:00Z">
              <w:tcPr>
                <w:tcW w:w="2100" w:type="dxa"/>
                <w:tcMar>
                  <w:top w:w="70" w:type="dxa"/>
                  <w:left w:w="110" w:type="dxa"/>
                  <w:bottom w:w="70" w:type="dxa"/>
                  <w:right w:w="110" w:type="dxa"/>
                </w:tcMar>
              </w:tcPr>
            </w:tcPrChange>
          </w:tcPr>
          <w:p w14:paraId="46C97B7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2026年10月上旬〜11月中旬</w:t>
            </w:r>
          </w:p>
        </w:tc>
        <w:tc>
          <w:tcPr>
            <w:tcW w:w="5560" w:type="dxa"/>
            <w:tcMar>
              <w:top w:w="70" w:type="dxa"/>
              <w:left w:w="110" w:type="dxa"/>
              <w:bottom w:w="70" w:type="dxa"/>
              <w:right w:w="110" w:type="dxa"/>
            </w:tcMar>
            <w:tcPrChange w:id="434" w:author="Kunihito Nakano" w:date="2026-09-27T21:55:00Z" w16du:dateUtc="2026-09-27T12:55:00Z">
              <w:tcPr>
                <w:tcW w:w="4700" w:type="dxa"/>
                <w:tcMar>
                  <w:top w:w="70" w:type="dxa"/>
                  <w:left w:w="110" w:type="dxa"/>
                  <w:bottom w:w="70" w:type="dxa"/>
                  <w:right w:w="110" w:type="dxa"/>
                </w:tcMar>
              </w:tcPr>
            </w:tcPrChange>
          </w:tcPr>
          <w:p w14:paraId="3A92A2D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外部法律事務所を起用。契約関係、労務、許認可、係争の有無を確認いたします。</w:t>
            </w:r>
          </w:p>
        </w:tc>
      </w:tr>
      <w:tr w:rsidR="00297036" w:rsidRPr="004B49D9" w14:paraId="34E22FC8" w14:textId="77777777" w:rsidTr="00E55635">
        <w:trPr>
          <w:cantSplit/>
          <w:trPrChange w:id="435" w:author="Kunihito Nakano" w:date="2026-09-27T21:55:00Z" w16du:dateUtc="2026-09-27T12:55:00Z">
            <w:trPr>
              <w:gridAfter w:val="0"/>
              <w:cantSplit/>
            </w:trPr>
          </w:trPrChange>
        </w:trPr>
        <w:tc>
          <w:tcPr>
            <w:tcW w:w="2400" w:type="dxa"/>
            <w:tcMar>
              <w:top w:w="70" w:type="dxa"/>
              <w:left w:w="110" w:type="dxa"/>
              <w:bottom w:w="70" w:type="dxa"/>
              <w:right w:w="110" w:type="dxa"/>
            </w:tcMar>
            <w:tcPrChange w:id="436" w:author="Kunihito Nakano" w:date="2026-09-27T21:55:00Z" w16du:dateUtc="2026-09-27T12:55:00Z">
              <w:tcPr>
                <w:tcW w:w="2400" w:type="dxa"/>
                <w:tcMar>
                  <w:top w:w="70" w:type="dxa"/>
                  <w:left w:w="110" w:type="dxa"/>
                  <w:bottom w:w="70" w:type="dxa"/>
                  <w:right w:w="110" w:type="dxa"/>
                </w:tcMar>
              </w:tcPr>
            </w:tcPrChange>
          </w:tcPr>
          <w:p w14:paraId="5C216AA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DD（ビジネス）</w:t>
            </w:r>
          </w:p>
        </w:tc>
        <w:tc>
          <w:tcPr>
            <w:tcW w:w="2100" w:type="dxa"/>
            <w:tcMar>
              <w:top w:w="70" w:type="dxa"/>
              <w:left w:w="110" w:type="dxa"/>
              <w:bottom w:w="70" w:type="dxa"/>
              <w:right w:w="110" w:type="dxa"/>
            </w:tcMar>
            <w:tcPrChange w:id="437" w:author="Kunihito Nakano" w:date="2026-09-27T21:55:00Z" w16du:dateUtc="2026-09-27T12:55:00Z">
              <w:tcPr>
                <w:tcW w:w="2100" w:type="dxa"/>
                <w:tcMar>
                  <w:top w:w="70" w:type="dxa"/>
                  <w:left w:w="110" w:type="dxa"/>
                  <w:bottom w:w="70" w:type="dxa"/>
                  <w:right w:w="110" w:type="dxa"/>
                </w:tcMar>
              </w:tcPr>
            </w:tcPrChange>
          </w:tcPr>
          <w:p w14:paraId="0904BC1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2026年10月上旬〜10月下旬</w:t>
            </w:r>
          </w:p>
        </w:tc>
        <w:tc>
          <w:tcPr>
            <w:tcW w:w="5560" w:type="dxa"/>
            <w:tcMar>
              <w:top w:w="70" w:type="dxa"/>
              <w:left w:w="110" w:type="dxa"/>
              <w:bottom w:w="70" w:type="dxa"/>
              <w:right w:w="110" w:type="dxa"/>
            </w:tcMar>
            <w:tcPrChange w:id="438" w:author="Kunihito Nakano" w:date="2026-09-27T21:55:00Z" w16du:dateUtc="2026-09-27T12:55:00Z">
              <w:tcPr>
                <w:tcW w:w="4700" w:type="dxa"/>
                <w:tcMar>
                  <w:top w:w="70" w:type="dxa"/>
                  <w:left w:w="110" w:type="dxa"/>
                  <w:bottom w:w="70" w:type="dxa"/>
                  <w:right w:w="110" w:type="dxa"/>
                </w:tcMar>
              </w:tcPr>
            </w:tcPrChange>
          </w:tcPr>
          <w:p w14:paraId="15B0A62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当社内部にて実施。ワイン在庫の時価評価を含みます。</w:t>
            </w:r>
          </w:p>
        </w:tc>
      </w:tr>
      <w:tr w:rsidR="00297036" w:rsidRPr="004B49D9" w14:paraId="5FE62FE4" w14:textId="77777777" w:rsidTr="00E55635">
        <w:trPr>
          <w:cantSplit/>
          <w:trPrChange w:id="439" w:author="Kunihito Nakano" w:date="2026-09-27T21:55:00Z" w16du:dateUtc="2026-09-27T12:55:00Z">
            <w:trPr>
              <w:gridAfter w:val="0"/>
              <w:cantSplit/>
            </w:trPr>
          </w:trPrChange>
        </w:trPr>
        <w:tc>
          <w:tcPr>
            <w:tcW w:w="2400" w:type="dxa"/>
            <w:tcMar>
              <w:top w:w="70" w:type="dxa"/>
              <w:left w:w="110" w:type="dxa"/>
              <w:bottom w:w="70" w:type="dxa"/>
              <w:right w:w="110" w:type="dxa"/>
            </w:tcMar>
            <w:tcPrChange w:id="440" w:author="Kunihito Nakano" w:date="2026-09-27T21:55:00Z" w16du:dateUtc="2026-09-27T12:55:00Z">
              <w:tcPr>
                <w:tcW w:w="2400" w:type="dxa"/>
                <w:tcMar>
                  <w:top w:w="70" w:type="dxa"/>
                  <w:left w:w="110" w:type="dxa"/>
                  <w:bottom w:w="70" w:type="dxa"/>
                  <w:right w:w="110" w:type="dxa"/>
                </w:tcMar>
              </w:tcPr>
            </w:tcPrChange>
          </w:tcPr>
          <w:p w14:paraId="644FE5C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現地視察</w:t>
            </w:r>
          </w:p>
        </w:tc>
        <w:tc>
          <w:tcPr>
            <w:tcW w:w="2100" w:type="dxa"/>
            <w:tcMar>
              <w:top w:w="70" w:type="dxa"/>
              <w:left w:w="110" w:type="dxa"/>
              <w:bottom w:w="70" w:type="dxa"/>
              <w:right w:w="110" w:type="dxa"/>
            </w:tcMar>
            <w:tcPrChange w:id="441" w:author="Kunihito Nakano" w:date="2026-09-27T21:55:00Z" w16du:dateUtc="2026-09-27T12:55:00Z">
              <w:tcPr>
                <w:tcW w:w="2100" w:type="dxa"/>
                <w:tcMar>
                  <w:top w:w="70" w:type="dxa"/>
                  <w:left w:w="110" w:type="dxa"/>
                  <w:bottom w:w="70" w:type="dxa"/>
                  <w:right w:w="110" w:type="dxa"/>
                </w:tcMar>
              </w:tcPr>
            </w:tcPrChange>
          </w:tcPr>
          <w:p w14:paraId="682F8A4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2026年10月中</w:t>
            </w:r>
          </w:p>
        </w:tc>
        <w:tc>
          <w:tcPr>
            <w:tcW w:w="5560" w:type="dxa"/>
            <w:tcMar>
              <w:top w:w="70" w:type="dxa"/>
              <w:left w:w="110" w:type="dxa"/>
              <w:bottom w:w="70" w:type="dxa"/>
              <w:right w:w="110" w:type="dxa"/>
            </w:tcMar>
            <w:tcPrChange w:id="442" w:author="Kunihito Nakano" w:date="2026-09-27T21:55:00Z" w16du:dateUtc="2026-09-27T12:55:00Z">
              <w:tcPr>
                <w:tcW w:w="4700" w:type="dxa"/>
                <w:tcMar>
                  <w:top w:w="70" w:type="dxa"/>
                  <w:left w:w="110" w:type="dxa"/>
                  <w:bottom w:w="70" w:type="dxa"/>
                  <w:right w:w="110" w:type="dxa"/>
                </w:tcMar>
              </w:tcPr>
            </w:tcPrChange>
          </w:tcPr>
          <w:p w14:paraId="02D9282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1〜2回。営業時間外を希望いたします。</w:t>
            </w:r>
          </w:p>
        </w:tc>
      </w:tr>
      <w:tr w:rsidR="00297036" w:rsidRPr="004B49D9" w14:paraId="3D7FE1F3" w14:textId="77777777" w:rsidTr="00E55635">
        <w:trPr>
          <w:cantSplit/>
          <w:trPrChange w:id="443" w:author="Kunihito Nakano" w:date="2026-09-27T21:55:00Z" w16du:dateUtc="2026-09-27T12:55:00Z">
            <w:trPr>
              <w:gridAfter w:val="0"/>
              <w:cantSplit/>
            </w:trPr>
          </w:trPrChange>
        </w:trPr>
        <w:tc>
          <w:tcPr>
            <w:tcW w:w="2400" w:type="dxa"/>
            <w:tcMar>
              <w:top w:w="70" w:type="dxa"/>
              <w:left w:w="110" w:type="dxa"/>
              <w:bottom w:w="70" w:type="dxa"/>
              <w:right w:w="110" w:type="dxa"/>
            </w:tcMar>
            <w:tcPrChange w:id="444" w:author="Kunihito Nakano" w:date="2026-09-27T21:55:00Z" w16du:dateUtc="2026-09-27T12:55:00Z">
              <w:tcPr>
                <w:tcW w:w="2400" w:type="dxa"/>
                <w:tcMar>
                  <w:top w:w="70" w:type="dxa"/>
                  <w:left w:w="110" w:type="dxa"/>
                  <w:bottom w:w="70" w:type="dxa"/>
                  <w:right w:w="110" w:type="dxa"/>
                </w:tcMar>
              </w:tcPr>
            </w:tcPrChange>
          </w:tcPr>
          <w:p w14:paraId="1CC821D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移転・誘致に関する協議</w:t>
            </w:r>
          </w:p>
        </w:tc>
        <w:tc>
          <w:tcPr>
            <w:tcW w:w="2100" w:type="dxa"/>
            <w:tcMar>
              <w:top w:w="70" w:type="dxa"/>
              <w:left w:w="110" w:type="dxa"/>
              <w:bottom w:w="70" w:type="dxa"/>
              <w:right w:w="110" w:type="dxa"/>
            </w:tcMar>
            <w:tcPrChange w:id="445" w:author="Kunihito Nakano" w:date="2026-09-27T21:55:00Z" w16du:dateUtc="2026-09-27T12:55:00Z">
              <w:tcPr>
                <w:tcW w:w="2100" w:type="dxa"/>
                <w:tcMar>
                  <w:top w:w="70" w:type="dxa"/>
                  <w:left w:w="110" w:type="dxa"/>
                  <w:bottom w:w="70" w:type="dxa"/>
                  <w:right w:w="110" w:type="dxa"/>
                </w:tcMar>
              </w:tcPr>
            </w:tcPrChange>
          </w:tcPr>
          <w:p w14:paraId="44C7D23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2026年10月〜11月</w:t>
            </w:r>
          </w:p>
        </w:tc>
        <w:tc>
          <w:tcPr>
            <w:tcW w:w="5560" w:type="dxa"/>
            <w:tcMar>
              <w:top w:w="70" w:type="dxa"/>
              <w:left w:w="110" w:type="dxa"/>
              <w:bottom w:w="70" w:type="dxa"/>
              <w:right w:w="110" w:type="dxa"/>
            </w:tcMar>
            <w:tcPrChange w:id="446" w:author="Kunihito Nakano" w:date="2026-09-27T21:55:00Z" w16du:dateUtc="2026-09-27T12:55:00Z">
              <w:tcPr>
                <w:tcW w:w="4700" w:type="dxa"/>
                <w:tcMar>
                  <w:top w:w="70" w:type="dxa"/>
                  <w:left w:w="110" w:type="dxa"/>
                  <w:bottom w:w="70" w:type="dxa"/>
                  <w:right w:w="110" w:type="dxa"/>
                </w:tcMar>
              </w:tcPr>
            </w:tcPrChange>
          </w:tcPr>
          <w:p w14:paraId="40D81A9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誘致のお話について、条件を確認のうえ岸田様とご一緒に方針を検討いたします。</w:t>
            </w:r>
          </w:p>
        </w:tc>
      </w:tr>
      <w:tr w:rsidR="00297036" w:rsidRPr="004B49D9" w14:paraId="28611044" w14:textId="77777777" w:rsidTr="00E55635">
        <w:trPr>
          <w:cantSplit/>
          <w:trPrChange w:id="447" w:author="Kunihito Nakano" w:date="2026-09-27T21:55:00Z" w16du:dateUtc="2026-09-27T12:55:00Z">
            <w:trPr>
              <w:gridAfter w:val="0"/>
              <w:cantSplit/>
            </w:trPr>
          </w:trPrChange>
        </w:trPr>
        <w:tc>
          <w:tcPr>
            <w:tcW w:w="2400" w:type="dxa"/>
            <w:tcMar>
              <w:top w:w="70" w:type="dxa"/>
              <w:left w:w="110" w:type="dxa"/>
              <w:bottom w:w="70" w:type="dxa"/>
              <w:right w:w="110" w:type="dxa"/>
            </w:tcMar>
            <w:tcPrChange w:id="448" w:author="Kunihito Nakano" w:date="2026-09-27T21:55:00Z" w16du:dateUtc="2026-09-27T12:55:00Z">
              <w:tcPr>
                <w:tcW w:w="2400" w:type="dxa"/>
                <w:tcMar>
                  <w:top w:w="70" w:type="dxa"/>
                  <w:left w:w="110" w:type="dxa"/>
                  <w:bottom w:w="70" w:type="dxa"/>
                  <w:right w:w="110" w:type="dxa"/>
                </w:tcMar>
              </w:tcPr>
            </w:tcPrChange>
          </w:tcPr>
          <w:p w14:paraId="6E0C06BC"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最終契約交渉</w:t>
            </w:r>
          </w:p>
        </w:tc>
        <w:tc>
          <w:tcPr>
            <w:tcW w:w="2100" w:type="dxa"/>
            <w:tcMar>
              <w:top w:w="70" w:type="dxa"/>
              <w:left w:w="110" w:type="dxa"/>
              <w:bottom w:w="70" w:type="dxa"/>
              <w:right w:w="110" w:type="dxa"/>
            </w:tcMar>
            <w:tcPrChange w:id="449" w:author="Kunihito Nakano" w:date="2026-09-27T21:55:00Z" w16du:dateUtc="2026-09-27T12:55:00Z">
              <w:tcPr>
                <w:tcW w:w="2100" w:type="dxa"/>
                <w:tcMar>
                  <w:top w:w="70" w:type="dxa"/>
                  <w:left w:w="110" w:type="dxa"/>
                  <w:bottom w:w="70" w:type="dxa"/>
                  <w:right w:w="110" w:type="dxa"/>
                </w:tcMar>
              </w:tcPr>
            </w:tcPrChange>
          </w:tcPr>
          <w:p w14:paraId="5E6B43D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2026年11月下旬〜12月上旬</w:t>
            </w:r>
          </w:p>
        </w:tc>
        <w:tc>
          <w:tcPr>
            <w:tcW w:w="5560" w:type="dxa"/>
            <w:tcMar>
              <w:top w:w="70" w:type="dxa"/>
              <w:left w:w="110" w:type="dxa"/>
              <w:bottom w:w="70" w:type="dxa"/>
              <w:right w:w="110" w:type="dxa"/>
            </w:tcMar>
            <w:tcPrChange w:id="450" w:author="Kunihito Nakano" w:date="2026-09-27T21:55:00Z" w16du:dateUtc="2026-09-27T12:55:00Z">
              <w:tcPr>
                <w:tcW w:w="4700" w:type="dxa"/>
                <w:tcMar>
                  <w:top w:w="70" w:type="dxa"/>
                  <w:left w:w="110" w:type="dxa"/>
                  <w:bottom w:w="70" w:type="dxa"/>
                  <w:right w:w="110" w:type="dxa"/>
                </w:tcMar>
              </w:tcPr>
            </w:tcPrChange>
          </w:tcPr>
          <w:p w14:paraId="5417994D"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w:t>
            </w:r>
          </w:p>
        </w:tc>
      </w:tr>
      <w:tr w:rsidR="00297036" w:rsidRPr="004B49D9" w14:paraId="38427302" w14:textId="77777777" w:rsidTr="00E55635">
        <w:trPr>
          <w:cantSplit/>
          <w:trPrChange w:id="451" w:author="Kunihito Nakano" w:date="2026-09-27T21:55:00Z" w16du:dateUtc="2026-09-27T12:55:00Z">
            <w:trPr>
              <w:gridAfter w:val="0"/>
              <w:cantSplit/>
            </w:trPr>
          </w:trPrChange>
        </w:trPr>
        <w:tc>
          <w:tcPr>
            <w:tcW w:w="2400" w:type="dxa"/>
            <w:tcMar>
              <w:top w:w="70" w:type="dxa"/>
              <w:left w:w="110" w:type="dxa"/>
              <w:bottom w:w="70" w:type="dxa"/>
              <w:right w:w="110" w:type="dxa"/>
            </w:tcMar>
            <w:tcPrChange w:id="452" w:author="Kunihito Nakano" w:date="2026-09-27T21:55:00Z" w16du:dateUtc="2026-09-27T12:55:00Z">
              <w:tcPr>
                <w:tcW w:w="2400" w:type="dxa"/>
                <w:tcMar>
                  <w:top w:w="70" w:type="dxa"/>
                  <w:left w:w="110" w:type="dxa"/>
                  <w:bottom w:w="70" w:type="dxa"/>
                  <w:right w:w="110" w:type="dxa"/>
                </w:tcMar>
              </w:tcPr>
            </w:tcPrChange>
          </w:tcPr>
          <w:p w14:paraId="2EB9CCC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最終契約締結</w:t>
            </w:r>
          </w:p>
        </w:tc>
        <w:tc>
          <w:tcPr>
            <w:tcW w:w="2100" w:type="dxa"/>
            <w:tcMar>
              <w:top w:w="70" w:type="dxa"/>
              <w:left w:w="110" w:type="dxa"/>
              <w:bottom w:w="70" w:type="dxa"/>
              <w:right w:w="110" w:type="dxa"/>
            </w:tcMar>
            <w:tcPrChange w:id="453" w:author="Kunihito Nakano" w:date="2026-09-27T21:55:00Z" w16du:dateUtc="2026-09-27T12:55:00Z">
              <w:tcPr>
                <w:tcW w:w="2100" w:type="dxa"/>
                <w:tcMar>
                  <w:top w:w="70" w:type="dxa"/>
                  <w:left w:w="110" w:type="dxa"/>
                  <w:bottom w:w="70" w:type="dxa"/>
                  <w:right w:w="110" w:type="dxa"/>
                </w:tcMar>
              </w:tcPr>
            </w:tcPrChange>
          </w:tcPr>
          <w:p w14:paraId="28F0EFF7"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2026年12月中旬</w:t>
            </w:r>
          </w:p>
        </w:tc>
        <w:tc>
          <w:tcPr>
            <w:tcW w:w="5560" w:type="dxa"/>
            <w:tcMar>
              <w:top w:w="70" w:type="dxa"/>
              <w:left w:w="110" w:type="dxa"/>
              <w:bottom w:w="70" w:type="dxa"/>
              <w:right w:w="110" w:type="dxa"/>
            </w:tcMar>
            <w:tcPrChange w:id="454" w:author="Kunihito Nakano" w:date="2026-09-27T21:55:00Z" w16du:dateUtc="2026-09-27T12:55:00Z">
              <w:tcPr>
                <w:tcW w:w="4700" w:type="dxa"/>
                <w:tcMar>
                  <w:top w:w="70" w:type="dxa"/>
                  <w:left w:w="110" w:type="dxa"/>
                  <w:bottom w:w="70" w:type="dxa"/>
                  <w:right w:w="110" w:type="dxa"/>
                </w:tcMar>
              </w:tcPr>
            </w:tcPrChange>
          </w:tcPr>
          <w:p w14:paraId="3E32A72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当社取締役会決議を経て締結いたします。</w:t>
            </w:r>
          </w:p>
        </w:tc>
      </w:tr>
      <w:tr w:rsidR="00297036" w:rsidRPr="004B49D9" w14:paraId="1EDBB5F6" w14:textId="77777777" w:rsidTr="00E55635">
        <w:trPr>
          <w:cantSplit/>
          <w:trPrChange w:id="455" w:author="Kunihito Nakano" w:date="2026-09-27T21:55:00Z" w16du:dateUtc="2026-09-27T12:55:00Z">
            <w:trPr>
              <w:gridAfter w:val="0"/>
              <w:cantSplit/>
            </w:trPr>
          </w:trPrChange>
        </w:trPr>
        <w:tc>
          <w:tcPr>
            <w:tcW w:w="2400" w:type="dxa"/>
            <w:tcMar>
              <w:top w:w="70" w:type="dxa"/>
              <w:left w:w="110" w:type="dxa"/>
              <w:bottom w:w="70" w:type="dxa"/>
              <w:right w:w="110" w:type="dxa"/>
            </w:tcMar>
            <w:tcPrChange w:id="456" w:author="Kunihito Nakano" w:date="2026-09-27T21:55:00Z" w16du:dateUtc="2026-09-27T12:55:00Z">
              <w:tcPr>
                <w:tcW w:w="2400" w:type="dxa"/>
                <w:tcMar>
                  <w:top w:w="70" w:type="dxa"/>
                  <w:left w:w="110" w:type="dxa"/>
                  <w:bottom w:w="70" w:type="dxa"/>
                  <w:right w:w="110" w:type="dxa"/>
                </w:tcMar>
              </w:tcPr>
            </w:tcPrChange>
          </w:tcPr>
          <w:p w14:paraId="6842DB4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クロージング</w:t>
            </w:r>
          </w:p>
        </w:tc>
        <w:tc>
          <w:tcPr>
            <w:tcW w:w="2100" w:type="dxa"/>
            <w:tcMar>
              <w:top w:w="70" w:type="dxa"/>
              <w:left w:w="110" w:type="dxa"/>
              <w:bottom w:w="70" w:type="dxa"/>
              <w:right w:w="110" w:type="dxa"/>
            </w:tcMar>
            <w:tcPrChange w:id="457" w:author="Kunihito Nakano" w:date="2026-09-27T21:55:00Z" w16du:dateUtc="2026-09-27T12:55:00Z">
              <w:tcPr>
                <w:tcW w:w="2100" w:type="dxa"/>
                <w:tcMar>
                  <w:top w:w="70" w:type="dxa"/>
                  <w:left w:w="110" w:type="dxa"/>
                  <w:bottom w:w="70" w:type="dxa"/>
                  <w:right w:w="110" w:type="dxa"/>
                </w:tcMar>
              </w:tcPr>
            </w:tcPrChange>
          </w:tcPr>
          <w:p w14:paraId="67E344E7" w14:textId="3281A2FA"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2026年12月末</w:t>
            </w:r>
            <w:ins w:id="458" w:author="Kunihito Nakano" w:date="2026-09-27T21:56:00Z" w16du:dateUtc="2026-09-27T12:56:00Z">
              <w:r>
                <w:rPr>
                  <w:rFonts w:ascii="BIZ UDPゴシック" w:eastAsia="BIZ UDPゴシック" w:hAnsi="BIZ UDPゴシック" w:hint="eastAsia"/>
                  <w:sz w:val="20"/>
                  <w:szCs w:val="20"/>
                </w:rPr>
                <w:t>迄</w:t>
              </w:r>
            </w:ins>
          </w:p>
        </w:tc>
        <w:tc>
          <w:tcPr>
            <w:tcW w:w="5560" w:type="dxa"/>
            <w:tcMar>
              <w:top w:w="70" w:type="dxa"/>
              <w:left w:w="110" w:type="dxa"/>
              <w:bottom w:w="70" w:type="dxa"/>
              <w:right w:w="110" w:type="dxa"/>
            </w:tcMar>
            <w:tcPrChange w:id="459" w:author="Kunihito Nakano" w:date="2026-09-27T21:55:00Z" w16du:dateUtc="2026-09-27T12:55:00Z">
              <w:tcPr>
                <w:tcW w:w="4700" w:type="dxa"/>
                <w:tcMar>
                  <w:top w:w="70" w:type="dxa"/>
                  <w:left w:w="110" w:type="dxa"/>
                  <w:bottom w:w="70" w:type="dxa"/>
                  <w:right w:w="110" w:type="dxa"/>
                </w:tcMar>
              </w:tcPr>
            </w:tcPrChange>
          </w:tcPr>
          <w:p w14:paraId="14D73367" w14:textId="03AEACD2" w:rsidR="00297036" w:rsidRPr="004B49D9" w:rsidRDefault="006948C1">
            <w:pPr>
              <w:spacing w:line="280" w:lineRule="auto"/>
              <w:rPr>
                <w:rFonts w:ascii="BIZ UDPゴシック" w:eastAsia="BIZ UDPゴシック" w:hAnsi="BIZ UDPゴシック"/>
              </w:rPr>
            </w:pPr>
            <w:del w:id="460" w:author="Kunihito Nakano" w:date="2026-09-27T21:56:00Z" w16du:dateUtc="2026-09-27T12:56:00Z">
              <w:r>
                <w:rPr>
                  <w:rFonts w:ascii="BIZ UDPゴシック" w:eastAsia="BIZ UDPゴシック" w:hAnsi="BIZ UDPゴシック"/>
                  <w:sz w:val="20"/>
                  <w:szCs w:val="20"/>
                </w:rPr>
                <w:delText>貴社と</w:delText>
              </w:r>
            </w:del>
            <w:r>
              <w:rPr>
                <w:rFonts w:ascii="BIZ UDPゴシック" w:eastAsia="BIZ UDPゴシック" w:hAnsi="BIZ UDPゴシック"/>
                <w:sz w:val="20"/>
                <w:szCs w:val="20"/>
              </w:rPr>
              <w:t>合意</w:t>
            </w:r>
            <w:ins w:id="461" w:author="Kunihito Nakano" w:date="2026-09-27T21:56:00Z" w16du:dateUtc="2026-09-27T12:56:00Z">
              <w:r>
                <w:rPr>
                  <w:rFonts w:ascii="BIZ UDPゴシック" w:eastAsia="BIZ UDPゴシック" w:hAnsi="BIZ UDPゴシック" w:hint="eastAsia"/>
                  <w:sz w:val="20"/>
                  <w:szCs w:val="20"/>
                </w:rPr>
                <w:t>済</w:t>
              </w:r>
            </w:ins>
            <w:del w:id="462" w:author="Kunihito Nakano" w:date="2026-09-27T21:56:00Z" w16du:dateUtc="2026-09-27T12:56:00Z">
              <w:r>
                <w:rPr>
                  <w:rFonts w:ascii="BIZ UDPゴシック" w:eastAsia="BIZ UDPゴシック" w:hAnsi="BIZ UDPゴシック"/>
                  <w:sz w:val="20"/>
                  <w:szCs w:val="20"/>
                </w:rPr>
                <w:delText>しております</w:delText>
              </w:r>
            </w:del>
            <w:r>
              <w:rPr>
                <w:rFonts w:ascii="BIZ UDPゴシック" w:eastAsia="BIZ UDPゴシック" w:hAnsi="BIZ UDPゴシック"/>
                <w:sz w:val="20"/>
                <w:szCs w:val="20"/>
              </w:rPr>
              <w:t>。</w:t>
            </w:r>
          </w:p>
        </w:tc>
      </w:tr>
    </w:tbl>
    <w:p w14:paraId="6DE0530A" w14:textId="77777777" w:rsidR="00297036" w:rsidRPr="004B49D9" w:rsidRDefault="00297036">
      <w:pPr>
        <w:spacing w:after="140"/>
        <w:rPr>
          <w:rFonts w:ascii="BIZ UDPゴシック" w:eastAsia="BIZ UDPゴシック" w:hAnsi="BIZ UDPゴシック"/>
        </w:rPr>
      </w:pPr>
    </w:p>
    <w:p w14:paraId="51DE9B12"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最終契約締結の前提として確認を要すると考えるリスク</w:t>
      </w:r>
    </w:p>
    <w:p w14:paraId="63EFE5DE"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14:paraId="055257C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岸田様のご関与形態：3年間の従事の内容（勤務日数、厨房への関与の程度）と、3年経過後のご意向。</w:t>
      </w:r>
    </w:p>
    <w:p w14:paraId="42FF51B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③ 移転・誘致：各案件の条件（開業時期、賃料、保証金、先方負担額、意思決定期限）と、移転後の収益見通し。</w:t>
      </w:r>
    </w:p>
    <w:p w14:paraId="57EF28E1"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④ ミシュランの評価：評価が店舗と岸田様個人のいずれに帰属するものと考えられるか。評価が変動した場合の収益への影響。</w:t>
      </w:r>
    </w:p>
    <w:p w14:paraId="0D00378D"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⑤ 仕入先からの配分：希少銘柄の配分が、対象会社と岸田様個人のいずれに帰属するものか。その根</w:t>
        <w:lastRenderedPageBreak/>
        <w:t>拠となる契約の有無。</w:t>
      </w:r>
    </w:p>
    <w:p w14:paraId="5C5FE0B5"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⑥ 店舗賃貸借契約：残存期間、更新条件、支配権異動に関する条項、原状回復義務の範囲。</w:t>
      </w:r>
    </w:p>
    <w:p w14:paraId="653C5A57"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⑦ 物販事業：粗利率、商標およびレシピの帰属、レストラン外に製造拠点を設ける場合の許認可および人員の手当て（年商約7,000万円、抽選販売、生産能力が上限にあることは承知しております）。</w:t>
      </w:r>
    </w:p>
    <w:p w14:paraId="5762AC99"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⑧ 労務：36協定の運用状況、固定残業給の設計と実労働時間との関係、勤怠記録の保存状況。本書13項(2)に記載のとおり、当社は是正を価額の減額要素とは考えておりません。</w:t>
      </w:r>
    </w:p>
    <w:p w14:paraId="7F84401F"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⑨ カンテサンスプラス株式会社：監修・コンサルティングの取引先および契約期間、岸田様からの役員借入金554万円の精算方法、本店を岸田様のご自宅に置かれていることに伴う地代家賃19.5万円の取扱い。</w:t>
      </w:r>
    </w:p>
    <w:p w14:paraId="0F9CDD9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⑩ 関連当事者取引および社宅：第15期の地代家賃のうち社宅分393万7,000円について、給与控除による回収額393万円がほぼ同額であり損益への影響が生じていないことを確認しております。賃貸借契約の名義、対象者および本件後の取扱いをご教示ください。</w:t>
      </w:r>
    </w:p>
    <w:p w14:paraId="0FEE05A2"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⑪ 予約サイトとの関係：第15期末に株式会社GHO（OMAKASE）に対する未収入金538万円が計上されていることと、質疑応答における「どことも契約しておらず手数料の支払はない」とのご説明との関係。</w:t>
      </w:r>
    </w:p>
    <w:p w14:paraId="395AE38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⑫ 役員貸付金：精算の方法および時期。</w:t>
      </w:r>
    </w:p>
    <w:p w14:paraId="6ED79D6A"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⑬ 許認可：飲食店営業許可等の承継可否。</w:t>
      </w:r>
    </w:p>
    <w:p w14:paraId="60BED082"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⑭ 非継続の収益：第15期の売上高9億7,640万円には、月額100万円の業務受託収入が9か月分（900万円）含まれており、2025年9月をもって終了しているものと拝見しております。当該取引の内容と終了の経緯をご教示ください。なお当社は、これを除いた継続事業ベースで2026年1〜7月の売上が前年同期比6.1%増であると理解しており、本件の評価においてはこの実勢を用いております。</w:t>
      </w:r>
    </w:p>
    <w:p w14:paraId="135205BD"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⑮ 店舗家賃の期間差異：地代家賃（店舗分）が第13期2,435万円に対し第14期・第15期は1,534万円と、約900万円の差異が生じております。契約条件の変更、賃料改定または計上区分の変更の有無をご教示ください。</w:t>
      </w:r>
    </w:p>
    <w:p w14:paraId="4CB2D67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⑯ 勤怠記録：ご開示いただいた支給控除一覧表において、就労時間が1日8時間×出勤日数の定時数で記録されております。実労働時間の記録方法と、原資料（タイムカード等）の保存状況をご教示ください。本項は前記⑧と一体の論点であり、当社は是正を価額の減額要素とは考えておりません。</w:t>
      </w:r>
    </w:p>
    <w:p w14:paraId="03DA4C8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11．今後の意思決定プロセス</w:t>
      </w:r>
    </w:p>
    <w:p w14:paraId="68B79556" w14:textId="77777777" w:rsidR="00297036" w:rsidDel="009E5DE5" w:rsidRDefault="006948C1" w:rsidP="009E5DE5">
      <w:pPr>
        <w:spacing w:before="200" w:after="100" w:line="300" w:lineRule="auto"/>
        <w:rPr>
          <w:del w:id="463" w:author="Kunihito Nakano" w:date="2026-09-27T17:09:00Z" w16du:dateUtc="2026-09-27T08:09:00Z"/>
          <w:rFonts w:ascii="BIZ UDPゴシック" w:eastAsia="BIZ UDPゴシック" w:hAnsi="BIZ UDPゴシック"/>
          <w:color w:val="595959"/>
        </w:rPr>
      </w:pPr>
      <w:r>
        <w:rPr>
          <w:rFonts w:ascii="BIZ UDPゴシック" w:eastAsia="BIZ UDPゴシック" w:hAnsi="BIZ UDPゴシック"/>
          <w:b/>
          <w:bCs/>
        </w:rPr>
        <w:t>(1) 本書の提出までに行われた意思決定</w:t>
      </w:r>
    </w:p>
    <w:p w14:paraId="133F8826" w14:textId="77777777" w:rsidR="009E5DE5" w:rsidRPr="004B49D9" w:rsidRDefault="009E5DE5">
      <w:pPr>
        <w:spacing w:before="200" w:after="100" w:line="300" w:lineRule="auto"/>
        <w:rPr>
          <w:ins w:id="464" w:author="Kunihito Nakano" w:date="2026-09-27T17:09:00Z" w16du:dateUtc="2026-09-27T08:09:00Z"/>
          <w:rFonts w:ascii="BIZ UDPゴシック" w:eastAsia="BIZ UDPゴシック" w:hAnsi="BIZ UDPゴシック"/>
        </w:rPr>
      </w:pPr>
    </w:p>
    <w:p w14:paraId="65E8F575" w14:textId="73985245" w:rsidR="00297036" w:rsidRPr="009E5DE5" w:rsidRDefault="006948C1">
      <w:pPr>
        <w:spacing w:before="200" w:after="100" w:line="300" w:lineRule="auto"/>
        <w:rPr>
          <w:rFonts w:ascii="BIZ UDPゴシック" w:eastAsia="BIZ UDPゴシック" w:hAnsi="BIZ UDPゴシック"/>
          <w:b/>
          <w:bCs/>
          <w:rPrChange w:id="465" w:author="Kunihito Nakano" w:date="2026-09-27T17:09:00Z" w16du:dateUtc="2026-09-27T08:09:00Z">
            <w:rPr>
              <w:rFonts w:ascii="BIZ UDPゴシック" w:eastAsia="BIZ UDPゴシック" w:hAnsi="BIZ UDPゴシック"/>
            </w:rPr>
          </w:rPrChange>
        </w:rPr>
        <w:pPrChange w:id="466" w:author="Kunihito Nakano" w:date="2026-09-27T17:09:00Z" w16du:dateUtc="2026-09-27T08:09:00Z">
          <w:pPr>
            <w:spacing w:after="120" w:line="300" w:lineRule="auto"/>
          </w:pPr>
        </w:pPrChange>
      </w:pPr>
      <w:del w:id="467" w:author="Kunihito Nakano" w:date="2026-09-27T17:09:00Z" w16du:dateUtc="2026-09-27T08:09:00Z">
        <w:r>
          <w:rPr>
            <w:rFonts w:ascii="BIZ UDPゴシック" w:eastAsia="BIZ UDPゴシック" w:hAnsi="BIZ UDPゴシック"/>
            <w:color w:val="auto"/>
            <w:rPrChange w:id="468" w:author="Kunihito Nakano" w:date="2026-09-27T17:09:00Z" w16du:dateUtc="2026-09-27T08:09:00Z">
              <w:rPr>
                <w:rFonts w:ascii="BIZ UDPゴシック" w:eastAsia="BIZ UDPゴシック" w:hAnsi="BIZ UDPゴシック"/>
                <w:color w:val="595959"/>
              </w:rPr>
            </w:rPrChange>
          </w:rPr>
          <w:delText>【要ご記入：本書提出に係る社内手続をご記載ください。例：</w:delText>
        </w:r>
      </w:del>
      <w:r>
        <w:rPr>
          <w:rFonts w:ascii="BIZ UDPゴシック" w:eastAsia="BIZ UDPゴシック" w:hAnsi="BIZ UDPゴシック"/>
          <w:color w:val="auto"/>
          <w:rPrChange w:id="469" w:author="Kunihito Nakano" w:date="2026-09-27T17:09:00Z" w16du:dateUtc="2026-09-27T08:09:00Z">
            <w:rPr>
              <w:rFonts w:ascii="BIZ UDPゴシック" w:eastAsia="BIZ UDPゴシック" w:hAnsi="BIZ UDPゴシック"/>
              <w:color w:val="595959"/>
            </w:rPr>
          </w:rPrChange>
        </w:rPr>
        <w:t>2026年</w:t>
      </w:r>
      <w:ins w:id="470" w:author="Kunihito Nakano" w:date="2026-09-27T17:09:00Z" w16du:dateUtc="2026-09-27T08:09:00Z">
        <w:r>
          <w:rPr>
            <w:rFonts w:ascii="BIZ UDPゴシック" w:eastAsia="BIZ UDPゴシック" w:hAnsi="BIZ UDPゴシック"/>
            <w:color w:val="auto"/>
            <w:rPrChange w:id="471" w:author="Kunihito Nakano" w:date="2026-09-27T17:09:00Z" w16du:dateUtc="2026-09-27T08:09:00Z">
              <w:rPr>
                <w:rFonts w:ascii="BIZ UDPゴシック" w:eastAsia="BIZ UDPゴシック" w:hAnsi="BIZ UDPゴシック"/>
                <w:color w:val="595959"/>
              </w:rPr>
            </w:rPrChange>
          </w:rPr>
          <w:t>9</w:t>
        </w:r>
      </w:ins>
      <w:del w:id="472" w:author="Kunihito Nakano" w:date="2026-09-27T17:09:00Z" w16du:dateUtc="2026-09-27T08:09:00Z">
        <w:r>
          <w:rPr>
            <w:rFonts w:ascii="BIZ UDPゴシック" w:eastAsia="BIZ UDPゴシック" w:hAnsi="BIZ UDPゴシック"/>
            <w:color w:val="auto"/>
            <w:rPrChange w:id="473" w:author="Kunihito Nakano" w:date="2026-09-27T17:09:00Z" w16du:dateUtc="2026-09-27T08:09:00Z">
              <w:rPr>
                <w:rFonts w:ascii="BIZ UDPゴシック" w:eastAsia="BIZ UDPゴシック" w:hAnsi="BIZ UDPゴシック"/>
                <w:color w:val="595959"/>
              </w:rPr>
            </w:rPrChange>
          </w:rPr>
          <w:delText>●</w:delText>
        </w:r>
      </w:del>
      <w:r>
        <w:rPr>
          <w:rFonts w:ascii="BIZ UDPゴシック" w:eastAsia="BIZ UDPゴシック" w:hAnsi="BIZ UDPゴシック"/>
          <w:color w:val="auto"/>
          <w:rPrChange w:id="474" w:author="Kunihito Nakano" w:date="2026-09-27T17:09:00Z" w16du:dateUtc="2026-09-27T08:09:00Z">
            <w:rPr>
              <w:rFonts w:ascii="BIZ UDPゴシック" w:eastAsia="BIZ UDPゴシック" w:hAnsi="BIZ UDPゴシック"/>
              <w:color w:val="595959"/>
            </w:rPr>
          </w:rPrChange>
        </w:rPr>
        <w:t>月</w:t>
      </w:r>
      <w:ins w:id="475" w:author="Kunihito Nakano" w:date="2026-09-27T17:09:00Z" w16du:dateUtc="2026-09-27T08:09:00Z">
        <w:r>
          <w:rPr>
            <w:rFonts w:ascii="BIZ UDPゴシック" w:eastAsia="BIZ UDPゴシック" w:hAnsi="BIZ UDPゴシック"/>
            <w:color w:val="auto"/>
            <w:rPrChange w:id="476" w:author="Kunihito Nakano" w:date="2026-09-27T17:09:00Z" w16du:dateUtc="2026-09-27T08:09:00Z">
              <w:rPr>
                <w:rFonts w:ascii="BIZ UDPゴシック" w:eastAsia="BIZ UDPゴシック" w:hAnsi="BIZ UDPゴシック"/>
                <w:color w:val="595959"/>
              </w:rPr>
            </w:rPrChange>
          </w:rPr>
          <w:t>29</w:t>
        </w:r>
      </w:ins>
      <w:del w:id="477" w:author="Kunihito Nakano" w:date="2026-09-27T17:09:00Z" w16du:dateUtc="2026-09-27T08:09:00Z">
        <w:r>
          <w:rPr>
            <w:rFonts w:ascii="BIZ UDPゴシック" w:eastAsia="BIZ UDPゴシック" w:hAnsi="BIZ UDPゴシック"/>
            <w:color w:val="auto"/>
            <w:rPrChange w:id="478" w:author="Kunihito Nakano" w:date="2026-09-27T17:09:00Z" w16du:dateUtc="2026-09-27T08:09:00Z">
              <w:rPr>
                <w:rFonts w:ascii="BIZ UDPゴシック" w:eastAsia="BIZ UDPゴシック" w:hAnsi="BIZ UDPゴシック"/>
                <w:color w:val="595959"/>
              </w:rPr>
            </w:rPrChange>
          </w:rPr>
          <w:delText>●</w:delText>
        </w:r>
      </w:del>
      <w:r>
        <w:rPr>
          <w:rFonts w:ascii="BIZ UDPゴシック" w:eastAsia="BIZ UDPゴシック" w:hAnsi="BIZ UDPゴシック"/>
          <w:color w:val="auto"/>
          <w:rPrChange w:id="479" w:author="Kunihito Nakano" w:date="2026-09-27T17:09:00Z" w16du:dateUtc="2026-09-27T08:09:00Z">
            <w:rPr>
              <w:rFonts w:ascii="BIZ UDPゴシック" w:eastAsia="BIZ UDPゴシック" w:hAnsi="BIZ UDPゴシック"/>
              <w:color w:val="595959"/>
            </w:rPr>
          </w:rPrChange>
        </w:rPr>
        <w:t>日開催の取締役会において、本件の検討およびDDの実施について決議しております。</w:t>
      </w:r>
      <w:del w:id="480" w:author="Kunihito Nakano" w:date="2026-09-27T17:09:00Z" w16du:dateUtc="2026-09-27T08:09:00Z">
        <w:r>
          <w:rPr>
            <w:rFonts w:ascii="BIZ UDPゴシック" w:eastAsia="BIZ UDPゴシック" w:hAnsi="BIZ UDPゴシック"/>
            <w:b/>
            <w:bCs/>
            <w:rPrChange w:id="481" w:author="Kunihito Nakano" w:date="2026-09-27T17:09:00Z" w16du:dateUtc="2026-09-27T08:09:00Z">
              <w:rPr>
                <w:rFonts w:ascii="BIZ UDPゴシック" w:eastAsia="BIZ UDPゴシック" w:hAnsi="BIZ UDPゴシック"/>
                <w:color w:val="595959"/>
              </w:rPr>
            </w:rPrChange>
          </w:rPr>
          <w:delText>】</w:delText>
        </w:r>
      </w:del>
    </w:p>
    <w:p w14:paraId="351D74F4"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今後必要となる意思決定</w:t>
      </w:r>
    </w:p>
    <w:p w14:paraId="461C7A40"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lastRenderedPageBreak/>
        <w:t>① DD結果を踏まえた最終契約の締結について、当社取締役会の決議を要します（2026年12月中旬を予定）。</w:t>
      </w:r>
    </w:p>
    <w:p w14:paraId="4D8AB94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本件の資金調達に係る増資について、当社の株主総会または取締役会の決議を要します。</w:t>
      </w:r>
    </w:p>
    <w:p w14:paraId="5DF28BF8"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③ 金融機関における与信審査および正式な承認を要します。</w:t>
      </w:r>
    </w:p>
    <w:p w14:paraId="3CF08542" w14:textId="77777777" w:rsidR="00297036" w:rsidRPr="004B49D9" w:rsidRDefault="00297036">
      <w:pPr>
        <w:spacing w:after="60"/>
        <w:rPr>
          <w:rFonts w:ascii="BIZ UDPゴシック" w:eastAsia="BIZ UDPゴシック" w:hAnsi="BIZ UDPゴシック"/>
        </w:rPr>
      </w:pPr>
    </w:p>
    <w:p w14:paraId="7234F87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いずれの手続についても、本ご案内に示されたスケジュールに支障が生じないよう進行させる所存です。</w:t>
      </w:r>
    </w:p>
    <w:p w14:paraId="752DA022"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12．当社の情報（本件取引の取組体制）</w:t>
      </w:r>
    </w:p>
    <w:p w14:paraId="7265388D"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当社の担当者</w:t>
      </w:r>
    </w:p>
    <w:tbl>
      <w:tblPr>
        <w:tblW w:w="991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Change w:id="482" w:author="Kunihito Nakano" w:date="2026-09-27T21:52:00Z" w16du:dateUtc="2026-09-27T12:52:00Z">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PrChange>
      </w:tblPr>
      <w:tblGrid>
        <w:gridCol w:w="1500"/>
        <w:gridCol w:w="1330"/>
        <w:gridCol w:w="1134"/>
        <w:gridCol w:w="1985"/>
        <w:gridCol w:w="3969"/>
        <w:tblGridChange w:id="483">
          <w:tblGrid>
            <w:gridCol w:w="1500"/>
            <w:gridCol w:w="1330"/>
            <w:gridCol w:w="670"/>
            <w:gridCol w:w="464"/>
            <w:gridCol w:w="1336"/>
            <w:gridCol w:w="649"/>
            <w:gridCol w:w="1251"/>
            <w:gridCol w:w="2000"/>
            <w:gridCol w:w="718"/>
          </w:tblGrid>
        </w:tblGridChange>
      </w:tblGrid>
      <w:tr w:rsidR="00297036" w:rsidRPr="004B49D9" w14:paraId="6E760863" w14:textId="77777777" w:rsidTr="00E55635">
        <w:trPr>
          <w:cantSplit/>
          <w:trPrChange w:id="484" w:author="Kunihito Nakano" w:date="2026-09-27T21:52:00Z" w16du:dateUtc="2026-09-27T12:52:00Z">
            <w:trPr>
              <w:gridAfter w:val="0"/>
              <w:cantSplit/>
            </w:trPr>
          </w:trPrChange>
        </w:trPr>
        <w:tc>
          <w:tcPr>
            <w:tcW w:w="1500" w:type="dxa"/>
            <w:shd w:val="clear" w:color="auto" w:fill="F2F2F2"/>
            <w:tcMar>
              <w:top w:w="70" w:type="dxa"/>
              <w:left w:w="110" w:type="dxa"/>
              <w:bottom w:w="70" w:type="dxa"/>
              <w:right w:w="110" w:type="dxa"/>
            </w:tcMar>
            <w:tcPrChange w:id="485" w:author="Kunihito Nakano" w:date="2026-09-27T21:52:00Z" w16du:dateUtc="2026-09-27T12:52:00Z">
              <w:tcPr>
                <w:tcW w:w="1500" w:type="dxa"/>
                <w:shd w:val="clear" w:color="auto" w:fill="F2F2F2"/>
                <w:tcMar>
                  <w:top w:w="70" w:type="dxa"/>
                  <w:left w:w="110" w:type="dxa"/>
                  <w:bottom w:w="70" w:type="dxa"/>
                  <w:right w:w="110" w:type="dxa"/>
                </w:tcMar>
              </w:tcPr>
            </w:tcPrChange>
          </w:tcPr>
          <w:p w14:paraId="3037715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氏名</w:t>
            </w:r>
          </w:p>
        </w:tc>
        <w:tc>
          <w:tcPr>
            <w:tcW w:w="1330" w:type="dxa"/>
            <w:shd w:val="clear" w:color="auto" w:fill="F2F2F2"/>
            <w:tcMar>
              <w:top w:w="70" w:type="dxa"/>
              <w:left w:w="110" w:type="dxa"/>
              <w:bottom w:w="70" w:type="dxa"/>
              <w:right w:w="110" w:type="dxa"/>
            </w:tcMar>
            <w:tcPrChange w:id="486" w:author="Kunihito Nakano" w:date="2026-09-27T21:52:00Z" w16du:dateUtc="2026-09-27T12:52:00Z">
              <w:tcPr>
                <w:tcW w:w="2000" w:type="dxa"/>
                <w:gridSpan w:val="2"/>
                <w:shd w:val="clear" w:color="auto" w:fill="F2F2F2"/>
                <w:tcMar>
                  <w:top w:w="70" w:type="dxa"/>
                  <w:left w:w="110" w:type="dxa"/>
                  <w:bottom w:w="70" w:type="dxa"/>
                  <w:right w:w="110" w:type="dxa"/>
                </w:tcMar>
              </w:tcPr>
            </w:tcPrChange>
          </w:tcPr>
          <w:p w14:paraId="5A03AA4F"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所属・役職</w:t>
            </w:r>
          </w:p>
        </w:tc>
        <w:tc>
          <w:tcPr>
            <w:tcW w:w="1134" w:type="dxa"/>
            <w:shd w:val="clear" w:color="auto" w:fill="F2F2F2"/>
            <w:tcMar>
              <w:top w:w="70" w:type="dxa"/>
              <w:left w:w="110" w:type="dxa"/>
              <w:bottom w:w="70" w:type="dxa"/>
              <w:right w:w="110" w:type="dxa"/>
            </w:tcMar>
            <w:tcPrChange w:id="487" w:author="Kunihito Nakano" w:date="2026-09-27T21:52:00Z" w16du:dateUtc="2026-09-27T12:52:00Z">
              <w:tcPr>
                <w:tcW w:w="1800" w:type="dxa"/>
                <w:gridSpan w:val="2"/>
                <w:shd w:val="clear" w:color="auto" w:fill="F2F2F2"/>
                <w:tcMar>
                  <w:top w:w="70" w:type="dxa"/>
                  <w:left w:w="110" w:type="dxa"/>
                  <w:bottom w:w="70" w:type="dxa"/>
                  <w:right w:w="110" w:type="dxa"/>
                </w:tcMar>
              </w:tcPr>
            </w:tcPrChange>
          </w:tcPr>
          <w:p w14:paraId="59A9902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所在地</w:t>
            </w:r>
          </w:p>
        </w:tc>
        <w:tc>
          <w:tcPr>
            <w:tcW w:w="1985" w:type="dxa"/>
            <w:shd w:val="clear" w:color="auto" w:fill="F2F2F2"/>
            <w:tcMar>
              <w:top w:w="70" w:type="dxa"/>
              <w:left w:w="110" w:type="dxa"/>
              <w:bottom w:w="70" w:type="dxa"/>
              <w:right w:w="110" w:type="dxa"/>
            </w:tcMar>
            <w:tcPrChange w:id="488" w:author="Kunihito Nakano" w:date="2026-09-27T21:52:00Z" w16du:dateUtc="2026-09-27T12:52:00Z">
              <w:tcPr>
                <w:tcW w:w="1900" w:type="dxa"/>
                <w:gridSpan w:val="2"/>
                <w:shd w:val="clear" w:color="auto" w:fill="F2F2F2"/>
                <w:tcMar>
                  <w:top w:w="70" w:type="dxa"/>
                  <w:left w:w="110" w:type="dxa"/>
                  <w:bottom w:w="70" w:type="dxa"/>
                  <w:right w:w="110" w:type="dxa"/>
                </w:tcMar>
              </w:tcPr>
            </w:tcPrChange>
          </w:tcPr>
          <w:p w14:paraId="590B56B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電話番号</w:t>
            </w:r>
          </w:p>
        </w:tc>
        <w:tc>
          <w:tcPr>
            <w:tcW w:w="3969" w:type="dxa"/>
            <w:shd w:val="clear" w:color="auto" w:fill="F2F2F2"/>
            <w:tcMar>
              <w:top w:w="70" w:type="dxa"/>
              <w:left w:w="110" w:type="dxa"/>
              <w:bottom w:w="70" w:type="dxa"/>
              <w:right w:w="110" w:type="dxa"/>
            </w:tcMar>
            <w:tcPrChange w:id="489" w:author="Kunihito Nakano" w:date="2026-09-27T21:52:00Z" w16du:dateUtc="2026-09-27T12:52:00Z">
              <w:tcPr>
                <w:tcW w:w="2000" w:type="dxa"/>
                <w:shd w:val="clear" w:color="auto" w:fill="F2F2F2"/>
                <w:tcMar>
                  <w:top w:w="70" w:type="dxa"/>
                  <w:left w:w="110" w:type="dxa"/>
                  <w:bottom w:w="70" w:type="dxa"/>
                  <w:right w:w="110" w:type="dxa"/>
                </w:tcMar>
              </w:tcPr>
            </w:tcPrChange>
          </w:tcPr>
          <w:p w14:paraId="230AC00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E-mail</w:t>
            </w:r>
          </w:p>
        </w:tc>
      </w:tr>
      <w:tr w:rsidR="00297036" w:rsidRPr="004B49D9" w14:paraId="00B44075" w14:textId="77777777" w:rsidTr="00E55635">
        <w:trPr>
          <w:cantSplit/>
          <w:trPrChange w:id="490" w:author="Kunihito Nakano" w:date="2026-09-27T21:52:00Z" w16du:dateUtc="2026-09-27T12:52:00Z">
            <w:trPr>
              <w:gridAfter w:val="0"/>
              <w:cantSplit/>
            </w:trPr>
          </w:trPrChange>
        </w:trPr>
        <w:tc>
          <w:tcPr>
            <w:tcW w:w="1500" w:type="dxa"/>
            <w:tcMar>
              <w:top w:w="70" w:type="dxa"/>
              <w:left w:w="110" w:type="dxa"/>
              <w:bottom w:w="70" w:type="dxa"/>
              <w:right w:w="110" w:type="dxa"/>
            </w:tcMar>
            <w:tcPrChange w:id="491" w:author="Kunihito Nakano" w:date="2026-09-27T21:52:00Z" w16du:dateUtc="2026-09-27T12:52:00Z">
              <w:tcPr>
                <w:tcW w:w="1500" w:type="dxa"/>
                <w:tcMar>
                  <w:top w:w="70" w:type="dxa"/>
                  <w:left w:w="110" w:type="dxa"/>
                  <w:bottom w:w="70" w:type="dxa"/>
                  <w:right w:w="110" w:type="dxa"/>
                </w:tcMar>
              </w:tcPr>
            </w:tcPrChange>
          </w:tcPr>
          <w:p w14:paraId="412CA61E"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中野　邦人</w:t>
            </w:r>
          </w:p>
        </w:tc>
        <w:tc>
          <w:tcPr>
            <w:tcW w:w="1330" w:type="dxa"/>
            <w:tcMar>
              <w:top w:w="70" w:type="dxa"/>
              <w:left w:w="110" w:type="dxa"/>
              <w:bottom w:w="70" w:type="dxa"/>
              <w:right w:w="110" w:type="dxa"/>
            </w:tcMar>
            <w:tcPrChange w:id="492" w:author="Kunihito Nakano" w:date="2026-09-27T21:52:00Z" w16du:dateUtc="2026-09-27T12:52:00Z">
              <w:tcPr>
                <w:tcW w:w="2000" w:type="dxa"/>
                <w:gridSpan w:val="2"/>
                <w:tcMar>
                  <w:top w:w="70" w:type="dxa"/>
                  <w:left w:w="110" w:type="dxa"/>
                  <w:bottom w:w="70" w:type="dxa"/>
                  <w:right w:w="110" w:type="dxa"/>
                </w:tcMar>
              </w:tcPr>
            </w:tcPrChange>
          </w:tcPr>
          <w:p w14:paraId="68ED92F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代表取締役</w:t>
            </w:r>
          </w:p>
        </w:tc>
        <w:tc>
          <w:tcPr>
            <w:tcW w:w="1134" w:type="dxa"/>
            <w:tcMar>
              <w:top w:w="70" w:type="dxa"/>
              <w:left w:w="110" w:type="dxa"/>
              <w:bottom w:w="70" w:type="dxa"/>
              <w:right w:w="110" w:type="dxa"/>
            </w:tcMar>
            <w:tcPrChange w:id="493" w:author="Kunihito Nakano" w:date="2026-09-27T21:52:00Z" w16du:dateUtc="2026-09-27T12:52:00Z">
              <w:tcPr>
                <w:tcW w:w="1800" w:type="dxa"/>
                <w:gridSpan w:val="2"/>
                <w:tcMar>
                  <w:top w:w="70" w:type="dxa"/>
                  <w:left w:w="110" w:type="dxa"/>
                  <w:bottom w:w="70" w:type="dxa"/>
                  <w:right w:w="110" w:type="dxa"/>
                </w:tcMar>
              </w:tcPr>
            </w:tcPrChange>
          </w:tcPr>
          <w:p w14:paraId="7D2B9478"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本社</w:t>
            </w:r>
          </w:p>
        </w:tc>
        <w:tc>
          <w:tcPr>
            <w:tcW w:w="1985" w:type="dxa"/>
            <w:tcMar>
              <w:top w:w="70" w:type="dxa"/>
              <w:left w:w="110" w:type="dxa"/>
              <w:bottom w:w="70" w:type="dxa"/>
              <w:right w:w="110" w:type="dxa"/>
            </w:tcMar>
            <w:tcPrChange w:id="494" w:author="Kunihito Nakano" w:date="2026-09-27T21:52:00Z" w16du:dateUtc="2026-09-27T12:52:00Z">
              <w:tcPr>
                <w:tcW w:w="1900" w:type="dxa"/>
                <w:gridSpan w:val="2"/>
                <w:tcMar>
                  <w:top w:w="70" w:type="dxa"/>
                  <w:left w:w="110" w:type="dxa"/>
                  <w:bottom w:w="70" w:type="dxa"/>
                  <w:right w:w="110" w:type="dxa"/>
                </w:tcMar>
              </w:tcPr>
            </w:tcPrChange>
          </w:tcPr>
          <w:p w14:paraId="0BEBCD2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03-6416-9370</w:t>
            </w:r>
          </w:p>
        </w:tc>
        <w:tc>
          <w:tcPr>
            <w:tcW w:w="3969" w:type="dxa"/>
            <w:tcMar>
              <w:top w:w="70" w:type="dxa"/>
              <w:left w:w="110" w:type="dxa"/>
              <w:bottom w:w="70" w:type="dxa"/>
              <w:right w:w="110" w:type="dxa"/>
            </w:tcMar>
            <w:tcPrChange w:id="495" w:author="Kunihito Nakano" w:date="2026-09-27T21:52:00Z" w16du:dateUtc="2026-09-27T12:52:00Z">
              <w:tcPr>
                <w:tcW w:w="2000" w:type="dxa"/>
                <w:tcMar>
                  <w:top w:w="70" w:type="dxa"/>
                  <w:left w:w="110" w:type="dxa"/>
                  <w:bottom w:w="70" w:type="dxa"/>
                  <w:right w:w="110" w:type="dxa"/>
                </w:tcMar>
              </w:tcPr>
            </w:tcPrChange>
          </w:tcPr>
          <w:p w14:paraId="70296FD5"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nakano@wine-bank.co.jp</w:t>
            </w:r>
          </w:p>
        </w:tc>
      </w:tr>
      <w:tr w:rsidR="00297036" w:rsidRPr="004B49D9" w14:paraId="661B44CD" w14:textId="77777777" w:rsidTr="00E55635">
        <w:trPr>
          <w:cantSplit/>
          <w:trPrChange w:id="496" w:author="Kunihito Nakano" w:date="2026-09-27T21:52:00Z" w16du:dateUtc="2026-09-27T12:52:00Z">
            <w:trPr>
              <w:gridAfter w:val="0"/>
              <w:cantSplit/>
            </w:trPr>
          </w:trPrChange>
        </w:trPr>
        <w:tc>
          <w:tcPr>
            <w:tcW w:w="1500" w:type="dxa"/>
            <w:tcMar>
              <w:top w:w="70" w:type="dxa"/>
              <w:left w:w="110" w:type="dxa"/>
              <w:bottom w:w="70" w:type="dxa"/>
              <w:right w:w="110" w:type="dxa"/>
            </w:tcMar>
            <w:tcPrChange w:id="497" w:author="Kunihito Nakano" w:date="2026-09-27T21:52:00Z" w16du:dateUtc="2026-09-27T12:52:00Z">
              <w:tcPr>
                <w:tcW w:w="1500" w:type="dxa"/>
                <w:tcMar>
                  <w:top w:w="70" w:type="dxa"/>
                  <w:left w:w="110" w:type="dxa"/>
                  <w:bottom w:w="70" w:type="dxa"/>
                  <w:right w:w="110" w:type="dxa"/>
                </w:tcMar>
              </w:tcPr>
            </w:tcPrChange>
          </w:tcPr>
          <w:p w14:paraId="1E19889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疋田　一久</w:t>
            </w:r>
          </w:p>
        </w:tc>
        <w:tc>
          <w:tcPr>
            <w:tcW w:w="1330" w:type="dxa"/>
            <w:tcMar>
              <w:top w:w="70" w:type="dxa"/>
              <w:left w:w="110" w:type="dxa"/>
              <w:bottom w:w="70" w:type="dxa"/>
              <w:right w:w="110" w:type="dxa"/>
            </w:tcMar>
            <w:tcPrChange w:id="498" w:author="Kunihito Nakano" w:date="2026-09-27T21:52:00Z" w16du:dateUtc="2026-09-27T12:52:00Z">
              <w:tcPr>
                <w:tcW w:w="2000" w:type="dxa"/>
                <w:gridSpan w:val="2"/>
                <w:tcMar>
                  <w:top w:w="70" w:type="dxa"/>
                  <w:left w:w="110" w:type="dxa"/>
                  <w:bottom w:w="70" w:type="dxa"/>
                  <w:right w:w="110" w:type="dxa"/>
                </w:tcMar>
              </w:tcPr>
            </w:tcPrChange>
          </w:tcPr>
          <w:p w14:paraId="54990821" w14:textId="2B9C604A" w:rsidR="00297036" w:rsidRPr="004B49D9" w:rsidRDefault="009E5DE5">
            <w:pPr>
              <w:spacing w:line="280" w:lineRule="auto"/>
              <w:rPr>
                <w:rFonts w:ascii="BIZ UDPゴシック" w:eastAsia="BIZ UDPゴシック" w:hAnsi="BIZ UDPゴシック"/>
              </w:rPr>
            </w:pPr>
            <w:ins w:id="499" w:author="Kunihito Nakano" w:date="2026-09-27T17:10:00Z" w16du:dateUtc="2026-09-27T08:10:00Z">
              <w:r>
                <w:rPr>
                  <w:rFonts w:ascii="BIZ UDPゴシック" w:eastAsia="BIZ UDPゴシック" w:hAnsi="BIZ UDPゴシック" w:hint="eastAsia"/>
                  <w:color w:val="595959"/>
                  <w:sz w:val="19"/>
                  <w:szCs w:val="19"/>
                </w:rPr>
                <w:t>取締役</w:t>
              </w:r>
            </w:ins>
            <w:del w:id="500" w:author="Kunihito Nakano" w:date="2026-09-27T17:10:00Z" w16du:dateUtc="2026-09-27T08:10:00Z">
              <w:r>
                <w:rPr>
                  <w:rFonts w:ascii="BIZ UDPゴシック" w:eastAsia="BIZ UDPゴシック" w:hAnsi="BIZ UDPゴシック"/>
                  <w:color w:val="595959"/>
                  <w:sz w:val="19"/>
                  <w:szCs w:val="19"/>
                </w:rPr>
                <w:delText>【要ご記入：役職】</w:delText>
              </w:r>
            </w:del>
          </w:p>
        </w:tc>
        <w:tc>
          <w:tcPr>
            <w:tcW w:w="1134" w:type="dxa"/>
            <w:tcMar>
              <w:top w:w="70" w:type="dxa"/>
              <w:left w:w="110" w:type="dxa"/>
              <w:bottom w:w="70" w:type="dxa"/>
              <w:right w:w="110" w:type="dxa"/>
            </w:tcMar>
            <w:tcPrChange w:id="501" w:author="Kunihito Nakano" w:date="2026-09-27T21:52:00Z" w16du:dateUtc="2026-09-27T12:52:00Z">
              <w:tcPr>
                <w:tcW w:w="1800" w:type="dxa"/>
                <w:gridSpan w:val="2"/>
                <w:tcMar>
                  <w:top w:w="70" w:type="dxa"/>
                  <w:left w:w="110" w:type="dxa"/>
                  <w:bottom w:w="70" w:type="dxa"/>
                  <w:right w:w="110" w:type="dxa"/>
                </w:tcMar>
              </w:tcPr>
            </w:tcPrChange>
          </w:tcPr>
          <w:p w14:paraId="0DD9BD1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本社</w:t>
            </w:r>
          </w:p>
        </w:tc>
        <w:tc>
          <w:tcPr>
            <w:tcW w:w="1985" w:type="dxa"/>
            <w:tcMar>
              <w:top w:w="70" w:type="dxa"/>
              <w:left w:w="110" w:type="dxa"/>
              <w:bottom w:w="70" w:type="dxa"/>
              <w:right w:w="110" w:type="dxa"/>
            </w:tcMar>
            <w:tcPrChange w:id="502" w:author="Kunihito Nakano" w:date="2026-09-27T21:52:00Z" w16du:dateUtc="2026-09-27T12:52:00Z">
              <w:tcPr>
                <w:tcW w:w="1900" w:type="dxa"/>
                <w:gridSpan w:val="2"/>
                <w:tcMar>
                  <w:top w:w="70" w:type="dxa"/>
                  <w:left w:w="110" w:type="dxa"/>
                  <w:bottom w:w="70" w:type="dxa"/>
                  <w:right w:w="110" w:type="dxa"/>
                </w:tcMar>
              </w:tcPr>
            </w:tcPrChange>
          </w:tcPr>
          <w:p w14:paraId="75379DC0"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03-6416-9370</w:t>
            </w:r>
          </w:p>
        </w:tc>
        <w:tc>
          <w:tcPr>
            <w:tcW w:w="3969" w:type="dxa"/>
            <w:tcMar>
              <w:top w:w="70" w:type="dxa"/>
              <w:left w:w="110" w:type="dxa"/>
              <w:bottom w:w="70" w:type="dxa"/>
              <w:right w:w="110" w:type="dxa"/>
            </w:tcMar>
            <w:tcPrChange w:id="503" w:author="Kunihito Nakano" w:date="2026-09-27T21:52:00Z" w16du:dateUtc="2026-09-27T12:52:00Z">
              <w:tcPr>
                <w:tcW w:w="2000" w:type="dxa"/>
                <w:tcMar>
                  <w:top w:w="70" w:type="dxa"/>
                  <w:left w:w="110" w:type="dxa"/>
                  <w:bottom w:w="70" w:type="dxa"/>
                  <w:right w:w="110" w:type="dxa"/>
                </w:tcMar>
              </w:tcPr>
            </w:tcPrChange>
          </w:tcPr>
          <w:p w14:paraId="71ABC7C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kazuhisa-hikita@wine-bank.co.jp</w:t>
            </w:r>
          </w:p>
        </w:tc>
      </w:tr>
    </w:tbl>
    <w:p w14:paraId="3F2B58E5" w14:textId="77777777" w:rsidR="00297036" w:rsidRPr="004B49D9" w:rsidRDefault="00297036">
      <w:pPr>
        <w:spacing w:after="120"/>
        <w:rPr>
          <w:rFonts w:ascii="BIZ UDPゴシック" w:eastAsia="BIZ UDPゴシック" w:hAnsi="BIZ UDPゴシック"/>
        </w:rPr>
      </w:pPr>
    </w:p>
    <w:p w14:paraId="7CFE1CA8"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起用を予定している外部専門家</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2600"/>
        <w:gridCol w:w="2200"/>
        <w:gridCol w:w="2200"/>
      </w:tblGrid>
      <w:tr w:rsidR="00297036" w:rsidRPr="004B49D9" w14:paraId="07245CA5" w14:textId="77777777">
        <w:trPr>
          <w:cantSplit/>
        </w:trPr>
        <w:tc>
          <w:tcPr>
            <w:tcW w:w="2200" w:type="dxa"/>
            <w:shd w:val="clear" w:color="auto" w:fill="F2F2F2"/>
            <w:tcMar>
              <w:top w:w="70" w:type="dxa"/>
              <w:left w:w="110" w:type="dxa"/>
              <w:bottom w:w="70" w:type="dxa"/>
              <w:right w:w="110" w:type="dxa"/>
            </w:tcMar>
          </w:tcPr>
          <w:p w14:paraId="3B9E6692"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区分</w:t>
            </w:r>
          </w:p>
        </w:tc>
        <w:tc>
          <w:tcPr>
            <w:tcW w:w="2600" w:type="dxa"/>
            <w:shd w:val="clear" w:color="auto" w:fill="F2F2F2"/>
            <w:tcMar>
              <w:top w:w="70" w:type="dxa"/>
              <w:left w:w="110" w:type="dxa"/>
              <w:bottom w:w="70" w:type="dxa"/>
              <w:right w:w="110" w:type="dxa"/>
            </w:tcMar>
          </w:tcPr>
          <w:p w14:paraId="46D1CD8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事務所名</w:t>
            </w:r>
          </w:p>
        </w:tc>
        <w:tc>
          <w:tcPr>
            <w:tcW w:w="2200" w:type="dxa"/>
            <w:shd w:val="clear" w:color="auto" w:fill="F2F2F2"/>
            <w:tcMar>
              <w:top w:w="70" w:type="dxa"/>
              <w:left w:w="110" w:type="dxa"/>
              <w:bottom w:w="70" w:type="dxa"/>
              <w:right w:w="110" w:type="dxa"/>
            </w:tcMar>
          </w:tcPr>
          <w:p w14:paraId="79C6696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担当者</w:t>
            </w:r>
          </w:p>
        </w:tc>
        <w:tc>
          <w:tcPr>
            <w:tcW w:w="2200" w:type="dxa"/>
            <w:shd w:val="clear" w:color="auto" w:fill="F2F2F2"/>
            <w:tcMar>
              <w:top w:w="70" w:type="dxa"/>
              <w:left w:w="110" w:type="dxa"/>
              <w:bottom w:w="70" w:type="dxa"/>
              <w:right w:w="110" w:type="dxa"/>
            </w:tcMar>
          </w:tcPr>
          <w:p w14:paraId="4BC607C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連絡先</w:t>
            </w:r>
          </w:p>
        </w:tc>
      </w:tr>
      <w:tr w:rsidR="00297036" w:rsidRPr="004B49D9" w14:paraId="3D96DC4D" w14:textId="77777777">
        <w:trPr>
          <w:cantSplit/>
        </w:trPr>
        <w:tc>
          <w:tcPr>
            <w:tcW w:w="2200" w:type="dxa"/>
            <w:tcMar>
              <w:top w:w="70" w:type="dxa"/>
              <w:left w:w="110" w:type="dxa"/>
              <w:bottom w:w="70" w:type="dxa"/>
              <w:right w:w="110" w:type="dxa"/>
            </w:tcMar>
          </w:tcPr>
          <w:p w14:paraId="1902DE24"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財務・税務DD</w:t>
            </w:r>
          </w:p>
        </w:tc>
        <w:tc>
          <w:tcPr>
            <w:tcW w:w="2600" w:type="dxa"/>
            <w:tcMar>
              <w:top w:w="70" w:type="dxa"/>
              <w:left w:w="110" w:type="dxa"/>
              <w:bottom w:w="70" w:type="dxa"/>
              <w:right w:w="110" w:type="dxa"/>
            </w:tcMar>
          </w:tcPr>
          <w:p w14:paraId="1E10C766" w14:textId="0994D7D9" w:rsidR="00297036" w:rsidRPr="004B49D9" w:rsidRDefault="009E5DE5">
            <w:pPr>
              <w:spacing w:line="280" w:lineRule="auto"/>
              <w:rPr>
                <w:rFonts w:ascii="BIZ UDPゴシック" w:eastAsia="BIZ UDPゴシック" w:hAnsi="BIZ UDPゴシック"/>
              </w:rPr>
            </w:pPr>
            <w:ins w:id="504" w:author="Kunihito Nakano" w:date="2026-09-27T17:13:00Z" w16du:dateUtc="2026-09-27T08:13:00Z">
              <w:r>
                <w:rPr>
                  <w:rFonts w:ascii="BIZ UDPゴシック" w:eastAsia="BIZ UDPゴシック" w:hAnsi="BIZ UDPゴシック" w:hint="eastAsia"/>
                  <w:color w:val="595959"/>
                  <w:sz w:val="19"/>
                  <w:szCs w:val="19"/>
                </w:rPr>
                <w:t>U&amp;I税理士法人</w:t>
              </w:r>
            </w:ins>
            <w:del w:id="505" w:author="Kunihito Nakano" w:date="2026-09-27T17:10:00Z" w16du:dateUtc="2026-09-27T08:10: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04BE5000" w14:textId="2A55A14F" w:rsidR="00297036" w:rsidRPr="004B49D9" w:rsidRDefault="009E5DE5">
            <w:pPr>
              <w:spacing w:line="280" w:lineRule="auto"/>
              <w:rPr>
                <w:rFonts w:ascii="BIZ UDPゴシック" w:eastAsia="BIZ UDPゴシック" w:hAnsi="BIZ UDPゴシック"/>
              </w:rPr>
            </w:pPr>
            <w:ins w:id="506" w:author="Kunihito Nakano" w:date="2026-09-27T17:13:00Z" w16du:dateUtc="2026-09-27T08:13:00Z">
              <w:r>
                <w:rPr>
                  <w:rFonts w:ascii="BIZ UDPゴシック" w:eastAsia="BIZ UDPゴシック" w:hAnsi="BIZ UDPゴシック" w:hint="eastAsia"/>
                  <w:color w:val="595959"/>
                  <w:sz w:val="19"/>
                  <w:szCs w:val="19"/>
                </w:rPr>
                <w:t>藤村先生</w:t>
              </w:r>
            </w:ins>
            <w:del w:id="507" w:author="Kunihito Nakano" w:date="2026-09-27T17:13:00Z" w16du:dateUtc="2026-09-27T08:13: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140FCF78" w14:textId="1FB67BC8" w:rsidR="00297036" w:rsidRPr="004B49D9" w:rsidRDefault="009E5DE5">
            <w:pPr>
              <w:spacing w:line="280" w:lineRule="auto"/>
              <w:rPr>
                <w:rFonts w:ascii="BIZ UDPゴシック" w:eastAsia="BIZ UDPゴシック" w:hAnsi="BIZ UDPゴシック"/>
              </w:rPr>
            </w:pPr>
            <w:ins w:id="508" w:author="Kunihito Nakano" w:date="2026-09-27T17:13:00Z" w16du:dateUtc="2026-09-27T08:13:00Z">
              <w:r>
                <w:rPr>
                  <w:rFonts w:ascii="BIZ UDPゴシック" w:eastAsia="BIZ UDPゴシック" w:hAnsi="BIZ UDPゴシック" w:hint="eastAsia"/>
                  <w:color w:val="595959"/>
                  <w:sz w:val="19"/>
                  <w:szCs w:val="19"/>
                </w:rPr>
                <w:t>03-5575-8150</w:t>
              </w:r>
            </w:ins>
            <w:del w:id="509" w:author="Kunihito Nakano" w:date="2026-09-27T17:13:00Z" w16du:dateUtc="2026-09-27T08:13:00Z">
              <w:r>
                <w:rPr>
                  <w:rFonts w:ascii="BIZ UDPゴシック" w:eastAsia="BIZ UDPゴシック" w:hAnsi="BIZ UDPゴシック"/>
                  <w:color w:val="595959"/>
                  <w:sz w:val="19"/>
                  <w:szCs w:val="19"/>
                </w:rPr>
                <w:delText>【要ご記入】</w:delText>
              </w:r>
            </w:del>
          </w:p>
        </w:tc>
      </w:tr>
      <w:tr w:rsidR="00297036" w:rsidRPr="004B49D9" w14:paraId="238D37BF" w14:textId="77777777">
        <w:trPr>
          <w:cantSplit/>
        </w:trPr>
        <w:tc>
          <w:tcPr>
            <w:tcW w:w="2200" w:type="dxa"/>
            <w:tcMar>
              <w:top w:w="70" w:type="dxa"/>
              <w:left w:w="110" w:type="dxa"/>
              <w:bottom w:w="70" w:type="dxa"/>
              <w:right w:w="110" w:type="dxa"/>
            </w:tcMar>
          </w:tcPr>
          <w:p w14:paraId="5F8E482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19"/>
                <w:szCs w:val="19"/>
              </w:rPr>
              <w:t>法務DD</w:t>
            </w:r>
          </w:p>
        </w:tc>
        <w:tc>
          <w:tcPr>
            <w:tcW w:w="2600" w:type="dxa"/>
            <w:tcMar>
              <w:top w:w="70" w:type="dxa"/>
              <w:left w:w="110" w:type="dxa"/>
              <w:bottom w:w="70" w:type="dxa"/>
              <w:right w:w="110" w:type="dxa"/>
            </w:tcMar>
          </w:tcPr>
          <w:p w14:paraId="70737D6C" w14:textId="0F0C0B14" w:rsidR="00297036" w:rsidRPr="004B49D9" w:rsidRDefault="009E5DE5">
            <w:pPr>
              <w:spacing w:line="280" w:lineRule="auto"/>
              <w:rPr>
                <w:rFonts w:ascii="BIZ UDPゴシック" w:eastAsia="BIZ UDPゴシック" w:hAnsi="BIZ UDPゴシック"/>
              </w:rPr>
            </w:pPr>
            <w:ins w:id="510" w:author="Kunihito Nakano" w:date="2026-09-27T17:10:00Z" w16du:dateUtc="2026-09-27T08:10:00Z">
              <w:r>
                <w:rPr>
                  <w:rFonts w:ascii="BIZ UDPゴシック" w:eastAsia="BIZ UDPゴシック" w:hAnsi="BIZ UDPゴシック" w:hint="eastAsia"/>
                  <w:color w:val="595959"/>
                  <w:sz w:val="19"/>
                  <w:szCs w:val="19"/>
                </w:rPr>
                <w:t>岩田合同法律事務所</w:t>
              </w:r>
            </w:ins>
            <w:del w:id="511" w:author="Kunihito Nakano" w:date="2026-09-27T17:10:00Z" w16du:dateUtc="2026-09-27T08:10: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199F9657" w14:textId="66C04F3D" w:rsidR="00297036" w:rsidRPr="004B49D9" w:rsidRDefault="009E5DE5">
            <w:pPr>
              <w:spacing w:line="280" w:lineRule="auto"/>
              <w:rPr>
                <w:rFonts w:ascii="BIZ UDPゴシック" w:eastAsia="BIZ UDPゴシック" w:hAnsi="BIZ UDPゴシック"/>
              </w:rPr>
            </w:pPr>
            <w:ins w:id="512" w:author="Kunihito Nakano" w:date="2026-09-27T17:10:00Z" w16du:dateUtc="2026-09-27T08:10:00Z">
              <w:r>
                <w:rPr>
                  <w:rFonts w:ascii="BIZ UDPゴシック" w:eastAsia="BIZ UDPゴシック" w:hAnsi="BIZ UDPゴシック" w:hint="eastAsia"/>
                  <w:color w:val="595959"/>
                  <w:sz w:val="19"/>
                  <w:szCs w:val="19"/>
                </w:rPr>
                <w:t>大櫛先生</w:t>
              </w:r>
            </w:ins>
            <w:del w:id="513" w:author="Kunihito Nakano" w:date="2026-09-27T17:10:00Z" w16du:dateUtc="2026-09-27T08:10:00Z">
              <w:r>
                <w:rPr>
                  <w:rFonts w:ascii="BIZ UDPゴシック" w:eastAsia="BIZ UDPゴシック" w:hAnsi="BIZ UDPゴシック"/>
                  <w:color w:val="595959"/>
                  <w:sz w:val="19"/>
                  <w:szCs w:val="19"/>
                </w:rPr>
                <w:delText>【要ご記入】</w:delText>
              </w:r>
            </w:del>
          </w:p>
        </w:tc>
        <w:tc>
          <w:tcPr>
            <w:tcW w:w="2200" w:type="dxa"/>
            <w:tcMar>
              <w:top w:w="70" w:type="dxa"/>
              <w:left w:w="110" w:type="dxa"/>
              <w:bottom w:w="70" w:type="dxa"/>
              <w:right w:w="110" w:type="dxa"/>
            </w:tcMar>
          </w:tcPr>
          <w:p w14:paraId="1A57560F" w14:textId="0AF17D4F" w:rsidR="00297036" w:rsidRPr="004B49D9" w:rsidRDefault="009E5DE5">
            <w:pPr>
              <w:spacing w:line="280" w:lineRule="auto"/>
              <w:rPr>
                <w:rFonts w:ascii="BIZ UDPゴシック" w:eastAsia="BIZ UDPゴシック" w:hAnsi="BIZ UDPゴシック"/>
              </w:rPr>
            </w:pPr>
            <w:ins w:id="514" w:author="Kunihito Nakano" w:date="2026-09-27T17:14:00Z" w16du:dateUtc="2026-09-27T08:14:00Z">
              <w:r>
                <w:rPr>
                  <w:rFonts w:ascii="BIZ UDPゴシック" w:eastAsia="BIZ UDPゴシック" w:hAnsi="BIZ UDPゴシック" w:hint="eastAsia"/>
                  <w:color w:val="595959"/>
                  <w:sz w:val="19"/>
                  <w:szCs w:val="19"/>
                </w:rPr>
                <w:t>03-3214-6228</w:t>
              </w:r>
            </w:ins>
            <w:del w:id="515" w:author="Kunihito Nakano" w:date="2026-09-27T17:14:00Z" w16du:dateUtc="2026-09-27T08:14:00Z">
              <w:r>
                <w:rPr>
                  <w:rFonts w:ascii="BIZ UDPゴシック" w:eastAsia="BIZ UDPゴシック" w:hAnsi="BIZ UDPゴシック"/>
                  <w:color w:val="595959"/>
                  <w:sz w:val="19"/>
                  <w:szCs w:val="19"/>
                </w:rPr>
                <w:delText>【要ご記入】</w:delText>
              </w:r>
            </w:del>
          </w:p>
        </w:tc>
      </w:tr>
    </w:tbl>
    <w:p w14:paraId="7BA059FF" w14:textId="34184A6F" w:rsidR="00297036" w:rsidRPr="004B49D9" w:rsidDel="00E55635" w:rsidRDefault="00297036">
      <w:pPr>
        <w:spacing w:after="80"/>
        <w:rPr>
          <w:del w:id="516" w:author="Kunihito Nakano" w:date="2026-09-27T21:53:00Z" w16du:dateUtc="2026-09-27T12:53:00Z"/>
          <w:rFonts w:ascii="BIZ UDPゴシック" w:eastAsia="BIZ UDPゴシック" w:hAnsi="BIZ UDPゴシック"/>
        </w:rPr>
      </w:pPr>
    </w:p>
    <w:p w14:paraId="51A99401"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color w:val="595959"/>
          <w:sz w:val="19"/>
          <w:szCs w:val="19"/>
        </w:rPr>
        <w:t>※　外部専門家につきましては、貴社アドバイザーと独立の事務所を選定しております。</w:t>
      </w:r>
      <w:del w:id="517" w:author="Claude" w:date="2026-09-27T09:00:00Z">
        <w:r>
          <w:rPr>
            <w:rFonts w:ascii="BIZ UDPゴシック" w:eastAsia="BIZ UDPゴシック" w:hAnsi="BIZ UDPゴシック"/>
            <w:color w:val="595959"/>
            <w:sz w:val="19"/>
            <w:szCs w:val="19"/>
          </w:rPr>
          <w:delText>確定次第、速やかにご連絡申し上げます。</w:delText>
        </w:r>
      </w:del>
    </w:p>
    <w:p w14:paraId="719FDAAE" w14:textId="77777777" w:rsidR="00297036" w:rsidRPr="004B49D9" w:rsidRDefault="006948C1">
      <w:pPr>
        <w:pBdr>
          <w:bottom w:val="single" w:sz="6" w:space="4" w:color="333333"/>
        </w:pBdr>
        <w:spacing w:before="320" w:after="160" w:line="300" w:lineRule="auto"/>
        <w:rPr>
          <w:rFonts w:ascii="BIZ UDPゴシック" w:eastAsia="BIZ UDPゴシック" w:hAnsi="BIZ UDPゴシック"/>
        </w:rPr>
      </w:pPr>
      <w:r>
        <w:rPr>
          <w:rFonts w:ascii="BIZ UDPゴシック" w:eastAsia="BIZ UDPゴシック" w:hAnsi="BIZ UDPゴシック"/>
          <w:b/>
          <w:bCs/>
          <w:sz w:val="22"/>
          <w:szCs w:val="22"/>
        </w:rPr>
        <w:t>13．その他ご提案またはご要望事項</w:t>
      </w:r>
    </w:p>
    <w:p w14:paraId="1C9529C4"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(1) 当社の実績 ― 株式会社アピシウスの承継</w:t>
      </w:r>
    </w:p>
    <w:p w14:paraId="2170150E"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2024年6月に、東京・銀座で創業40年を超えるグランメゾンを運営する株式会社アピシウスを取得いたしました。同社は39年間にわたり赤字が続き、40年目にようやく黒字化したという状況にございました。</w:t>
      </w:r>
    </w:p>
    <w:p w14:paraId="63E46D2F"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取得から2年が経過した現在、同社の状況は次のとおりです。</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Change w:id="518" w:author="Kunihito Nakano" w:date="2026-09-27T21:53:00Z" w16du:dateUtc="2026-09-27T12:53:00Z">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PrChange>
      </w:tblPr>
      <w:tblGrid>
        <w:gridCol w:w="1696"/>
        <w:gridCol w:w="8789"/>
        <w:tblGridChange w:id="519">
          <w:tblGrid>
            <w:gridCol w:w="1696"/>
            <w:gridCol w:w="904"/>
            <w:gridCol w:w="6600"/>
            <w:gridCol w:w="1285"/>
          </w:tblGrid>
        </w:tblGridChange>
      </w:tblGrid>
      <w:tr w:rsidR="00297036" w:rsidRPr="004B49D9" w14:paraId="3C6E4E66" w14:textId="77777777" w:rsidTr="00E55635">
        <w:trPr>
          <w:cantSplit/>
          <w:trPrChange w:id="520" w:author="Kunihito Nakano" w:date="2026-09-27T21:53:00Z" w16du:dateUtc="2026-09-27T12:53:00Z">
            <w:trPr>
              <w:gridAfter w:val="0"/>
              <w:cantSplit/>
            </w:trPr>
          </w:trPrChange>
        </w:trPr>
        <w:tc>
          <w:tcPr>
            <w:tcW w:w="1696" w:type="dxa"/>
            <w:shd w:val="clear" w:color="auto" w:fill="F2F2F2"/>
            <w:tcMar>
              <w:top w:w="70" w:type="dxa"/>
              <w:left w:w="110" w:type="dxa"/>
              <w:bottom w:w="70" w:type="dxa"/>
              <w:right w:w="110" w:type="dxa"/>
            </w:tcMar>
            <w:tcPrChange w:id="521" w:author="Kunihito Nakano" w:date="2026-09-27T21:53:00Z" w16du:dateUtc="2026-09-27T12:53:00Z">
              <w:tcPr>
                <w:tcW w:w="2600" w:type="dxa"/>
                <w:gridSpan w:val="2"/>
                <w:shd w:val="clear" w:color="auto" w:fill="F2F2F2"/>
                <w:tcMar>
                  <w:top w:w="70" w:type="dxa"/>
                  <w:left w:w="110" w:type="dxa"/>
                  <w:bottom w:w="70" w:type="dxa"/>
                  <w:right w:w="110" w:type="dxa"/>
                </w:tcMar>
              </w:tcPr>
            </w:tcPrChange>
          </w:tcPr>
          <w:p w14:paraId="4D3D9FA1"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売上高</w:t>
            </w:r>
          </w:p>
        </w:tc>
        <w:tc>
          <w:tcPr>
            <w:tcW w:w="8789" w:type="dxa"/>
            <w:tcMar>
              <w:top w:w="70" w:type="dxa"/>
              <w:left w:w="110" w:type="dxa"/>
              <w:bottom w:w="70" w:type="dxa"/>
              <w:right w:w="110" w:type="dxa"/>
            </w:tcMar>
            <w:tcPrChange w:id="522" w:author="Kunihito Nakano" w:date="2026-09-27T21:53:00Z" w16du:dateUtc="2026-09-27T12:53:00Z">
              <w:tcPr>
                <w:tcW w:w="6600" w:type="dxa"/>
                <w:tcMar>
                  <w:top w:w="70" w:type="dxa"/>
                  <w:left w:w="110" w:type="dxa"/>
                  <w:bottom w:w="70" w:type="dxa"/>
                  <w:right w:w="110" w:type="dxa"/>
                </w:tcMar>
              </w:tcPr>
            </w:tcPrChange>
          </w:tcPr>
          <w:p w14:paraId="5021D17B"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取得前比 30%増</w:t>
            </w:r>
          </w:p>
        </w:tc>
      </w:tr>
      <w:tr w:rsidR="00297036" w:rsidRPr="004B49D9" w14:paraId="4A8EFA9C" w14:textId="77777777" w:rsidTr="00E55635">
        <w:trPr>
          <w:cantSplit/>
          <w:trPrChange w:id="523" w:author="Kunihito Nakano" w:date="2026-09-27T21:53:00Z" w16du:dateUtc="2026-09-27T12:53:00Z">
            <w:trPr>
              <w:gridAfter w:val="0"/>
              <w:cantSplit/>
            </w:trPr>
          </w:trPrChange>
        </w:trPr>
        <w:tc>
          <w:tcPr>
            <w:tcW w:w="1696" w:type="dxa"/>
            <w:shd w:val="clear" w:color="auto" w:fill="F2F2F2"/>
            <w:tcMar>
              <w:top w:w="70" w:type="dxa"/>
              <w:left w:w="110" w:type="dxa"/>
              <w:bottom w:w="70" w:type="dxa"/>
              <w:right w:w="110" w:type="dxa"/>
            </w:tcMar>
            <w:tcPrChange w:id="524" w:author="Kunihito Nakano" w:date="2026-09-27T21:53:00Z" w16du:dateUtc="2026-09-27T12:53:00Z">
              <w:tcPr>
                <w:tcW w:w="2600" w:type="dxa"/>
                <w:gridSpan w:val="2"/>
                <w:shd w:val="clear" w:color="auto" w:fill="F2F2F2"/>
                <w:tcMar>
                  <w:top w:w="70" w:type="dxa"/>
                  <w:left w:w="110" w:type="dxa"/>
                  <w:bottom w:w="70" w:type="dxa"/>
                  <w:right w:w="110" w:type="dxa"/>
                </w:tcMar>
              </w:tcPr>
            </w:tcPrChange>
          </w:tcPr>
          <w:p w14:paraId="6EC27C6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営業利益</w:t>
            </w:r>
          </w:p>
        </w:tc>
        <w:tc>
          <w:tcPr>
            <w:tcW w:w="8789" w:type="dxa"/>
            <w:tcMar>
              <w:top w:w="70" w:type="dxa"/>
              <w:left w:w="110" w:type="dxa"/>
              <w:bottom w:w="70" w:type="dxa"/>
              <w:right w:w="110" w:type="dxa"/>
            </w:tcMar>
            <w:tcPrChange w:id="525" w:author="Kunihito Nakano" w:date="2026-09-27T21:53:00Z" w16du:dateUtc="2026-09-27T12:53:00Z">
              <w:tcPr>
                <w:tcW w:w="6600" w:type="dxa"/>
                <w:tcMar>
                  <w:top w:w="70" w:type="dxa"/>
                  <w:left w:w="110" w:type="dxa"/>
                  <w:bottom w:w="70" w:type="dxa"/>
                  <w:right w:w="110" w:type="dxa"/>
                </w:tcMar>
              </w:tcPr>
            </w:tcPrChange>
          </w:tcPr>
          <w:p w14:paraId="362BD4C9" w14:textId="77777777" w:rsidR="00297036" w:rsidRPr="004B49D9" w:rsidRDefault="006948C1">
            <w:pPr>
              <w:spacing w:line="280" w:lineRule="auto"/>
              <w:rPr>
                <w:rFonts w:ascii="BIZ UDPゴシック" w:eastAsia="BIZ UDPゴシック" w:hAnsi="BIZ UDPゴシック"/>
              </w:rPr>
            </w:pPr>
            <w:del w:id="12501" w:author="Claude" w:date="2026-09-28T09:00:00Z">
              <w:r>
                <w:rPr>
                  <w:rFonts w:ascii="BIZ UDPゴシック" w:eastAsia="BIZ UDPゴシック" w:hAnsi="BIZ UDPゴシック"/>
                  <w:sz w:val="20"/>
                  <w:szCs w:val="20"/>
                </w:rPr>
                <w:delText xml:space="preserve">取得前比 250%超の増加</w:delText>
              </w:r>
            </w:del>
            <w:ins w:id="12502" w:author="Claude" w:date="2026-09-28T09:00:00Z">
              <w:r>
                <w:rPr>
                  <w:rFonts w:ascii="BIZ UDPゴシック" w:eastAsia="BIZ UDPゴシック" w:hAnsi="BIZ UDPゴシック"/>
                  <w:sz w:val="20"/>
                  <w:szCs w:val="20"/>
                </w:rPr>
                <w:t xml:space="preserve">取得前比 2.5倍超</w:t>
              </w:r>
            </w:ins>
          </w:p>
        </w:tc>
      </w:tr>
      <w:tr w:rsidR="00297036" w:rsidRPr="004B49D9" w14:paraId="56E6A5D0" w14:textId="77777777" w:rsidTr="00E55635">
        <w:trPr>
          <w:cantSplit/>
          <w:trPrChange w:id="526" w:author="Kunihito Nakano" w:date="2026-09-27T21:53:00Z" w16du:dateUtc="2026-09-27T12:53:00Z">
            <w:trPr>
              <w:gridAfter w:val="0"/>
              <w:cantSplit/>
            </w:trPr>
          </w:trPrChange>
        </w:trPr>
        <w:tc>
          <w:tcPr>
            <w:tcW w:w="1696" w:type="dxa"/>
            <w:shd w:val="clear" w:color="auto" w:fill="F2F2F2"/>
            <w:tcMar>
              <w:top w:w="70" w:type="dxa"/>
              <w:left w:w="110" w:type="dxa"/>
              <w:bottom w:w="70" w:type="dxa"/>
              <w:right w:w="110" w:type="dxa"/>
            </w:tcMar>
            <w:tcPrChange w:id="527" w:author="Kunihito Nakano" w:date="2026-09-27T21:53:00Z" w16du:dateUtc="2026-09-27T12:53:00Z">
              <w:tcPr>
                <w:tcW w:w="2600" w:type="dxa"/>
                <w:gridSpan w:val="2"/>
                <w:shd w:val="clear" w:color="auto" w:fill="F2F2F2"/>
                <w:tcMar>
                  <w:top w:w="70" w:type="dxa"/>
                  <w:left w:w="110" w:type="dxa"/>
                  <w:bottom w:w="70" w:type="dxa"/>
                  <w:right w:w="110" w:type="dxa"/>
                </w:tcMar>
              </w:tcPr>
            </w:tcPrChange>
          </w:tcPr>
          <w:p w14:paraId="6A31197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幹部メンバー</w:t>
            </w:r>
          </w:p>
        </w:tc>
        <w:tc>
          <w:tcPr>
            <w:tcW w:w="8789" w:type="dxa"/>
            <w:tcMar>
              <w:top w:w="70" w:type="dxa"/>
              <w:left w:w="110" w:type="dxa"/>
              <w:bottom w:w="70" w:type="dxa"/>
              <w:right w:w="110" w:type="dxa"/>
            </w:tcMar>
            <w:tcPrChange w:id="528" w:author="Kunihito Nakano" w:date="2026-09-27T21:53:00Z" w16du:dateUtc="2026-09-27T12:53:00Z">
              <w:tcPr>
                <w:tcW w:w="6600" w:type="dxa"/>
                <w:tcMar>
                  <w:top w:w="70" w:type="dxa"/>
                  <w:left w:w="110" w:type="dxa"/>
                  <w:bottom w:w="70" w:type="dxa"/>
                  <w:right w:w="110" w:type="dxa"/>
                </w:tcMar>
              </w:tcPr>
            </w:tcPrChange>
          </w:tcPr>
          <w:p w14:paraId="78AB18E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全員が継続して勤務。経営陣の入替えは行っておりません。</w:t>
            </w:r>
          </w:p>
        </w:tc>
      </w:tr>
      <w:tr w:rsidR="00297036" w:rsidRPr="004B49D9" w14:paraId="3FA6C8E1" w14:textId="77777777" w:rsidTr="00E55635">
        <w:trPr>
          <w:cantSplit/>
          <w:trPrChange w:id="529" w:author="Kunihito Nakano" w:date="2026-09-27T21:53:00Z" w16du:dateUtc="2026-09-27T12:53:00Z">
            <w:trPr>
              <w:gridAfter w:val="0"/>
              <w:cantSplit/>
            </w:trPr>
          </w:trPrChange>
        </w:trPr>
        <w:tc>
          <w:tcPr>
            <w:tcW w:w="1696" w:type="dxa"/>
            <w:shd w:val="clear" w:color="auto" w:fill="F2F2F2"/>
            <w:tcMar>
              <w:top w:w="70" w:type="dxa"/>
              <w:left w:w="110" w:type="dxa"/>
              <w:bottom w:w="70" w:type="dxa"/>
              <w:right w:w="110" w:type="dxa"/>
            </w:tcMar>
            <w:tcPrChange w:id="530" w:author="Kunihito Nakano" w:date="2026-09-27T21:53:00Z" w16du:dateUtc="2026-09-27T12:53:00Z">
              <w:tcPr>
                <w:tcW w:w="2600" w:type="dxa"/>
                <w:gridSpan w:val="2"/>
                <w:shd w:val="clear" w:color="auto" w:fill="F2F2F2"/>
                <w:tcMar>
                  <w:top w:w="70" w:type="dxa"/>
                  <w:left w:w="110" w:type="dxa"/>
                  <w:bottom w:w="70" w:type="dxa"/>
                  <w:right w:w="110" w:type="dxa"/>
                </w:tcMar>
              </w:tcPr>
            </w:tcPrChange>
          </w:tcPr>
          <w:p w14:paraId="69740563"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労働環境</w:t>
            </w:r>
          </w:p>
        </w:tc>
        <w:tc>
          <w:tcPr>
            <w:tcW w:w="8789" w:type="dxa"/>
            <w:tcMar>
              <w:top w:w="70" w:type="dxa"/>
              <w:left w:w="110" w:type="dxa"/>
              <w:bottom w:w="70" w:type="dxa"/>
              <w:right w:w="110" w:type="dxa"/>
            </w:tcMar>
            <w:tcPrChange w:id="531" w:author="Kunihito Nakano" w:date="2026-09-27T21:53:00Z" w16du:dateUtc="2026-09-27T12:53:00Z">
              <w:tcPr>
                <w:tcW w:w="6600" w:type="dxa"/>
                <w:tcMar>
                  <w:top w:w="70" w:type="dxa"/>
                  <w:left w:w="110" w:type="dxa"/>
                  <w:bottom w:w="70" w:type="dxa"/>
                  <w:right w:w="110" w:type="dxa"/>
                </w:tcMar>
              </w:tcPr>
            </w:tcPrChange>
          </w:tcPr>
          <w:p w14:paraId="22FF853A"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サービス残業を撤廃。12月の繁忙期を除き、残業そのものが発生しない体制を構築いたしました。</w:t>
            </w:r>
          </w:p>
        </w:tc>
      </w:tr>
      <w:tr w:rsidR="00297036" w:rsidRPr="004B49D9" w14:paraId="5790FBB9" w14:textId="77777777" w:rsidTr="00E55635">
        <w:trPr>
          <w:cantSplit/>
          <w:trPrChange w:id="532" w:author="Kunihito Nakano" w:date="2026-09-27T21:53:00Z" w16du:dateUtc="2026-09-27T12:53:00Z">
            <w:trPr>
              <w:gridAfter w:val="0"/>
              <w:cantSplit/>
            </w:trPr>
          </w:trPrChange>
        </w:trPr>
        <w:tc>
          <w:tcPr>
            <w:tcW w:w="1696" w:type="dxa"/>
            <w:shd w:val="clear" w:color="auto" w:fill="F2F2F2"/>
            <w:tcMar>
              <w:top w:w="70" w:type="dxa"/>
              <w:left w:w="110" w:type="dxa"/>
              <w:bottom w:w="70" w:type="dxa"/>
              <w:right w:w="110" w:type="dxa"/>
            </w:tcMar>
            <w:tcPrChange w:id="533" w:author="Kunihito Nakano" w:date="2026-09-27T21:53:00Z" w16du:dateUtc="2026-09-27T12:53:00Z">
              <w:tcPr>
                <w:tcW w:w="2600" w:type="dxa"/>
                <w:gridSpan w:val="2"/>
                <w:shd w:val="clear" w:color="auto" w:fill="F2F2F2"/>
                <w:tcMar>
                  <w:top w:w="70" w:type="dxa"/>
                  <w:left w:w="110" w:type="dxa"/>
                  <w:bottom w:w="70" w:type="dxa"/>
                  <w:right w:w="110" w:type="dxa"/>
                </w:tcMar>
              </w:tcPr>
            </w:tcPrChange>
          </w:tcPr>
          <w:p w14:paraId="7C752C29"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b/>
                <w:bCs/>
                <w:sz w:val="20"/>
                <w:szCs w:val="20"/>
              </w:rPr>
              <w:t>店舗</w:t>
            </w:r>
          </w:p>
        </w:tc>
        <w:tc>
          <w:tcPr>
            <w:tcW w:w="8789" w:type="dxa"/>
            <w:tcMar>
              <w:top w:w="70" w:type="dxa"/>
              <w:left w:w="110" w:type="dxa"/>
              <w:bottom w:w="70" w:type="dxa"/>
              <w:right w:w="110" w:type="dxa"/>
            </w:tcMar>
            <w:tcPrChange w:id="534" w:author="Kunihito Nakano" w:date="2026-09-27T21:53:00Z" w16du:dateUtc="2026-09-27T12:53:00Z">
              <w:tcPr>
                <w:tcW w:w="6600" w:type="dxa"/>
                <w:tcMar>
                  <w:top w:w="70" w:type="dxa"/>
                  <w:left w:w="110" w:type="dxa"/>
                  <w:bottom w:w="70" w:type="dxa"/>
                  <w:right w:w="110" w:type="dxa"/>
                </w:tcMar>
              </w:tcPr>
            </w:tcPrChange>
          </w:tcPr>
          <w:p w14:paraId="362C2B96" w14:textId="77777777" w:rsidR="00297036" w:rsidRPr="004B49D9" w:rsidRDefault="006948C1">
            <w:pPr>
              <w:spacing w:line="280" w:lineRule="auto"/>
              <w:rPr>
                <w:rFonts w:ascii="BIZ UDPゴシック" w:eastAsia="BIZ UDPゴシック" w:hAnsi="BIZ UDPゴシック"/>
              </w:rPr>
            </w:pPr>
            <w:r>
              <w:rPr>
                <w:rFonts w:ascii="BIZ UDPゴシック" w:eastAsia="BIZ UDPゴシック" w:hAnsi="BIZ UDPゴシック"/>
                <w:sz w:val="20"/>
                <w:szCs w:val="20"/>
              </w:rPr>
              <w:t>店内の一部改装・修繕を実施。業態および客層は変更しておりません。</w:t>
            </w:r>
          </w:p>
        </w:tc>
      </w:tr>
    </w:tbl>
    <w:p w14:paraId="7015C710" w14:textId="77777777" w:rsidR="00297036" w:rsidRPr="004B49D9" w:rsidRDefault="00297036">
      <w:pPr>
        <w:spacing w:after="120"/>
        <w:rPr>
          <w:rFonts w:ascii="BIZ UDPゴシック" w:eastAsia="BIZ UDPゴシック" w:hAnsi="BIZ UDPゴシック"/>
        </w:rPr>
      </w:pPr>
    </w:p>
    <w:p w14:paraId="0E82AF5F" w14:textId="4CAE28DA"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当社がこの実績を通じて申し上げたいのは、収益改善の手法ではございません。「グランメゾンは、引き</w:t>
        <w:lastRenderedPageBreak/>
        <w:t>継いでも</w:t>
      </w:r>
      <w:ins w:id="535" w:author="Kunihito Nakano" w:date="2026-09-27T21:54:00Z" w16du:dateUtc="2026-09-27T12:54:00Z">
        <w:r>
          <w:rPr>
            <w:rFonts w:ascii="BIZ UDPゴシック" w:eastAsia="BIZ UDPゴシック" w:hAnsi="BIZ UDPゴシック" w:hint="eastAsia"/>
          </w:rPr>
          <w:t>継続可能</w:t>
        </w:r>
      </w:ins>
      <w:del w:id="536" w:author="Kunihito Nakano" w:date="2026-09-27T21:54:00Z" w16du:dateUtc="2026-09-27T12:54:00Z">
        <w:r>
          <w:rPr>
            <w:rFonts w:ascii="BIZ UDPゴシック" w:eastAsia="BIZ UDPゴシック" w:hAnsi="BIZ UDPゴシック"/>
          </w:rPr>
          <w:delText>壊れない</w:delText>
        </w:r>
      </w:del>
      <w:r>
        <w:rPr>
          <w:rFonts w:ascii="BIZ UDPゴシック" w:eastAsia="BIZ UDPゴシック" w:hAnsi="BIZ UDPゴシック"/>
        </w:rPr>
        <w:t>」ということです。</w:t>
      </w:r>
    </w:p>
    <w:p w14:paraId="468E7B0C"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14:paraId="6313434A" w14:textId="65485E91"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なお、対象会社は既に高い収益性を実現されており、当社が申し上げているのは再建ではございません。必要なのは</w:t>
      </w:r>
      <w:ins w:id="537" w:author="Kunihito Nakano" w:date="2026-09-27T21:54:00Z" w16du:dateUtc="2026-09-27T12:54:00Z">
        <w:r>
          <w:rPr>
            <w:rFonts w:ascii="BIZ UDPゴシック" w:eastAsia="BIZ UDPゴシック" w:hAnsi="BIZ UDPゴシック" w:hint="eastAsia"/>
          </w:rPr>
          <w:t>適切な</w:t>
        </w:r>
      </w:ins>
      <w:r>
        <w:rPr>
          <w:rFonts w:ascii="BIZ UDPゴシック" w:eastAsia="BIZ UDPゴシック" w:hAnsi="BIZ UDPゴシック"/>
        </w:rPr>
        <w:t>承継であり、当社は、グランメゾンを実際に承継した経験を有する買主として本件に臨んでおります。</w:t>
      </w:r>
    </w:p>
    <w:p w14:paraId="7509561B"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(2) 労務に関するご説明</w:t>
      </w:r>
    </w:p>
    <w:p w14:paraId="02393D0D"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ご共有いただいた質疑応答において、36協定の運用面で確認を要する事項がある旨、および出退勤の記録が手書きで管理されている旨のご説明を拝見いたしました。</w:t>
      </w:r>
    </w:p>
    <w:p w14:paraId="68E7DD48"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14:paraId="222110E4" w14:textId="77777777" w:rsidR="00297036" w:rsidRPr="004B49D9" w:rsidRDefault="006948C1">
      <w:pPr>
        <w:spacing w:after="100" w:line="300" w:lineRule="auto"/>
        <w:rPr>
          <w:rFonts w:ascii="BIZ UDPゴシック" w:eastAsia="BIZ UDPゴシック" w:hAnsi="BIZ UDPゴシック"/>
        </w:rPr>
      </w:pPr>
      <w:r>
        <w:rPr>
          <w:rFonts w:ascii="BIZ UDPゴシック" w:eastAsia="BIZ UDPゴシック" w:hAnsi="BIZ UDPゴシック"/>
        </w:rPr>
        <w:t>そのうえで、ご開示いただいた賃金台帳（2025年9月〜2026年8月・全社計）および正社員賃金規程を拝見し、次のとおり理解しております。</w:t>
      </w:r>
    </w:p>
    <w:p w14:paraId="769AF8C9" w14:textId="77777777" w:rsidR="00E55635" w:rsidRDefault="006948C1">
      <w:pPr>
        <w:spacing w:after="80" w:line="300" w:lineRule="auto"/>
        <w:ind w:left="440" w:hanging="220"/>
        <w:rPr>
          <w:ins w:id="538" w:author="Kunihito Nakano" w:date="2026-09-27T21:54:00Z" w16du:dateUtc="2026-09-27T12:54:00Z"/>
          <w:del w:id="12003" w:author="Claude" w:date="2026-09-28T09:00:00Z"/>
          <w:rFonts w:ascii="BIZ UDPゴシック" w:eastAsia="BIZ UDPゴシック" w:hAnsi="BIZ UDPゴシック"/>
        </w:rPr>
      </w:pPr>
      <w:r>
        <w:rPr>
          <w:rFonts w:ascii="BIZ UDPゴシック" w:eastAsia="BIZ UDPゴシック" w:hAnsi="BIZ UDPゴシック"/>
        </w:rPr>
        <w:t>・固定残業手当の年額は1,234万円である一方、同期間の時間外労働は全社で417時間です。</w:t>
      </w:r>
    </w:p>
    <w:p w14:paraId="6991BD5D" w14:textId="0A68EEB9" w:rsidR="00297036" w:rsidRPr="004B49D9" w:rsidRDefault="006948C1" w:rsidP="00E55635">
      <w:pPr>
        <w:spacing w:after="80" w:line="300" w:lineRule="auto"/>
        <w:ind w:leftChars="100" w:left="210" w:firstLineChars="50" w:firstLine="105"/>
        <w:rPr>
          <w:rFonts w:ascii="BIZ UDPゴシック" w:eastAsia="BIZ UDPゴシック" w:hAnsi="BIZ UDPゴシック"/>
        </w:rPr>
        <w:pPrChange w:id="539" w:author="Kunihito Nakano" w:date="2026-09-27T21:54:00Z" w16du:dateUtc="2026-09-27T12:54:00Z">
          <w:pPr>
            <w:spacing w:after="80" w:line="300" w:lineRule="auto"/>
            <w:ind w:left="440" w:hanging="220"/>
          </w:pPr>
        </w:pPrChange>
      </w:pPr>
      <w:r>
        <w:rPr>
          <w:rFonts w:ascii="BIZ UDPゴシック" w:eastAsia="BIZ UDPゴシック" w:hAnsi="BIZ UDPゴシック"/>
        </w:rPr>
        <w:t>1人あたりに引き直すと月1.7時間であり、固定残業手当が実際の時間外労働を大きく上回っています。</w:t>
      </w:r>
    </w:p>
    <w:p w14:paraId="171A7E04"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・1日あたりの就労時間は7.97時間、1人あたりの年間出勤日数は194日です。高価格帯のフランス料理店として、極めて良好な水準です。</w:t>
      </w:r>
    </w:p>
    <w:p w14:paraId="6E612223" w14:textId="77777777" w:rsidR="00297036" w:rsidRPr="004B49D9" w:rsidRDefault="006948C1">
      <w:pPr>
        <w:spacing w:after="80" w:line="300" w:lineRule="auto"/>
        <w:ind w:left="440" w:hanging="220"/>
        <w:rPr>
          <w:rFonts w:ascii="BIZ UDPゴシック" w:eastAsia="BIZ UDPゴシック" w:hAnsi="BIZ UDPゴシック"/>
        </w:rPr>
      </w:pPr>
      <w:r>
        <w:rPr>
          <w:rFonts w:ascii="BIZ UDPゴシック" w:eastAsia="BIZ UDPゴシック" w:hAnsi="BIZ UDPゴシック"/>
        </w:rPr>
        <w:t>・正社員賃金規程第9条には、固定残業時間を超過した場合に差額を支払う旨（第4項）および固定残業に含まれる時間外は45時間以内とする旨（第5項）が明記されており、固定残業手当の設計は適正であると理解しております。</w:t>
      </w:r>
    </w:p>
    <w:p w14:paraId="1F678BE2" w14:textId="77777777" w:rsidR="00297036" w:rsidRPr="004B49D9" w:rsidRDefault="00297036">
      <w:pPr>
        <w:spacing w:after="60"/>
        <w:rPr>
          <w:rFonts w:ascii="BIZ UDPゴシック" w:eastAsia="BIZ UDPゴシック" w:hAnsi="BIZ UDPゴシック"/>
        </w:rPr>
      </w:pPr>
    </w:p>
    <w:p w14:paraId="626E179E"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80万円程度、3年遡及で240万円程度にとどまります。譲受価額に対する影響は0.1%未満です。</w:t>
      </w:r>
    </w:p>
    <w:p w14:paraId="348D0348"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つきましては、DDにおいて確認のうえ、是正を要する事項が判明した場合には、当社の負担と責任において整備いたします。当該事項をもって譲受価額の減額を求めることは想定しておりません。従業員の皆様の待遇を切り下げる形での是正も行いません。</w:t>
      </w:r>
    </w:p>
    <w:p w14:paraId="20C3B6CD"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36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14:paraId="0F48A18E"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(3) 当社をご選定いただきたい理由</w:t>
      </w:r>
    </w:p>
    <w:p w14:paraId="706A7835" w14:textId="0F94333C"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本件における最大の論点は、価格</w:t>
      </w:r>
      <w:ins w:id="540" w:author="Kunihito Nakano" w:date="2026-09-27T17:11:00Z" w16du:dateUtc="2026-09-27T08:11:00Z">
        <w:r>
          <w:rPr>
            <w:rFonts w:ascii="BIZ UDPゴシック" w:eastAsia="BIZ UDPゴシック" w:hAnsi="BIZ UDPゴシック" w:hint="eastAsia"/>
          </w:rPr>
          <w:t>もさることながら</w:t>
        </w:r>
      </w:ins>
      <w:del w:id="541" w:author="Kunihito Nakano" w:date="2026-09-27T17:11:00Z" w16du:dateUtc="2026-09-27T08:11:00Z">
        <w:r>
          <w:rPr>
            <w:rFonts w:ascii="BIZ UDPゴシック" w:eastAsia="BIZ UDPゴシック" w:hAnsi="BIZ UDPゴシック"/>
          </w:rPr>
          <w:delText>ではなく</w:delText>
        </w:r>
      </w:del>
      <w:r>
        <w:rPr>
          <w:rFonts w:ascii="BIZ UDPゴシック" w:eastAsia="BIZ UDPゴシック" w:hAnsi="BIZ UDPゴシック"/>
        </w:rPr>
        <w:t>後継であると当社は考えております。面談において、3〜4年後に後任となる方が現時点ではいらっしゃらないこと、リーダーには料理の技術とは異な</w:t>
        <w:lastRenderedPageBreak/>
        <w:t>る能力が必要であること、選択肢を多く持ったうえで最も能力の高い方を選びたいとお考えであることを伺いました。</w:t>
      </w:r>
    </w:p>
    <w:p w14:paraId="3F928F3A"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20年をかけて築かれたものは、期限を切って磨き上げるものでも、規模によって広げるものでもないと、当社は考えております。</w:t>
      </w:r>
    </w:p>
    <w:p w14:paraId="748D7537"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これは、価格の多寡によって解決される性質の課題ではございません。必要なのは、3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14:paraId="71D6B451" w14:textId="77777777" w:rsidR="00297036" w:rsidRPr="004B49D9" w:rsidRDefault="006948C1">
      <w:pPr>
        <w:spacing w:after="120" w:line="300" w:lineRule="auto"/>
        <w:rPr>
          <w:rFonts w:ascii="BIZ UDPゴシック" w:eastAsia="BIZ UDPゴシック" w:hAnsi="BIZ UDPゴシック"/>
        </w:rPr>
      </w:pPr>
      <w:r>
        <w:rPr>
          <w:rFonts w:ascii="BIZ UDPゴシック" w:eastAsia="BIZ UDPゴシック" w:hAnsi="BIZ UDPゴシック"/>
        </w:rPr>
        <w:t>あわせて、当社はワインを本業とする事業者として、対象会社が19年をかけて築いてこられた仕入先との関係の価値を正しく理解しております。これを損なうことなく維持し、必要に応じて補完する立場にあります。</w:t>
      </w:r>
    </w:p>
    <w:p w14:paraId="54D072A6"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14:paraId="5BCB2172"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(4) ご要望事項</w:t>
      </w:r>
    </w:p>
    <w:p w14:paraId="1ACEF5C6"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① 本ご案内Ⅳ-5に関し、本書8項に記載のとおり、資金調達に係る協議についての書面によるご承諾を賜りたくお願い申し上げます。</w:t>
      </w:r>
    </w:p>
    <w:p w14:paraId="10B75ADD"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② DDの過程において、主要仕入先との取引条件、店舗賃貸借契約、および誘致案件に関する資料をご開示いただきたく存じます。</w:t>
      </w:r>
    </w:p>
    <w:p w14:paraId="65259105"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③ 本書3項(4)に記載の事前協議の枠組みにつき、ご了解を賜りたくお願い申し上げます。</w:t>
      </w:r>
    </w:p>
    <w:p w14:paraId="6D396A9E" w14:textId="77777777" w:rsidR="00297036" w:rsidRPr="004B49D9" w:rsidRDefault="006948C1">
      <w:pPr>
        <w:spacing w:after="80" w:line="300" w:lineRule="auto"/>
        <w:ind w:left="440" w:hanging="280"/>
        <w:rPr>
          <w:rFonts w:ascii="BIZ UDPゴシック" w:eastAsia="BIZ UDPゴシック" w:hAnsi="BIZ UDPゴシック"/>
        </w:rPr>
      </w:pPr>
      <w:r>
        <w:rPr>
          <w:rFonts w:ascii="BIZ UDPゴシック" w:eastAsia="BIZ UDPゴシック" w:hAnsi="BIZ UDPゴシック"/>
        </w:rPr>
        <w:t>④ 当社がDDに進む場合には、一定期間の独占交渉権を賜りたくお願い申し上げます。当社の検討体制および費用負担に鑑み、ご高配を賜れますと幸いです。</w:t>
      </w:r>
    </w:p>
    <w:p w14:paraId="4EBC2EA0" w14:textId="77777777" w:rsidR="00297036" w:rsidRPr="004B49D9" w:rsidRDefault="006948C1">
      <w:pPr>
        <w:spacing w:before="200" w:after="100" w:line="300" w:lineRule="auto"/>
        <w:rPr>
          <w:rFonts w:ascii="BIZ UDPゴシック" w:eastAsia="BIZ UDPゴシック" w:hAnsi="BIZ UDPゴシック"/>
        </w:rPr>
      </w:pPr>
      <w:r>
        <w:rPr>
          <w:rFonts w:ascii="BIZ UDPゴシック" w:eastAsia="BIZ UDPゴシック" w:hAnsi="BIZ UDPゴシック"/>
          <w:b/>
          <w:bCs/>
        </w:rPr>
        <w:t>(5) 本書の位置づけ</w:t>
      </w:r>
    </w:p>
    <w:p w14:paraId="24559A73" w14:textId="77777777" w:rsidR="00297036" w:rsidRPr="004B49D9" w:rsidRDefault="006948C1">
      <w:pPr>
        <w:spacing w:after="160" w:line="300" w:lineRule="auto"/>
        <w:rPr>
          <w:rFonts w:ascii="BIZ UDPゴシック" w:eastAsia="BIZ UDPゴシック" w:hAnsi="BIZ UDPゴシック"/>
        </w:rPr>
      </w:pPr>
      <w:r>
        <w:rPr>
          <w:rFonts w:ascii="BIZ UDPゴシック" w:eastAsia="BIZ UDPゴシック" w:hAnsi="BIZ UDPゴシック"/>
        </w:rPr>
        <w:t>本書は、本ご案内Ⅰに定めるとおり法的拘束力を有しません。本書に記載した内容は、本書提出時点において当社が入手可能な情報および2026年9月22日の面談において賜ったご説明に基づく現時点の意向であり、DDの結果および当社の社内手続を経て変更される可能性がございます。もっとも、当社は合理的な理由なく本書の内容を一方的に撤回することはいたしません。</w:t>
      </w:r>
    </w:p>
    <w:p w14:paraId="0312FDF4" w14:textId="77777777" w:rsidR="00297036" w:rsidRPr="004B49D9" w:rsidDel="00E55635" w:rsidRDefault="006948C1">
      <w:pPr>
        <w:spacing w:after="200" w:line="300" w:lineRule="auto"/>
        <w:rPr>
          <w:del w:id="542" w:author="Kunihito Nakano" w:date="2026-09-27T21:54:00Z" w16du:dateUtc="2026-09-27T12:54:00Z"/>
          <w:rFonts w:ascii="BIZ UDPゴシック" w:eastAsia="BIZ UDPゴシック" w:hAnsi="BIZ UDPゴシック"/>
        </w:rPr>
      </w:pPr>
      <w:r>
        <w:rPr>
          <w:rFonts w:ascii="BIZ UDPゴシック" w:eastAsia="BIZ UDPゴシック" w:hAnsi="BIZ UDPゴシック"/>
        </w:rPr>
        <w:t>末筆ながら、岸田様におかれましては、面談の場で事業の詳細から人材育成のお考えに至るまで、率直にご説明を賜りましたことに、改めて御礼申し上げます。当社は、対象会社が次の20年も日本の頂点にあり続けることを願い、本件に臨んでおります。何卒ご検討のほど、よろしくお願い申し上げます。</w:t>
      </w:r>
    </w:p>
    <w:p w14:paraId="0AA53AC2" w14:textId="77777777" w:rsidR="00297036" w:rsidRPr="004B49D9" w:rsidRDefault="00297036" w:rsidP="00E55635">
      <w:pPr>
        <w:spacing w:after="200" w:line="300" w:lineRule="auto"/>
        <w:rPr>
          <w:rFonts w:ascii="BIZ UDPゴシック" w:eastAsia="BIZ UDPゴシック" w:hAnsi="BIZ UDPゴシック" w:hint="eastAsia"/>
        </w:rPr>
        <w:pPrChange w:id="543" w:author="Kunihito Nakano" w:date="2026-09-27T21:54:00Z" w16du:dateUtc="2026-09-27T12:54:00Z">
          <w:pPr>
            <w:keepNext/>
            <w:spacing w:after="60"/>
          </w:pPr>
        </w:pPrChange>
      </w:pPr>
    </w:p>
    <w:p w14:paraId="7FCBD208" w14:textId="77777777" w:rsidR="00297036" w:rsidRPr="004B49D9" w:rsidRDefault="006948C1">
      <w:pPr>
        <w:keepNext/>
        <w:spacing w:after="160" w:line="300" w:lineRule="auto"/>
        <w:jc w:val="right"/>
        <w:rPr>
          <w:rFonts w:ascii="BIZ UDPゴシック" w:eastAsia="BIZ UDPゴシック" w:hAnsi="BIZ UDPゴシック"/>
        </w:rPr>
      </w:pPr>
      <w:r>
        <w:rPr>
          <w:rFonts w:ascii="BIZ UDPゴシック" w:eastAsia="BIZ UDPゴシック" w:hAnsi="BIZ UDPゴシック"/>
        </w:rPr>
        <w:lastRenderedPageBreak/>
        <w:t>以　上</w:t>
      </w:r>
    </w:p>
    <w:p w14:paraId="49457E86" w14:textId="77777777" w:rsidR="00297036" w:rsidRPr="004B49D9" w:rsidRDefault="006948C1">
      <w:pPr>
        <w:keepNext/>
        <w:spacing w:after="120" w:line="300" w:lineRule="auto"/>
        <w:rPr>
          <w:rFonts w:ascii="BIZ UDPゴシック" w:eastAsia="BIZ UDPゴシック" w:hAnsi="BIZ UDPゴシック"/>
        </w:rPr>
      </w:pPr>
      <w:del w:id="12006" w:author="Claude" w:date="2026-09-28T09:00:00Z">
        <w:r>
          <w:rPr>
            <w:rFonts w:ascii="BIZ UDPゴシック" w:eastAsia="BIZ UDPゴシック" w:hAnsi="BIZ UDPゴシック"/>
            <w:sz w:val="20"/>
            <w:szCs w:val="20"/>
          </w:rPr>
          <w:delText xml:space="preserve">別紙1　会社案内（株式会社WineBank）</w:delText>
        </w:r>
      </w:del>
      <w:ins w:id="12007" w:author="Claude" w:date="2026-09-28T09:00:00Z">
        <w:r>
          <w:rPr>
            <w:rFonts w:ascii="BIZ UDPゴシック" w:eastAsia="BIZ UDPゴシック" w:hAnsi="BIZ UDPゴシック"/>
            <w:sz w:val="20"/>
            <w:szCs w:val="20"/>
          </w:rPr>
          <w:t xml:space="preserve">別紙　会社案内（株式会社WineBank／株式会社アピシウスの承継実績を含む）</w:t>
        </w:r>
      </w:ins>
    </w:p>
    <w:p w14:paraId="0A13AE87" w14:textId="77777777" w:rsidR="00297036" w:rsidRPr="004B49D9" w:rsidRDefault="006948C1">
      <w:pPr>
        <w:keepNext/>
        <w:spacing w:after="120" w:line="300" w:lineRule="auto"/>
        <w:rPr>
          <w:del w:id="544" w:author="Claude" w:date="2026-09-27T09:00:00Z"/>
          <w:rFonts w:ascii="BIZ UDPゴシック" w:eastAsia="BIZ UDPゴシック" w:hAnsi="BIZ UDPゴシック"/>
        </w:rPr>
      </w:pPr>
      <w:del w:id="545" w:author="Claude" w:date="2026-09-27T09:00:00Z">
        <w:r>
          <w:rPr>
            <w:rFonts w:ascii="BIZ UDPゴシック" w:eastAsia="BIZ UDPゴシック" w:hAnsi="BIZ UDPゴシック"/>
            <w:sz w:val="20"/>
            <w:szCs w:val="20"/>
          </w:rPr>
          <w:delText>別紙2　譲受価額の算定に関する分析資料</w:delText>
        </w:r>
      </w:del>
    </w:p>
    <w:p w14:paraId="301B2E56" w14:textId="77777777" w:rsidR="00297036" w:rsidRPr="004B49D9" w:rsidRDefault="006948C1">
      <w:pPr>
        <w:spacing w:after="120" w:line="300" w:lineRule="auto"/>
        <w:rPr>
          <w:del w:id="12010" w:author="Claude" w:date="2026-09-28T09:00:00Z"/>
          <w:rFonts w:ascii="BIZ UDPゴシック" w:eastAsia="BIZ UDPゴシック" w:hAnsi="BIZ UDPゴシック"/>
        </w:rPr>
      </w:pPr>
      <w:del w:id="546" w:author="Claude" w:date="2026-09-27T09:00:00Z">
        <w:r>
          <w:rPr>
            <w:rFonts w:ascii="BIZ UDPゴシック" w:eastAsia="BIZ UDPゴシック" w:hAnsi="BIZ UDPゴシック"/>
            <w:sz w:val="20"/>
            <w:szCs w:val="20"/>
          </w:rPr>
          <w:delText>別紙3</w:delText>
        </w:r>
      </w:del>
      <w:ins w:id="547" w:author="Claude" w:date="2026-09-27T09:00:00Z">
        <w:del w:id="12008" w:author="Claude" w:date="2026-09-28T09:00:00Z">
          <w:r>
            <w:rPr>
              <w:rFonts w:ascii="BIZ UDPゴシック" w:eastAsia="BIZ UDPゴシック" w:hAnsi="BIZ UDPゴシック"/>
              <w:sz w:val="20"/>
              <w:szCs w:val="20"/>
            </w:rPr>
            <w:delText xml:space="preserve">別紙2</w:delText>
          </w:r>
        </w:del>
      </w:ins>
      <w:del w:id="12009" w:author="Claude" w:date="2026-09-28T09:00:00Z">
        <w:r>
          <w:rPr>
            <w:rFonts w:ascii="BIZ UDPゴシック" w:eastAsia="BIZ UDPゴシック" w:hAnsi="BIZ UDPゴシック"/>
            <w:sz w:val="20"/>
            <w:szCs w:val="20"/>
          </w:rPr>
          <w:delText xml:space="preserve">　株式会社アピシウスの承継実績</w:delText>
        </w:r>
      </w:del>
    </w:p>
    <w:sectPr w:rsidR="00297036" w:rsidRPr="004B49D9">
      <w:footerReference w:type="default" r:id="rId7"/>
      <w:pgSz w:w="11906" w:h="16838"/>
      <w:pgMar w:top="1418" w:right="1276" w:bottom="1418"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2188A" w14:textId="77777777" w:rsidR="00BA2110" w:rsidRDefault="00BA2110">
      <w:r>
        <w:separator/>
      </w:r>
    </w:p>
  </w:endnote>
  <w:endnote w:type="continuationSeparator" w:id="0">
    <w:p w14:paraId="0621C7EC" w14:textId="77777777" w:rsidR="00BA2110" w:rsidRDefault="00BA2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ED69" w14:textId="77777777" w:rsidR="00297036" w:rsidRDefault="006948C1">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B49D9">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4B49D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1DD6" w14:textId="77777777" w:rsidR="00BA2110" w:rsidRDefault="00BA2110">
      <w:r>
        <w:separator/>
      </w:r>
    </w:p>
  </w:footnote>
  <w:footnote w:type="continuationSeparator" w:id="0">
    <w:p w14:paraId="0A96BCB4" w14:textId="77777777" w:rsidR="00BA2110" w:rsidRDefault="00BA2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12A2E"/>
    <w:multiLevelType w:val="hybridMultilevel"/>
    <w:tmpl w:val="6E54EF28"/>
    <w:lvl w:ilvl="0" w:tplc="773801D0">
      <w:start w:val="1"/>
      <w:numFmt w:val="bullet"/>
      <w:lvlText w:val="●"/>
      <w:lvlJc w:val="left"/>
      <w:pPr>
        <w:ind w:left="720" w:hanging="360"/>
      </w:pPr>
    </w:lvl>
    <w:lvl w:ilvl="1" w:tplc="F6328070">
      <w:start w:val="1"/>
      <w:numFmt w:val="bullet"/>
      <w:lvlText w:val="○"/>
      <w:lvlJc w:val="left"/>
      <w:pPr>
        <w:ind w:left="1440" w:hanging="360"/>
      </w:pPr>
    </w:lvl>
    <w:lvl w:ilvl="2" w:tplc="E904C3C4">
      <w:start w:val="1"/>
      <w:numFmt w:val="bullet"/>
      <w:lvlText w:val="■"/>
      <w:lvlJc w:val="left"/>
      <w:pPr>
        <w:ind w:left="2160" w:hanging="360"/>
      </w:pPr>
    </w:lvl>
    <w:lvl w:ilvl="3" w:tplc="DD443C40">
      <w:start w:val="1"/>
      <w:numFmt w:val="bullet"/>
      <w:lvlText w:val="●"/>
      <w:lvlJc w:val="left"/>
      <w:pPr>
        <w:ind w:left="2880" w:hanging="360"/>
      </w:pPr>
    </w:lvl>
    <w:lvl w:ilvl="4" w:tplc="D5BC1C90">
      <w:start w:val="1"/>
      <w:numFmt w:val="bullet"/>
      <w:lvlText w:val="○"/>
      <w:lvlJc w:val="left"/>
      <w:pPr>
        <w:ind w:left="3600" w:hanging="360"/>
      </w:pPr>
    </w:lvl>
    <w:lvl w:ilvl="5" w:tplc="14463388">
      <w:start w:val="1"/>
      <w:numFmt w:val="bullet"/>
      <w:lvlText w:val="■"/>
      <w:lvlJc w:val="left"/>
      <w:pPr>
        <w:ind w:left="4320" w:hanging="360"/>
      </w:pPr>
    </w:lvl>
    <w:lvl w:ilvl="6" w:tplc="6BE84126">
      <w:start w:val="1"/>
      <w:numFmt w:val="bullet"/>
      <w:lvlText w:val="●"/>
      <w:lvlJc w:val="left"/>
      <w:pPr>
        <w:ind w:left="5040" w:hanging="360"/>
      </w:pPr>
    </w:lvl>
    <w:lvl w:ilvl="7" w:tplc="D8C0BB56">
      <w:start w:val="1"/>
      <w:numFmt w:val="bullet"/>
      <w:lvlText w:val="●"/>
      <w:lvlJc w:val="left"/>
      <w:pPr>
        <w:ind w:left="5760" w:hanging="360"/>
      </w:pPr>
    </w:lvl>
    <w:lvl w:ilvl="8" w:tplc="84DA01D2">
      <w:start w:val="1"/>
      <w:numFmt w:val="bullet"/>
      <w:lvlText w:val="●"/>
      <w:lvlJc w:val="left"/>
      <w:pPr>
        <w:ind w:left="6480" w:hanging="360"/>
      </w:pPr>
    </w:lvl>
  </w:abstractNum>
  <w:num w:numId="1" w16cid:durableId="10473370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036"/>
    <w:rsid w:val="000C592F"/>
    <w:rsid w:val="00196459"/>
    <w:rsid w:val="00297036"/>
    <w:rsid w:val="002B70C4"/>
    <w:rsid w:val="004B49D9"/>
    <w:rsid w:val="00597B5C"/>
    <w:rsid w:val="00655B0E"/>
    <w:rsid w:val="006948C1"/>
    <w:rsid w:val="009416B5"/>
    <w:rsid w:val="009E5DE5"/>
    <w:rsid w:val="00BA2110"/>
    <w:rsid w:val="00CC11C4"/>
    <w:rsid w:val="00D85F9C"/>
    <w:rsid w:val="00E55635"/>
    <w:rsid w:val="00E57132"/>
    <w:rsid w:val="00F57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C75509"/>
  <w15:docId w15:val="{8FA3864C-43D0-44DB-B781-8F9AF979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color w:val="000000"/>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Revision"/>
    <w:hidden/>
    <w:uiPriority w:val="99"/>
    <w:semiHidden/>
    <w:rsid w:val="004B49D9"/>
  </w:style>
  <w:style w:type="paragraph" w:styleId="ad">
    <w:name w:val="annotation text"/>
    <w:basedOn w:val="a"/>
    <w:link w:val="ae"/>
    <w:uiPriority w:val="99"/>
    <w:semiHidden/>
    <w:unhideWhenUsed/>
  </w:style>
  <w:style w:type="character" w:customStyle="1" w:styleId="ae">
    <w:name w:val="コメント文字列 (文字)"/>
    <w:basedOn w:val="a0"/>
    <w:link w:val="ad"/>
    <w:uiPriority w:val="99"/>
    <w:semiHidden/>
  </w:style>
  <w:style w:type="character" w:styleId="af">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3560</Words>
  <Characters>20298</Characters>
  <Application>Microsoft Office Word</Application>
  <DocSecurity>0</DocSecurity>
  <Lines>169</Lines>
  <Paragraphs>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Kunihito Nakano</cp:lastModifiedBy>
  <cp:revision>3</cp:revision>
  <dcterms:created xsi:type="dcterms:W3CDTF">2026-09-27T13:01:00Z</dcterms:created>
  <dcterms:modified xsi:type="dcterms:W3CDTF">2026-09-27T13:01:00Z</dcterms:modified>
</cp:coreProperties>
</file>