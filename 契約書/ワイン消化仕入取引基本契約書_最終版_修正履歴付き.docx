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0"/>
        <w:jc w:val="center"/>
      </w:pPr>
      <w:r>
        <w:rPr>
          <w:b/>
          <w:bCs/>
          <w:sz w:val="32"/>
          <w:szCs w:val="32"/>
        </w:rPr>
        <w:t xml:space="preserve">ワイン消化仕入取引基本契約書</w:t>
      </w:r>
    </w:p>
    <w:p>
      <w:pPr>
        <w:spacing w:after="80" w:line="300"/>
      </w:pPr>
      <w:r>
        <w:rPr>
          <w:b w:val="false"/>
          <w:bCs w:val="false"/>
          <w:sz w:val="21"/>
          <w:szCs w:val="21"/>
        </w:rPr>
        <w:t xml:space="preserve">株式会社WineBank（以下「甲」という。）</w:t>
      </w:r>
      <w:del w:id="1" w:author="株式会社WineBank" w:date="2026-10-03T09:00:00Z">
        <w:r>
          <w:rPr>
            <w:b w:val="false"/>
            <w:bCs w:val="false"/>
            <w:sz w:val="21"/>
            <w:szCs w:val="21"/>
          </w:rPr>
          <w:delText xml:space="preserve">と</w:delText>
        </w:r>
      </w:del>
      <w:ins w:id="2" w:author="株式会社WineBank" w:date="2026-10-03T09:00:00Z">
        <w:r>
          <w:rPr>
            <w:b w:val="false"/>
            <w:bCs w:val="false"/>
            <w:sz w:val="21"/>
            <w:szCs w:val="21"/>
          </w:rPr>
          <w:t xml:space="preserve">、</w:t>
        </w:r>
      </w:ins>
      <w:r>
        <w:rPr>
          <w:b w:val="false"/>
          <w:bCs w:val="false"/>
          <w:sz w:val="21"/>
          <w:szCs w:val="21"/>
        </w:rPr>
        <w:t xml:space="preserve">〔　　　　　　　　　〕（以下「乙</w:t>
      </w:r>
      <w:ins w:id="3" w:author="株式会社WineBank" w:date="2026-10-03T09:00:00Z">
        <w:r>
          <w:rPr>
            <w:b w:val="false"/>
            <w:bCs w:val="false"/>
            <w:sz w:val="21"/>
            <w:szCs w:val="21"/>
          </w:rPr>
          <w:t xml:space="preserve">」という。）および〔　　　　　　　　　〕（以下「丙</w:t>
        </w:r>
      </w:ins>
      <w:r>
        <w:rPr>
          <w:b w:val="false"/>
          <w:bCs w:val="false"/>
          <w:sz w:val="21"/>
          <w:szCs w:val="21"/>
        </w:rPr>
        <w:t xml:space="preserve">」という。）とは、甲が乙に対して供給するワインその他の酒類の消化仕入取引に関し、次のとおり基本契約（以下「本契約」という。）を締結する。</w:t>
      </w:r>
    </w:p>
    <w:p>
      <w:pPr>
        <w:pStyle w:val="Heading2"/>
        <w:spacing w:after="100" w:before="260"/>
      </w:pPr>
      <w:r>
        <w:rPr>
          <w:b/>
          <w:bCs/>
          <w:sz w:val="22"/>
          <w:szCs w:val="22"/>
        </w:rPr>
        <w:t xml:space="preserve">第1条（目的）</w:t>
      </w:r>
    </w:p>
    <w:p>
      <w:pPr>
        <w:spacing w:after="80" w:line="300"/>
        <w:ind w:left="480" w:hanging="480"/>
      </w:pPr>
      <w:r>
        <w:rPr>
          <w:sz w:val="21"/>
          <w:szCs w:val="21"/>
        </w:rPr>
        <w:t xml:space="preserve">1　本契約は、甲が乙の店舗に対しワインを供給し、乙が当該ワインを自己の店舗において顧客に提供・販売するにあたり、当該販売の時点をもって甲乙間の売買が成立する取引（以下「本取引」という。）に関する基本的事項を定めることを目的とする。</w:t>
      </w:r>
    </w:p>
    <w:p>
      <w:pPr>
        <w:spacing w:after="80" w:line="300"/>
        <w:ind w:left="480" w:hanging="480"/>
      </w:pPr>
      <w:r>
        <w:rPr>
          <w:sz w:val="21"/>
          <w:szCs w:val="21"/>
        </w:rPr>
        <w:t xml:space="preserve">2　本契約は、本契約の有効期間中に甲乙間で成立するすべての個別契約に共通して適用される。本契約と個別契約の内容に齟齬がある場合は、個別契約の定めが優先する。</w:t>
      </w:r>
    </w:p>
    <w:p>
      <w:pPr>
        <w:pStyle w:val="Heading2"/>
        <w:spacing w:after="100" w:before="260"/>
      </w:pPr>
      <w:r>
        <w:rPr>
          <w:b/>
          <w:bCs/>
          <w:sz w:val="22"/>
          <w:szCs w:val="22"/>
        </w:rPr>
        <w:t xml:space="preserve">第2条（定義）</w:t>
      </w:r>
    </w:p>
    <w:p>
      <w:pPr>
        <w:spacing w:after="80" w:line="300"/>
      </w:pPr>
      <w:r>
        <w:rPr>
          <w:b w:val="false"/>
          <w:bCs w:val="false"/>
          <w:sz w:val="21"/>
          <w:szCs w:val="21"/>
        </w:rPr>
        <w:t xml:space="preserve">本契約において、次の各号に掲げる用語の意義は、当該各号に定めるところによる。</w:t>
      </w:r>
    </w:p>
    <w:p>
      <w:pPr>
        <w:spacing w:after="80" w:line="300"/>
        <w:ind w:left="480" w:hanging="480"/>
      </w:pPr>
      <w:r>
        <w:rPr>
          <w:sz w:val="21"/>
          <w:szCs w:val="21"/>
        </w:rPr>
        <w:t xml:space="preserve">1　「対象商品」とは、甲乙が別紙1「対象商品・仕入価格表」において合意したワインその他の酒類をいう。</w:t>
      </w:r>
    </w:p>
    <w:p>
      <w:pPr>
        <w:spacing w:after="80" w:line="300"/>
        <w:ind w:left="480" w:hanging="480"/>
      </w:pPr>
      <w:r>
        <w:rPr>
          <w:sz w:val="21"/>
          <w:szCs w:val="21"/>
        </w:rPr>
        <w:t xml:space="preserve">2　「本店舗」とは、別紙1に記載する乙の営業店舗をいう。</w:t>
      </w:r>
    </w:p>
    <w:p>
      <w:pPr>
        <w:spacing w:after="80" w:line="300"/>
        <w:ind w:left="480" w:hanging="480"/>
      </w:pPr>
      <w:r>
        <w:rPr>
          <w:sz w:val="21"/>
          <w:szCs w:val="21"/>
        </w:rPr>
        <w:t xml:space="preserve">3　「仕入価格」とは、対象商品について甲乙が別紙1で合意した、甲が乙に対して請求する単価（消費税等別）をいう。</w:t>
      </w:r>
    </w:p>
    <w:p>
      <w:pPr>
        <w:spacing w:after="80" w:line="300"/>
        <w:ind w:left="480" w:hanging="480"/>
      </w:pPr>
      <w:r>
        <w:rPr>
          <w:sz w:val="21"/>
          <w:szCs w:val="21"/>
        </w:rPr>
        <w:t xml:space="preserve">4　「販売」とは、乙が対象商品を顧客に提供する行為をいい、その成立時点は第6条第2項の定めによる。なお、第6条3項、第11条1項及びその他本契約に基づき販売されたものとみなされる場合を含む。</w:t>
      </w:r>
    </w:p>
    <w:p>
      <w:pPr>
        <w:spacing w:after="80" w:line="300"/>
        <w:ind w:left="480" w:hanging="480"/>
        <w:rPr>
          <w:ins w:id="1074" w:author="株式会社WineBank" w:date="2026-10-03T09:00:00Z"/>
        </w:rPr>
      </w:pPr>
      <w:ins w:id="4" w:author="株式会社WineBank" w:date="2026-10-03T09:00:00Z">
        <w:r>
          <w:rPr>
            <w:sz w:val="21"/>
            <w:szCs w:val="21"/>
          </w:rPr>
          <w:t xml:space="preserve">5　「会員」とは、甲が運営する会員制サービス「WineBank CLUB」の会員をいう。</w:t>
        </w:r>
      </w:ins>
    </w:p>
    <w:p>
      <w:pPr>
        <w:spacing w:after="80" w:line="300"/>
        <w:ind w:left="480" w:hanging="480"/>
      </w:pPr>
      <w:del w:id="5" w:author="株式会社WineBank" w:date="2026-10-03T09:00:00Z">
        <w:r>
          <w:rPr>
            <w:sz w:val="21"/>
            <w:szCs w:val="21"/>
          </w:rPr>
          <w:delText xml:space="preserve">5</w:delText>
        </w:r>
      </w:del>
      <w:ins w:id="6" w:author="株式会社WineBank" w:date="2026-10-03T09:00:00Z">
        <w:r>
          <w:rPr>
            <w:sz w:val="21"/>
            <w:szCs w:val="21"/>
          </w:rPr>
          <w:t xml:space="preserve">6</w:t>
        </w:r>
      </w:ins>
      <w:r>
        <w:rPr>
          <w:sz w:val="21"/>
          <w:szCs w:val="21"/>
        </w:rPr>
        <w:t xml:space="preserve">　「クラウドワインリスト」とは、甲が別途提供する、対象商品以外のワインを1本単位で都度発注できるオンラインサービスをいう。</w:t>
      </w:r>
    </w:p>
    <w:p>
      <w:pPr>
        <w:pStyle w:val="Heading2"/>
        <w:spacing w:after="100" w:before="260"/>
      </w:pPr>
      <w:r>
        <w:rPr>
          <w:b/>
          <w:bCs/>
          <w:sz w:val="22"/>
          <w:szCs w:val="22"/>
        </w:rPr>
        <w:t xml:space="preserve">第3条（個別契約の成立）</w:t>
      </w:r>
    </w:p>
    <w:p>
      <w:pPr>
        <w:spacing w:after="80" w:line="300"/>
        <w:ind w:left="480" w:hanging="480"/>
      </w:pPr>
      <w:r>
        <w:rPr>
          <w:sz w:val="21"/>
          <w:szCs w:val="21"/>
        </w:rPr>
        <w:t xml:space="preserve">1　個別契約は、乙が甲に対し、甲の指定する方法（甲所定の受発注システム、電子メールその他甲が認める方法）により、銘柄、数量、納品希望日その他必要事項を記載した注文を発し、甲がこれを承諾することにより成立する。</w:t>
      </w:r>
    </w:p>
    <w:p>
      <w:pPr>
        <w:spacing w:after="80" w:line="300"/>
        <w:ind w:left="480" w:hanging="480"/>
      </w:pPr>
      <w:r>
        <w:rPr>
          <w:sz w:val="21"/>
          <w:szCs w:val="21"/>
        </w:rPr>
        <w:t xml:space="preserve">2　甲は、対象商品の在庫状況、乙の与信状況、第1</w:t>
      </w:r>
      <w:del w:id="7" w:author="株式会社WineBank" w:date="2026-10-03T09:00:00Z">
        <w:r>
          <w:rPr>
            <w:sz w:val="21"/>
            <w:szCs w:val="21"/>
          </w:rPr>
          <w:delText xml:space="preserve">2</w:delText>
        </w:r>
      </w:del>
      <w:ins w:id="8" w:author="株式会社WineBank" w:date="2026-10-03T09:00:00Z">
        <w:r>
          <w:rPr>
            <w:sz w:val="21"/>
            <w:szCs w:val="21"/>
          </w:rPr>
          <w:t xml:space="preserve">1</w:t>
        </w:r>
      </w:ins>
      <w:r>
        <w:rPr>
          <w:sz w:val="21"/>
          <w:szCs w:val="21"/>
        </w:rPr>
        <w:t xml:space="preserve">条に定める滞留在庫の状況その他合理的な理由により、注文の全部または一部を承諾しないことができる。</w:t>
      </w:r>
    </w:p>
    <w:p>
      <w:pPr>
        <w:spacing w:after="80" w:line="300"/>
        <w:ind w:left="480" w:hanging="480"/>
      </w:pPr>
      <w:r>
        <w:rPr>
          <w:sz w:val="21"/>
          <w:szCs w:val="21"/>
        </w:rPr>
        <w:t xml:space="preserve">3　発注は、原則として12本単位（銘柄の混載可）とする。</w:t>
      </w:r>
    </w:p>
    <w:p>
      <w:pPr>
        <w:pStyle w:val="Heading2"/>
        <w:spacing w:after="100" w:before="260"/>
      </w:pPr>
      <w:r>
        <w:rPr>
          <w:b/>
          <w:bCs/>
          <w:sz w:val="22"/>
          <w:szCs w:val="22"/>
        </w:rPr>
        <w:t xml:space="preserve">第4条（対象商品および仕入価格）</w:t>
      </w:r>
    </w:p>
    <w:p>
      <w:pPr>
        <w:spacing w:after="80" w:line="300"/>
        <w:ind w:left="480" w:hanging="480"/>
      </w:pPr>
      <w:r>
        <w:rPr>
          <w:sz w:val="21"/>
          <w:szCs w:val="21"/>
        </w:rPr>
        <w:t xml:space="preserve">1　甲が選定する</w:t>
      </w:r>
      <w:ins w:id="9" w:author="株式会社WineBank" w:date="2026-10-03T09:00:00Z">
        <w:r>
          <w:rPr>
            <w:sz w:val="21"/>
            <w:szCs w:val="21"/>
          </w:rPr>
          <w:t xml:space="preserve">対象商品のリスト（以下「</w:t>
        </w:r>
      </w:ins>
      <w:r>
        <w:rPr>
          <w:sz w:val="21"/>
          <w:szCs w:val="21"/>
        </w:rPr>
        <w:t xml:space="preserve">ワインリスト</w:t>
      </w:r>
      <w:ins w:id="10" w:author="株式会社WineBank" w:date="2026-10-03T09:00:00Z">
        <w:r>
          <w:rPr>
            <w:sz w:val="21"/>
            <w:szCs w:val="21"/>
          </w:rPr>
          <w:t xml:space="preserve">」という。）</w:t>
        </w:r>
      </w:ins>
      <w:r>
        <w:rPr>
          <w:sz w:val="21"/>
          <w:szCs w:val="21"/>
        </w:rPr>
        <w:t xml:space="preserve">は月替わりとする。銘柄または仕入価格の変更は、甲が乙に対し変更日の</w:t>
      </w:r>
      <w:del w:id="11" w:author="株式会社WineBank" w:date="2026-10-03T09:00:00Z">
        <w:r>
          <w:rPr>
            <w:sz w:val="21"/>
            <w:szCs w:val="21"/>
          </w:rPr>
          <w:delText xml:space="preserve">〔</w:delText>
        </w:r>
      </w:del>
      <w:r>
        <w:rPr>
          <w:sz w:val="21"/>
          <w:szCs w:val="21"/>
        </w:rPr>
        <w:t xml:space="preserve">14</w:t>
      </w:r>
      <w:del w:id="12" w:author="株式会社WineBank" w:date="2026-10-03T09:00:00Z">
        <w:r>
          <w:rPr>
            <w:sz w:val="21"/>
            <w:szCs w:val="21"/>
          </w:rPr>
          <w:delText xml:space="preserve">〕</w:delText>
        </w:r>
      </w:del>
      <w:r>
        <w:rPr>
          <w:sz w:val="21"/>
          <w:szCs w:val="21"/>
        </w:rPr>
        <w:t xml:space="preserve">日前までに書面または電磁的方法により通知し、乙が異議を述べない場合に効力を生ずる。ただし、既に納品済みの対象商品の仕入価格は、変更前の価格による。</w:t>
      </w:r>
    </w:p>
    <w:p>
      <w:pPr>
        <w:spacing w:after="80" w:line="300"/>
        <w:ind w:left="480" w:hanging="480"/>
      </w:pPr>
      <w:r>
        <w:rPr>
          <w:sz w:val="21"/>
          <w:szCs w:val="21"/>
        </w:rPr>
        <w:t xml:space="preserve">2　為替の著しい変動、輸入コストの高騰その他甲の責めに帰することのできない事由により仕入価格の維持が著しく困難となった場合、甲乙は誠実に協議のうえ仕入価格を改定することができる。</w:t>
      </w:r>
    </w:p>
    <w:p>
      <w:pPr>
        <w:pStyle w:val="Heading2"/>
        <w:spacing w:after="100" w:before="260"/>
      </w:pPr>
      <w:r>
        <w:rPr>
          <w:b/>
          <w:bCs/>
          <w:sz w:val="22"/>
          <w:szCs w:val="22"/>
        </w:rPr>
        <w:t xml:space="preserve">第5条（納品・検収）</w:t>
      </w:r>
    </w:p>
    <w:p>
      <w:pPr>
        <w:spacing w:after="80" w:line="300"/>
        <w:ind w:left="480" w:hanging="480"/>
      </w:pPr>
      <w:r>
        <w:rPr>
          <w:sz w:val="21"/>
          <w:szCs w:val="21"/>
        </w:rPr>
        <w:t xml:space="preserve">1　甲は、個別契約に従い、乙の指定する納品場所（本店舗）に対象商品を納品する。</w:t>
      </w:r>
    </w:p>
    <w:p>
      <w:pPr>
        <w:spacing w:after="80" w:line="300"/>
        <w:ind w:left="480" w:hanging="480"/>
      </w:pPr>
      <w:r>
        <w:rPr>
          <w:sz w:val="21"/>
          <w:szCs w:val="21"/>
        </w:rPr>
        <w:t xml:space="preserve">2　12本</w:t>
      </w:r>
      <w:ins w:id="13" w:author="株式会社WineBank" w:date="2026-10-03T09:00:00Z">
        <w:r>
          <w:rPr>
            <w:sz w:val="21"/>
            <w:szCs w:val="21"/>
          </w:rPr>
          <w:t xml:space="preserve">単位で</w:t>
        </w:r>
      </w:ins>
      <w:r>
        <w:rPr>
          <w:sz w:val="21"/>
          <w:szCs w:val="21"/>
        </w:rPr>
        <w:t xml:space="preserve">の発注に係る通常配送の送料は甲の負担とする。クール便その他の温度管理配送に要する費用および乙の都合による再配送・少量配送に要する費用は、乙の負担とする。</w:t>
      </w:r>
    </w:p>
    <w:p>
      <w:pPr>
        <w:spacing w:after="80" w:line="300"/>
        <w:ind w:left="480" w:hanging="480"/>
      </w:pPr>
      <w:r>
        <w:rPr>
          <w:sz w:val="21"/>
          <w:szCs w:val="21"/>
        </w:rPr>
        <w:t xml:space="preserve">3　乙は、納品時に対象商品の数量、銘柄、外観（液面、コルク、ラベル、瓶の破損等）を確認し、納品日から</w:t>
      </w:r>
      <w:del w:id="14" w:author="株式会社WineBank" w:date="2026-10-03T09:00:00Z">
        <w:r>
          <w:rPr>
            <w:sz w:val="21"/>
            <w:szCs w:val="21"/>
          </w:rPr>
          <w:delText xml:space="preserve">〔</w:delText>
        </w:r>
      </w:del>
      <w:r>
        <w:rPr>
          <w:sz w:val="21"/>
          <w:szCs w:val="21"/>
        </w:rPr>
        <w:t xml:space="preserve">3</w:t>
      </w:r>
      <w:del w:id="15" w:author="株式会社WineBank" w:date="2026-10-03T09:00:00Z">
        <w:r>
          <w:rPr>
            <w:sz w:val="21"/>
            <w:szCs w:val="21"/>
          </w:rPr>
          <w:delText xml:space="preserve">〕</w:delText>
        </w:r>
      </w:del>
      <w:r>
        <w:rPr>
          <w:sz w:val="21"/>
          <w:szCs w:val="21"/>
        </w:rPr>
        <w:t xml:space="preserve">営業日以内に甲に対して検収結果を通知する。</w:t>
      </w:r>
    </w:p>
    <w:p>
      <w:pPr>
        <w:spacing w:after="80" w:line="300"/>
        <w:ind w:left="480" w:hanging="480"/>
      </w:pPr>
      <w:r>
        <w:rPr>
          <w:sz w:val="21"/>
          <w:szCs w:val="21"/>
        </w:rPr>
        <w:t xml:space="preserve">4　前項の期間内に乙から通知がない場合、当該納品は検収に合格したものとみなす。ただし、通常の検品によって発見できない瑕疵についてはこの限りでない。</w:t>
      </w:r>
    </w:p>
    <w:p>
      <w:pPr>
        <w:pStyle w:val="Heading2"/>
        <w:spacing w:after="100" w:before="260"/>
      </w:pPr>
      <w:r>
        <w:rPr>
          <w:b/>
          <w:bCs/>
          <w:sz w:val="22"/>
          <w:szCs w:val="22"/>
        </w:rPr>
        <w:t xml:space="preserve">第6条（所有権の移転・消化仕入）</w:t>
      </w:r>
    </w:p>
    <w:p>
      <w:pPr>
        <w:spacing w:after="80" w:line="300"/>
        <w:ind w:left="480" w:hanging="480"/>
      </w:pPr>
      <w:r>
        <w:rPr>
          <w:sz w:val="21"/>
          <w:szCs w:val="21"/>
        </w:rPr>
        <w:t xml:space="preserve">1　対象商品の所有権は、納品後も「販売」成立時点まで甲に留保され、乙に移転しない。乙は、対象商品を甲の所有物として占有・保管する。</w:t>
      </w:r>
    </w:p>
    <w:p>
      <w:pPr>
        <w:spacing w:after="80" w:line="300"/>
        <w:ind w:left="480" w:hanging="480"/>
      </w:pPr>
      <w:r>
        <w:rPr>
          <w:sz w:val="21"/>
          <w:szCs w:val="21"/>
        </w:rPr>
        <w:t xml:space="preserve">2　対象商品の所有権は、乙が当該対象商品を顧客に販売した時点において、甲から乙に移転し、同時に乙から顧客に移転する。販売の成立時点は、次の各号による。</w:t>
      </w:r>
    </w:p>
    <w:p>
      <w:pPr>
        <w:spacing w:after="80" w:line="300"/>
        <w:ind w:left="760" w:hanging="300"/>
      </w:pPr>
      <w:r>
        <w:rPr>
          <w:sz w:val="21"/>
          <w:szCs w:val="21"/>
        </w:rPr>
        <w:t xml:space="preserve">(1) ボトル販売の場合：乙が当該ボトルを顧客に提供するために抜栓した時点</w:t>
      </w:r>
    </w:p>
    <w:p>
      <w:pPr>
        <w:spacing w:after="80" w:line="300"/>
        <w:ind w:left="760" w:hanging="300"/>
      </w:pPr>
      <w:r>
        <w:rPr>
          <w:sz w:val="21"/>
          <w:szCs w:val="21"/>
        </w:rPr>
        <w:t xml:space="preserve">(2) グラス販売の場合：乙が当該ボトルを抜栓した時点。この場合、残量の有無にかかわらず当該ボトルの全量が販売されたものとみなす。</w:t>
      </w:r>
    </w:p>
    <w:p>
      <w:pPr>
        <w:spacing w:after="80" w:line="300"/>
        <w:ind w:left="760" w:hanging="300"/>
      </w:pPr>
      <w:r>
        <w:rPr>
          <w:sz w:val="21"/>
          <w:szCs w:val="21"/>
        </w:rPr>
        <w:t xml:space="preserve">(3) 未開栓のまま顧客に引き渡す場合（第15条第3項に従う場合に限る）：乙が顧客に引き渡した時点</w:t>
      </w:r>
    </w:p>
    <w:p>
      <w:pPr>
        <w:spacing w:after="80" w:line="300"/>
        <w:ind w:left="480" w:hanging="480"/>
      </w:pPr>
      <w:r>
        <w:rPr>
          <w:sz w:val="21"/>
          <w:szCs w:val="21"/>
        </w:rPr>
        <w:t xml:space="preserve">3　前項のほか、次の各号のいずれかに該当する場合は、当該時点で対象商品が販売されたものとみなし、乙は甲に対し仕入価格相当額の支払義務を負う。</w:t>
      </w:r>
    </w:p>
    <w:p>
      <w:pPr>
        <w:spacing w:after="80" w:line="300"/>
        <w:ind w:left="760" w:hanging="300"/>
      </w:pPr>
      <w:r>
        <w:rPr>
          <w:sz w:val="21"/>
          <w:szCs w:val="21"/>
        </w:rPr>
        <w:t xml:space="preserve">(1) 乙が試飲、従業員教育、販売促進その他の目的で対象商品を抜栓・消費した場合</w:t>
      </w:r>
    </w:p>
    <w:p>
      <w:pPr>
        <w:spacing w:after="80" w:line="300"/>
        <w:ind w:left="760" w:hanging="300"/>
      </w:pPr>
      <w:r>
        <w:rPr>
          <w:sz w:val="21"/>
          <w:szCs w:val="21"/>
        </w:rPr>
        <w:t xml:space="preserve">(2) 乙の保管中に対象商品が滅失、毀損、変質し、または所在不明となった場合（但し第7条第2項に基づき甲の負担となる場合を除く）</w:t>
      </w:r>
    </w:p>
    <w:p>
      <w:pPr>
        <w:spacing w:after="80" w:line="300"/>
        <w:ind w:left="760" w:hanging="300"/>
      </w:pPr>
      <w:r>
        <w:rPr>
          <w:sz w:val="21"/>
          <w:szCs w:val="21"/>
        </w:rPr>
        <w:t xml:space="preserve">(3) 第13条の棚卸において、販売報告と実在庫との間に不足が生じた場合</w:t>
      </w:r>
    </w:p>
    <w:p>
      <w:pPr>
        <w:spacing w:after="80" w:line="300"/>
        <w:ind w:left="480" w:hanging="480"/>
      </w:pPr>
      <w:r>
        <w:rPr>
          <w:sz w:val="21"/>
          <w:szCs w:val="21"/>
        </w:rPr>
        <w:t xml:space="preserve">4　乙は、対象商品を自己の名において顧客に販売するものとし、顧客に対する責任は乙が負う。</w:t>
      </w:r>
    </w:p>
    <w:p>
      <w:pPr>
        <w:pStyle w:val="Heading2"/>
        <w:spacing w:after="100" w:before="260"/>
      </w:pPr>
      <w:r>
        <w:rPr>
          <w:b/>
          <w:bCs/>
          <w:sz w:val="22"/>
          <w:szCs w:val="22"/>
        </w:rPr>
        <w:t xml:space="preserve">第7条（保管義務・危険負担）</w:t>
      </w:r>
    </w:p>
    <w:p>
      <w:pPr>
        <w:spacing w:after="80" w:line="300"/>
        <w:ind w:left="480" w:hanging="480"/>
      </w:pPr>
      <w:r>
        <w:rPr>
          <w:sz w:val="21"/>
          <w:szCs w:val="21"/>
        </w:rPr>
        <w:t xml:space="preserve">1　乙は、納品時から所有権移転時まで、善良な管理者の注意をもって対象商品を保管し、次の各号に定める条件を維持する。</w:t>
      </w:r>
    </w:p>
    <w:p>
      <w:pPr>
        <w:spacing w:after="80" w:line="300"/>
        <w:ind w:left="760" w:hanging="300"/>
      </w:pPr>
      <w:r>
        <w:rPr>
          <w:sz w:val="21"/>
          <w:szCs w:val="21"/>
        </w:rPr>
        <w:t xml:space="preserve">(1) 保管温度</w:t>
      </w:r>
      <w:del w:id="16" w:author="株式会社WineBank" w:date="2026-10-03T09:00:00Z">
        <w:r>
          <w:rPr>
            <w:sz w:val="21"/>
            <w:szCs w:val="21"/>
          </w:rPr>
          <w:delText xml:space="preserve">〔</w:delText>
        </w:r>
      </w:del>
      <w:r>
        <w:rPr>
          <w:sz w:val="21"/>
          <w:szCs w:val="21"/>
        </w:rPr>
        <w:t xml:space="preserve">12</w:t>
      </w:r>
      <w:del w:id="17" w:author="株式会社WineBank" w:date="2026-10-03T09:00:00Z">
        <w:r>
          <w:rPr>
            <w:sz w:val="21"/>
            <w:szCs w:val="21"/>
          </w:rPr>
          <w:delText xml:space="preserve">〕</w:delText>
        </w:r>
      </w:del>
      <w:r>
        <w:rPr>
          <w:sz w:val="21"/>
          <w:szCs w:val="21"/>
        </w:rPr>
        <w:t xml:space="preserve">℃～</w:t>
      </w:r>
      <w:del w:id="18" w:author="株式会社WineBank" w:date="2026-10-03T09:00:00Z">
        <w:r>
          <w:rPr>
            <w:sz w:val="21"/>
            <w:szCs w:val="21"/>
          </w:rPr>
          <w:delText xml:space="preserve">〔</w:delText>
        </w:r>
      </w:del>
      <w:r>
        <w:rPr>
          <w:sz w:val="21"/>
          <w:szCs w:val="21"/>
        </w:rPr>
        <w:t xml:space="preserve">15</w:t>
      </w:r>
      <w:del w:id="19" w:author="株式会社WineBank" w:date="2026-10-03T09:00:00Z">
        <w:r>
          <w:rPr>
            <w:sz w:val="21"/>
            <w:szCs w:val="21"/>
          </w:rPr>
          <w:delText xml:space="preserve">〕</w:delText>
        </w:r>
      </w:del>
      <w:r>
        <w:rPr>
          <w:sz w:val="21"/>
          <w:szCs w:val="21"/>
        </w:rPr>
        <w:t xml:space="preserve">℃、湿度</w:t>
      </w:r>
      <w:del w:id="20" w:author="株式会社WineBank" w:date="2026-10-03T09:00:00Z">
        <w:r>
          <w:rPr>
            <w:sz w:val="21"/>
            <w:szCs w:val="21"/>
          </w:rPr>
          <w:delText xml:space="preserve">〔</w:delText>
        </w:r>
      </w:del>
      <w:r>
        <w:rPr>
          <w:sz w:val="21"/>
          <w:szCs w:val="21"/>
        </w:rPr>
        <w:t xml:space="preserve">60</w:t>
      </w:r>
      <w:del w:id="21" w:author="株式会社WineBank" w:date="2026-10-03T09:00:00Z">
        <w:r>
          <w:rPr>
            <w:sz w:val="21"/>
            <w:szCs w:val="21"/>
          </w:rPr>
          <w:delText xml:space="preserve">〕</w:delText>
        </w:r>
      </w:del>
      <w:r>
        <w:rPr>
          <w:sz w:val="21"/>
          <w:szCs w:val="21"/>
        </w:rPr>
        <w:t xml:space="preserve">％～</w:t>
      </w:r>
      <w:del w:id="22" w:author="株式会社WineBank" w:date="2026-10-03T09:00:00Z">
        <w:r>
          <w:rPr>
            <w:sz w:val="21"/>
            <w:szCs w:val="21"/>
          </w:rPr>
          <w:delText xml:space="preserve">〔</w:delText>
        </w:r>
      </w:del>
      <w:r>
        <w:rPr>
          <w:sz w:val="21"/>
          <w:szCs w:val="21"/>
        </w:rPr>
        <w:t xml:space="preserve">80</w:t>
      </w:r>
      <w:del w:id="23" w:author="株式会社WineBank" w:date="2026-10-03T09:00:00Z">
        <w:r>
          <w:rPr>
            <w:sz w:val="21"/>
            <w:szCs w:val="21"/>
          </w:rPr>
          <w:delText xml:space="preserve">〕</w:delText>
        </w:r>
      </w:del>
      <w:r>
        <w:rPr>
          <w:sz w:val="21"/>
          <w:szCs w:val="21"/>
        </w:rPr>
        <w:t xml:space="preserve">％を目安とする定温・定湿環境での保管</w:t>
      </w:r>
    </w:p>
    <w:p>
      <w:pPr>
        <w:spacing w:after="80" w:line="300"/>
        <w:ind w:left="760" w:hanging="300"/>
      </w:pPr>
      <w:r>
        <w:rPr>
          <w:sz w:val="21"/>
          <w:szCs w:val="21"/>
        </w:rPr>
        <w:t xml:space="preserve">(2) 直射日光および強い照明を避け、振動および強い臭気のある物品から隔離すること</w:t>
      </w:r>
    </w:p>
    <w:p>
      <w:pPr>
        <w:spacing w:after="80" w:line="300"/>
        <w:ind w:left="760" w:hanging="300"/>
      </w:pPr>
      <w:r>
        <w:rPr>
          <w:sz w:val="21"/>
          <w:szCs w:val="21"/>
        </w:rPr>
        <w:t xml:space="preserve">(3) 原則として横臥保管とし、他の在庫と区別して保管すること</w:t>
      </w:r>
    </w:p>
    <w:p>
      <w:pPr>
        <w:spacing w:after="80" w:line="300"/>
        <w:ind w:left="480" w:hanging="480"/>
      </w:pPr>
      <w:r>
        <w:rPr>
          <w:sz w:val="21"/>
          <w:szCs w:val="21"/>
        </w:rPr>
        <w:t xml:space="preserve">2　納品後（検収合格後）に生じた対象商品の滅失、毀損、変質、盗難その他の損害は、甲の責めに帰すべき事由によることおよび納品時に既に存在した瑕疵に起因することを乙が具体的に立証した場合を除き、乙の負担とする。</w:t>
      </w:r>
    </w:p>
    <w:p>
      <w:pPr>
        <w:spacing w:after="80" w:line="300"/>
        <w:ind w:left="480" w:hanging="480"/>
      </w:pPr>
      <w:r>
        <w:rPr>
          <w:sz w:val="21"/>
          <w:szCs w:val="21"/>
        </w:rPr>
        <w:t xml:space="preserve">3　乙は、対象商品に異常を発見した場合、直ちに甲に通知し、甲の指示に従う。</w:t>
      </w:r>
    </w:p>
    <w:p>
      <w:pPr>
        <w:pStyle w:val="Heading2"/>
        <w:spacing w:after="100" w:before="260"/>
      </w:pPr>
      <w:r>
        <w:rPr>
          <w:b/>
          <w:bCs/>
          <w:sz w:val="22"/>
          <w:szCs w:val="22"/>
        </w:rPr>
        <w:t xml:space="preserve">第8条（分別管理・処分の禁止）</w:t>
      </w:r>
    </w:p>
    <w:p>
      <w:pPr>
        <w:spacing w:after="80" w:line="300"/>
        <w:ind w:left="480" w:hanging="480"/>
      </w:pPr>
      <w:r>
        <w:rPr>
          <w:sz w:val="21"/>
          <w:szCs w:val="21"/>
        </w:rPr>
        <w:t xml:space="preserve">1　乙は、対象商品を乙の自己所有在庫と明確に区分し、甲の所有に属する旨を識別できる方法（甲の指定するラベル、保管棚の区分、在庫台帳上の区分等）により管理する。</w:t>
      </w:r>
    </w:p>
    <w:p>
      <w:pPr>
        <w:spacing w:after="80" w:line="300"/>
        <w:ind w:left="480" w:hanging="480"/>
      </w:pPr>
      <w:r>
        <w:rPr>
          <w:sz w:val="21"/>
          <w:szCs w:val="21"/>
        </w:rPr>
        <w:t xml:space="preserve">2　乙は、甲の事前の書面による承諾なく、対象商品について、転売、譲渡、貸与、質入れ、担保の設定その他一切の処分をし、または本店舗以外の場所へ移動してはならない。</w:t>
      </w:r>
    </w:p>
    <w:p>
      <w:pPr>
        <w:spacing w:after="80" w:line="300"/>
        <w:ind w:left="480" w:hanging="480"/>
      </w:pPr>
      <w:r>
        <w:rPr>
          <w:sz w:val="21"/>
          <w:szCs w:val="21"/>
        </w:rPr>
        <w:t xml:space="preserve">3　乙は、対象商品につき第三者から差押え、仮差押え、仮処分その他の強制執行を受け、またはそのおそれが生じた場合、直ちに甲に通知するとともに、当該対象商品が甲の所有に属することを当該第三者に主張し、甲が所有権を保全するために必要な協力を行う。</w:t>
      </w:r>
    </w:p>
    <w:p>
      <w:pPr>
        <w:pStyle w:val="Heading2"/>
        <w:spacing w:after="100" w:before="260"/>
      </w:pPr>
      <w:r>
        <w:rPr>
          <w:b/>
          <w:bCs/>
          <w:sz w:val="22"/>
          <w:szCs w:val="22"/>
        </w:rPr>
        <w:t xml:space="preserve">第9条（販売報告・在庫報告）</w:t>
      </w:r>
    </w:p>
    <w:p>
      <w:pPr>
        <w:spacing w:after="80" w:line="300"/>
        <w:ind w:left="480" w:hanging="480"/>
      </w:pPr>
      <w:r>
        <w:rPr>
          <w:sz w:val="21"/>
          <w:szCs w:val="21"/>
        </w:rPr>
        <w:t xml:space="preserve">1　乙は、対象商品を販売した場合、販売日当日（やむを得ない場合は翌営業日の営業開始時まで）に、甲の指定する方法により、銘柄、数量、販売日および会員販売の別を甲に報告する。</w:t>
      </w:r>
    </w:p>
    <w:p>
      <w:pPr>
        <w:spacing w:after="80" w:line="300"/>
        <w:ind w:left="480" w:hanging="480"/>
      </w:pPr>
      <w:r>
        <w:rPr>
          <w:sz w:val="21"/>
          <w:szCs w:val="21"/>
        </w:rPr>
        <w:t xml:space="preserve">2　乙は、毎月末日時点の対象商品の在庫数量を、翌月3営業日以内に甲に報告する。</w:t>
      </w:r>
    </w:p>
    <w:p>
      <w:pPr>
        <w:spacing w:after="80" w:line="300"/>
        <w:ind w:left="480" w:hanging="480"/>
      </w:pPr>
      <w:r>
        <w:rPr>
          <w:sz w:val="21"/>
          <w:szCs w:val="21"/>
        </w:rPr>
        <w:t xml:space="preserve">3　甲は、前2項の報告内容に基づき、仕入数量および仕入代金を確定する。</w:t>
      </w:r>
    </w:p>
    <w:p>
      <w:pPr>
        <w:pStyle w:val="Heading2"/>
        <w:spacing w:after="100" w:before="260"/>
      </w:pPr>
      <w:r>
        <w:rPr>
          <w:b/>
          <w:bCs/>
          <w:sz w:val="22"/>
          <w:szCs w:val="22"/>
        </w:rPr>
        <w:t xml:space="preserve">第10条（仕入代金の支払）</w:t>
      </w:r>
    </w:p>
    <w:p>
      <w:pPr>
        <w:spacing w:after="80" w:line="300"/>
        <w:ind w:left="480" w:hanging="480"/>
      </w:pPr>
      <w:r>
        <w:rPr>
          <w:sz w:val="21"/>
          <w:szCs w:val="21"/>
        </w:rPr>
        <w:t xml:space="preserve">1　乙は、第6条により所有権が移転した対象商品について、仕入価格に消費税等相当額を加算した金額（以下「仕入代金」という。）を甲に支払う。</w:t>
      </w:r>
    </w:p>
    <w:p>
      <w:pPr>
        <w:spacing w:after="80" w:line="300"/>
        <w:ind w:left="480" w:hanging="480"/>
      </w:pPr>
      <w:r>
        <w:rPr>
          <w:sz w:val="21"/>
          <w:szCs w:val="21"/>
        </w:rPr>
        <w:t xml:space="preserve">2　仕入代金の支払期日は、販売日（第6条第2項および第3項に定める時点をいう。</w:t>
      </w:r>
      <w:del w:id="24" w:author="株式会社WineBank" w:date="2026-10-03T09:00:00Z">
        <w:r>
          <w:rPr>
            <w:sz w:val="21"/>
            <w:szCs w:val="21"/>
          </w:rPr>
          <w:delText xml:space="preserve">）の翌営業日とし、乙は甲の指定する銀行口座への振込みにより支払う。</w:delText>
        </w:r>
      </w:del>
      <w:ins w:id="25" w:author="株式会社WineBank" w:date="2026-10-03T09:00:00Z">
        <w:r>
          <w:rPr>
            <w:sz w:val="21"/>
            <w:szCs w:val="21"/>
          </w:rPr>
          <w:t xml:space="preserve">以下同じ。）の属する月の末日を締日とし、当該締日の属する月の翌月末日までとする。乙は、甲の指定する銀行口座への振込みにより支払うものとし、</w:t>
        </w:r>
      </w:ins>
      <w:r>
        <w:rPr>
          <w:sz w:val="21"/>
          <w:szCs w:val="21"/>
        </w:rPr>
        <w:t xml:space="preserve">振込手数料は乙の負担とする。</w:t>
      </w:r>
    </w:p>
    <w:p>
      <w:pPr>
        <w:spacing w:after="80" w:line="300"/>
        <w:ind w:left="480" w:hanging="480"/>
      </w:pPr>
      <w:r>
        <w:rPr>
          <w:sz w:val="21"/>
          <w:szCs w:val="21"/>
        </w:rPr>
        <w:t xml:space="preserve">3　前項にかかわらず、甲乙は</w:t>
      </w:r>
      <w:del w:id="26" w:author="株式会社WineBank" w:date="2026-10-03T09:00:00Z">
        <w:r>
          <w:rPr>
            <w:sz w:val="21"/>
            <w:szCs w:val="21"/>
          </w:rPr>
          <w:delText xml:space="preserve">書面または電磁的方法による合意により、支払方法を〔毎週日曜締め・翌々営業日払い〕その他の締切方式に</w:delText>
        </w:r>
      </w:del>
      <w:ins w:id="27" w:author="株式会社WineBank" w:date="2026-10-03T09:00:00Z">
        <w:r>
          <w:rPr>
            <w:sz w:val="21"/>
            <w:szCs w:val="21"/>
          </w:rPr>
          <w:t xml:space="preserve">、書面または電磁的方法による合意により、締日および支払期日を</w:t>
        </w:r>
      </w:ins>
      <w:r>
        <w:rPr>
          <w:sz w:val="21"/>
          <w:szCs w:val="21"/>
        </w:rPr>
        <w:t xml:space="preserve">変更することができる。</w:t>
      </w:r>
    </w:p>
    <w:p>
      <w:pPr>
        <w:spacing w:after="80" w:line="300"/>
        <w:ind w:left="480" w:hanging="480"/>
      </w:pPr>
      <w:r>
        <w:rPr>
          <w:sz w:val="21"/>
          <w:szCs w:val="21"/>
        </w:rPr>
        <w:t xml:space="preserve">4　乙が支払を遅滞した場合、乙は甲に対し、支払期日の翌日から支払済みまで年14.6％の割合による遅延損害金を支払う。</w:t>
      </w:r>
    </w:p>
    <w:p>
      <w:pPr>
        <w:spacing w:after="80" w:line="300"/>
        <w:ind w:left="480" w:hanging="480"/>
      </w:pPr>
      <w:r>
        <w:rPr>
          <w:sz w:val="21"/>
          <w:szCs w:val="21"/>
        </w:rPr>
        <w:t xml:space="preserve">5　甲は、法令に従い適格請求書（インボイス）を発行する。</w:t>
      </w:r>
    </w:p>
    <w:p>
      <w:pPr>
        <w:pStyle w:val="Heading2"/>
        <w:spacing w:after="100" w:before="260"/>
      </w:pPr>
      <w:r>
        <w:rPr>
          <w:b/>
          <w:bCs/>
          <w:sz w:val="22"/>
          <w:szCs w:val="22"/>
        </w:rPr>
        <w:t xml:space="preserve">第11条（滞留在庫の買取）</w:t>
      </w:r>
    </w:p>
    <w:p>
      <w:pPr>
        <w:spacing w:after="80" w:line="300"/>
        <w:ind w:left="480" w:hanging="480"/>
      </w:pPr>
      <w:r>
        <w:rPr>
          <w:sz w:val="21"/>
          <w:szCs w:val="21"/>
        </w:rPr>
        <w:t xml:space="preserve">1　納品日から6か月を経過してもなお販売されていない対象商品は、原則として乙が買い取るものとし、当該経過日をもって第</w:t>
      </w:r>
      <w:del w:id="28" w:author="株式会社WineBank" w:date="2026-10-03T09:00:00Z">
        <w:r>
          <w:rPr>
            <w:sz w:val="21"/>
            <w:szCs w:val="21"/>
          </w:rPr>
          <w:delText xml:space="preserve">7</w:delText>
        </w:r>
      </w:del>
      <w:ins w:id="29" w:author="株式会社WineBank" w:date="2026-10-03T09:00:00Z">
        <w:r>
          <w:rPr>
            <w:sz w:val="21"/>
            <w:szCs w:val="21"/>
          </w:rPr>
          <w:t xml:space="preserve">6</w:t>
        </w:r>
      </w:ins>
      <w:r>
        <w:rPr>
          <w:sz w:val="21"/>
          <w:szCs w:val="21"/>
        </w:rPr>
        <w:t xml:space="preserve">条第2項の販売があったものとみなす。買取価格は仕入価格と同額とする。</w:t>
      </w:r>
    </w:p>
    <w:p>
      <w:pPr>
        <w:spacing w:after="80" w:line="300"/>
        <w:ind w:left="480" w:hanging="480"/>
      </w:pPr>
      <w:r>
        <w:rPr>
          <w:sz w:val="21"/>
          <w:szCs w:val="21"/>
        </w:rPr>
        <w:t xml:space="preserve">2　前項にかかわらず、乙からの申出があり、かつ甲が販売見込みその他の事情を勘案して相当と認めた場合、甲乙協議のうえ、買取時期を納品日から最長12か月を限度として延長することができる。但し、買取価格は仕入価格に対して7.5％付加するものとする。尚、当該協議は、6か月経過日の14日前までに行うものとする。</w:t>
      </w:r>
    </w:p>
    <w:p>
      <w:pPr>
        <w:spacing w:after="80" w:line="300"/>
        <w:ind w:left="480" w:hanging="480"/>
      </w:pPr>
      <w:r>
        <w:rPr>
          <w:sz w:val="21"/>
          <w:szCs w:val="21"/>
        </w:rPr>
        <w:t xml:space="preserve">3　第1項により買取の対象となった対象商品の代金は、買取確定日の属する月の末日締め、翌月末日払いとする。</w:t>
      </w:r>
    </w:p>
    <w:p>
      <w:pPr>
        <w:pStyle w:val="Heading2"/>
        <w:spacing w:after="100" w:before="260"/>
      </w:pPr>
      <w:r>
        <w:rPr>
          <w:b/>
          <w:bCs/>
          <w:sz w:val="22"/>
          <w:szCs w:val="22"/>
        </w:rPr>
        <w:t xml:space="preserve">第12条（返品・引揚げ）</w:t>
      </w:r>
    </w:p>
    <w:p>
      <w:pPr>
        <w:spacing w:after="80" w:line="300"/>
        <w:ind w:left="480" w:hanging="480"/>
      </w:pPr>
      <w:r>
        <w:rPr>
          <w:sz w:val="21"/>
          <w:szCs w:val="21"/>
        </w:rPr>
        <w:t xml:space="preserve">1　乙は、甲の事前の書面による承諾がある場合を除き、対象商品を返品することができない。</w:t>
      </w:r>
    </w:p>
    <w:p>
      <w:pPr>
        <w:spacing w:after="80" w:line="300"/>
        <w:ind w:left="480" w:hanging="480"/>
      </w:pPr>
      <w:r>
        <w:rPr>
          <w:sz w:val="21"/>
          <w:szCs w:val="21"/>
        </w:rPr>
        <w:t xml:space="preserve">2　甲は、対象商品の品質保持、法令上の要請、リコールその他合理的な理由がある場合、乙に通知のうえ、自己の費用負担で未販売の対象商品を引き揚げることができる。この場合、乙は当該対象商品につき仕入代金の支払義務を負わない。</w:t>
      </w:r>
    </w:p>
    <w:p>
      <w:pPr>
        <w:pStyle w:val="Heading2"/>
        <w:spacing w:after="100" w:before="260"/>
      </w:pPr>
      <w:r>
        <w:rPr>
          <w:b/>
          <w:bCs/>
          <w:sz w:val="22"/>
          <w:szCs w:val="22"/>
        </w:rPr>
        <w:t xml:space="preserve">第13条（棚卸・在庫確認）</w:t>
      </w:r>
    </w:p>
    <w:p>
      <w:pPr>
        <w:spacing w:after="80" w:line="300"/>
        <w:ind w:left="480" w:hanging="480"/>
      </w:pPr>
      <w:r>
        <w:rPr>
          <w:sz w:val="21"/>
          <w:szCs w:val="21"/>
        </w:rPr>
        <w:t xml:space="preserve">1　甲は、あらかじめ乙に通知のうえ、月1回を限度として、本店舗における対象商品の在庫状況および保管状況を確認することができる。乙は、正当な理由なくこれを拒んではならない。</w:t>
      </w:r>
    </w:p>
    <w:p>
      <w:pPr>
        <w:spacing w:after="80" w:line="300"/>
        <w:ind w:left="480" w:hanging="480"/>
      </w:pPr>
      <w:r>
        <w:rPr>
          <w:sz w:val="21"/>
          <w:szCs w:val="21"/>
        </w:rPr>
        <w:t xml:space="preserve">2　前項の確認は、乙の営業に支障のない時間帯に行うものとする。</w:t>
      </w:r>
    </w:p>
    <w:p>
      <w:pPr>
        <w:spacing w:after="80" w:line="300"/>
        <w:ind w:left="480" w:hanging="480"/>
      </w:pPr>
      <w:r>
        <w:rPr>
          <w:sz w:val="21"/>
          <w:szCs w:val="21"/>
        </w:rPr>
        <w:t xml:space="preserve">3　棚卸の結果、販売報告に基づく在庫数量と実在庫数量との間に不足が生じた場合、第6条第3項第3号を適用する。</w:t>
      </w:r>
    </w:p>
    <w:p>
      <w:pPr>
        <w:pStyle w:val="Heading2"/>
        <w:spacing w:after="100" w:before="260"/>
      </w:pPr>
      <w:r>
        <w:rPr>
          <w:b/>
          <w:bCs/>
          <w:sz w:val="22"/>
          <w:szCs w:val="22"/>
        </w:rPr>
        <w:t xml:space="preserve">第14条（品質・契約不適合責任）</w:t>
      </w:r>
    </w:p>
    <w:p>
      <w:pPr>
        <w:spacing w:after="80" w:line="300"/>
        <w:ind w:left="480" w:hanging="480"/>
      </w:pPr>
      <w:r>
        <w:rPr>
          <w:sz w:val="21"/>
          <w:szCs w:val="21"/>
        </w:rPr>
        <w:t xml:space="preserve">1　甲は、対象商品が納品時において通常有すべき品質を備えていることを保証する。</w:t>
      </w:r>
    </w:p>
    <w:p>
      <w:pPr>
        <w:spacing w:after="80" w:line="300"/>
        <w:ind w:left="480" w:hanging="480"/>
      </w:pPr>
      <w:r>
        <w:rPr>
          <w:sz w:val="21"/>
          <w:szCs w:val="21"/>
        </w:rPr>
        <w:t xml:space="preserve">2　抜栓の結果、コルク汚染（ブショネ）、酸化、熱劣化その他納品時に既に存在した原因による品質不良が判明した場合、乙は判明後24時間以内に甲に通知し、甲の指示があるまで当該ボトル（残液およびコルクを含む）を保管する。</w:t>
      </w:r>
    </w:p>
    <w:p>
      <w:pPr>
        <w:spacing w:after="80" w:line="300"/>
        <w:ind w:left="480" w:hanging="480"/>
      </w:pPr>
      <w:r>
        <w:rPr>
          <w:sz w:val="21"/>
          <w:szCs w:val="21"/>
        </w:rPr>
        <w:t xml:space="preserve">3　前項の品質不良が甲の責めに帰すべき事由によると乙が具体的に立証した場合、甲は、乙の選択に従い、当該ボトル（残液およびコルクを含む）</w:t>
      </w:r>
      <w:del w:id="30" w:author="株式会社WineBank" w:date="2026-10-03T09:00:00Z">
        <w:r>
          <w:rPr>
            <w:sz w:val="21"/>
            <w:szCs w:val="21"/>
          </w:rPr>
          <w:delText xml:space="preserve">を</w:delText>
        </w:r>
      </w:del>
      <w:ins w:id="31" w:author="株式会社WineBank" w:date="2026-10-03T09:00:00Z">
        <w:r>
          <w:rPr>
            <w:sz w:val="21"/>
            <w:szCs w:val="21"/>
          </w:rPr>
          <w:t xml:space="preserve">と</w:t>
        </w:r>
      </w:ins>
      <w:r>
        <w:rPr>
          <w:sz w:val="21"/>
          <w:szCs w:val="21"/>
        </w:rPr>
        <w:t xml:space="preserve">引き換えに</w:t>
      </w:r>
      <w:ins w:id="32" w:author="株式会社WineBank" w:date="2026-10-03T09:00:00Z">
        <w:r>
          <w:rPr>
            <w:sz w:val="21"/>
            <w:szCs w:val="21"/>
          </w:rPr>
          <w:t xml:space="preserve">、</w:t>
        </w:r>
      </w:ins>
      <w:r>
        <w:rPr>
          <w:sz w:val="21"/>
          <w:szCs w:val="21"/>
        </w:rPr>
        <w:t xml:space="preserve">同等品との交換または当該対象商品に係る仕入代金の免除（既払いの場合は返還）を行う。</w:t>
      </w:r>
    </w:p>
    <w:p>
      <w:pPr>
        <w:spacing w:after="80" w:line="300"/>
        <w:ind w:left="480" w:hanging="480"/>
      </w:pPr>
      <w:r>
        <w:rPr>
          <w:sz w:val="21"/>
          <w:szCs w:val="21"/>
        </w:rPr>
        <w:t xml:space="preserve">4　甲の責任は本条に定めるものに限られ、甲は、乙の逸失利益その他の間接損害について責任を負わない。ただし、甲に故意または重過失がある場合はこの限りでない。</w:t>
      </w:r>
    </w:p>
    <w:p>
      <w:pPr>
        <w:pStyle w:val="Heading2"/>
        <w:spacing w:after="100" w:before="260"/>
      </w:pPr>
      <w:r>
        <w:rPr>
          <w:b/>
          <w:bCs/>
          <w:sz w:val="22"/>
          <w:szCs w:val="22"/>
        </w:rPr>
        <w:t xml:space="preserve">第15条（法令遵守・酒類の取扱い）</w:t>
      </w:r>
    </w:p>
    <w:p>
      <w:pPr>
        <w:spacing w:after="80" w:line="300"/>
        <w:ind w:left="480" w:hanging="480"/>
      </w:pPr>
      <w:r>
        <w:rPr>
          <w:sz w:val="21"/>
          <w:szCs w:val="21"/>
        </w:rPr>
        <w:t xml:space="preserve">1　甲は、酒税法に基づく酒類卸売業免許を有し、本取引を適法に行う。</w:t>
      </w:r>
    </w:p>
    <w:p>
      <w:pPr>
        <w:spacing w:after="80" w:line="300"/>
        <w:ind w:left="480" w:hanging="480"/>
      </w:pPr>
      <w:r>
        <w:rPr>
          <w:sz w:val="21"/>
          <w:szCs w:val="21"/>
        </w:rPr>
        <w:t xml:space="preserve">2　乙は、食品衛生法に基づく飲食店営業許可を有し、対象商品を本店舗内における飲用に供する目的で顧客に提供する。</w:t>
      </w:r>
    </w:p>
    <w:p>
      <w:pPr>
        <w:spacing w:after="80" w:line="300"/>
        <w:ind w:left="480" w:hanging="480"/>
      </w:pPr>
      <w:r>
        <w:rPr>
          <w:sz w:val="21"/>
          <w:szCs w:val="21"/>
        </w:rPr>
        <w:t xml:space="preserve">3　乙は、未開栓の状態で対象商品を顧客に販売しようとする場合、あらかじめ酒税法に基づく酒類小売業免許を取得し、甲に通知しなければならない。当該免許を有しない場合、乙は未開栓での販売を行ってはならない。</w:t>
      </w:r>
    </w:p>
    <w:p>
      <w:pPr>
        <w:spacing w:after="80" w:line="300"/>
        <w:ind w:left="480" w:hanging="480"/>
      </w:pPr>
      <w:r>
        <w:rPr>
          <w:sz w:val="21"/>
          <w:szCs w:val="21"/>
        </w:rPr>
        <w:t xml:space="preserve">4　乙は、20歳未満の者に対する酒類の提供を行わず、その他酒類の販売・提供に関する法令および自主基準を遵守する。</w:t>
      </w:r>
    </w:p>
    <w:p>
      <w:pPr>
        <w:spacing w:after="80" w:line="300"/>
        <w:ind w:left="480" w:hanging="480"/>
      </w:pPr>
      <w:r>
        <w:rPr>
          <w:sz w:val="21"/>
          <w:szCs w:val="21"/>
        </w:rPr>
        <w:t xml:space="preserve">5　甲乙は、本取引の実施にあたり、独占禁止法および下請法その他の関係法令を遵守する。甲は、乙に対し、正常な商慣習に照らして不当な不利益を与える行為を行わない。</w:t>
      </w:r>
    </w:p>
    <w:p>
      <w:pPr>
        <w:pStyle w:val="Heading2"/>
        <w:spacing w:after="100" w:before="260"/>
      </w:pPr>
      <w:r>
        <w:rPr>
          <w:b/>
          <w:bCs/>
          <w:sz w:val="22"/>
          <w:szCs w:val="22"/>
        </w:rPr>
        <w:t xml:space="preserve">第16条（クラウドワインリスト）</w:t>
      </w:r>
    </w:p>
    <w:p>
      <w:pPr>
        <w:spacing w:after="80" w:line="300"/>
        <w:ind w:left="480" w:hanging="480"/>
      </w:pPr>
      <w:r>
        <w:rPr>
          <w:sz w:val="21"/>
          <w:szCs w:val="21"/>
        </w:rPr>
        <w:t xml:space="preserve">1　乙は、甲が別途定める利用条件に従い、クラウドワインリストを利用して対象商品以外のワインを1本単位で発注することができる。</w:t>
      </w:r>
    </w:p>
    <w:p>
      <w:pPr>
        <w:spacing w:after="80" w:line="300"/>
        <w:ind w:left="480" w:hanging="480"/>
      </w:pPr>
      <w:r>
        <w:rPr>
          <w:sz w:val="21"/>
          <w:szCs w:val="21"/>
        </w:rPr>
        <w:t xml:space="preserve">2　クラウドワインリストによる取引の所有権移転、代金の支払その他の条件は、第6条第2項及び本契約の定めによる。</w:t>
      </w:r>
    </w:p>
    <w:p>
      <w:pPr>
        <w:spacing w:after="80" w:line="300"/>
        <w:ind w:left="480" w:hanging="480"/>
      </w:pPr>
      <w:r>
        <w:rPr>
          <w:sz w:val="21"/>
          <w:szCs w:val="21"/>
        </w:rPr>
        <w:t xml:space="preserve">3　前項の規定にかかわらずクラウドワインリストによる取引に係る配送料は、乙の負担とする。</w:t>
      </w:r>
    </w:p>
    <w:p>
      <w:pPr>
        <w:pStyle w:val="Heading2"/>
        <w:spacing w:after="100" w:before="260"/>
      </w:pPr>
      <w:r>
        <w:rPr>
          <w:b/>
          <w:bCs/>
          <w:sz w:val="22"/>
          <w:szCs w:val="22"/>
        </w:rPr>
        <w:t xml:space="preserve">第17条（データおよび個人情報）</w:t>
      </w:r>
    </w:p>
    <w:p>
      <w:pPr>
        <w:spacing w:after="80" w:line="300"/>
        <w:ind w:left="480" w:hanging="480"/>
      </w:pPr>
      <w:r>
        <w:rPr>
          <w:sz w:val="21"/>
          <w:szCs w:val="21"/>
        </w:rPr>
        <w:t xml:space="preserve">1　乙は、本取引に関して甲に提供する販売実績データを、甲が本取引の管理、商品構成の改善および統計的分析（個人を識別できない形式に限る）の目的で利用することに同意する。</w:t>
      </w:r>
    </w:p>
    <w:p>
      <w:pPr>
        <w:spacing w:after="80" w:line="300"/>
        <w:ind w:left="480" w:hanging="480"/>
      </w:pPr>
      <w:r>
        <w:rPr>
          <w:sz w:val="21"/>
          <w:szCs w:val="21"/>
        </w:rPr>
        <w:t xml:space="preserve">2　甲乙は、本取引に関して知り得た個人情報を、個人情報の保護に関する法律その他の関係法令に従い適正に取り扱う。</w:t>
      </w:r>
    </w:p>
    <w:p>
      <w:pPr>
        <w:spacing w:after="80" w:line="300"/>
        <w:ind w:left="480" w:hanging="480"/>
      </w:pPr>
      <w:r>
        <w:rPr>
          <w:sz w:val="21"/>
          <w:szCs w:val="21"/>
        </w:rPr>
        <w:t xml:space="preserve">3　乙は、会員に関する情報を、本店舗における会員へのサービス提供の目的以外に利用してはならない。</w:t>
      </w:r>
    </w:p>
    <w:p>
      <w:pPr>
        <w:pStyle w:val="Heading2"/>
        <w:spacing w:after="100" w:before="260"/>
      </w:pPr>
      <w:r>
        <w:rPr>
          <w:b/>
          <w:bCs/>
          <w:sz w:val="22"/>
          <w:szCs w:val="22"/>
        </w:rPr>
        <w:t xml:space="preserve">第18条（秘密保持）</w:t>
      </w:r>
    </w:p>
    <w:p>
      <w:pPr>
        <w:spacing w:after="80" w:line="300"/>
        <w:ind w:left="480" w:hanging="480"/>
      </w:pPr>
      <w:r>
        <w:rPr>
          <w:sz w:val="21"/>
          <w:szCs w:val="21"/>
        </w:rPr>
        <w:t xml:space="preserve">1　甲乙は、本契約に関して相手方から開示された営業上・技術上の情報（仕入価格を含む。）を秘密として保持し、相手方の事前の書面による承諾なく第三者に開示・漏洩してはならない。ただし、法令または官公庁の要求に基づく開示はこの限りでない。</w:t>
      </w:r>
    </w:p>
    <w:p>
      <w:pPr>
        <w:spacing w:after="80" w:line="300"/>
        <w:ind w:left="480" w:hanging="480"/>
      </w:pPr>
      <w:r>
        <w:rPr>
          <w:sz w:val="21"/>
          <w:szCs w:val="21"/>
        </w:rPr>
        <w:t xml:space="preserve">2　本条の義務は、本契約終了</w:t>
      </w:r>
      <w:ins w:id="33" w:author="株式会社WineBank" w:date="2026-10-03T09:00:00Z">
        <w:r>
          <w:rPr>
            <w:sz w:val="21"/>
            <w:szCs w:val="21"/>
          </w:rPr>
          <w:t xml:space="preserve">後</w:t>
        </w:r>
      </w:ins>
      <w:r>
        <w:rPr>
          <w:sz w:val="21"/>
          <w:szCs w:val="21"/>
        </w:rPr>
        <w:t xml:space="preserve">3年間存続する。</w:t>
      </w:r>
    </w:p>
    <w:p>
      <w:pPr>
        <w:pStyle w:val="Heading2"/>
        <w:spacing w:after="100" w:before="260"/>
      </w:pPr>
      <w:r>
        <w:rPr>
          <w:b/>
          <w:bCs/>
          <w:sz w:val="22"/>
          <w:szCs w:val="22"/>
        </w:rPr>
        <w:t xml:space="preserve">第19条（有効期間）</w:t>
      </w:r>
    </w:p>
    <w:p>
      <w:pPr>
        <w:spacing w:after="80" w:line="300"/>
      </w:pPr>
      <w:r>
        <w:rPr>
          <w:b w:val="false"/>
          <w:bCs w:val="false"/>
          <w:sz w:val="21"/>
          <w:szCs w:val="21"/>
        </w:rPr>
        <w:t xml:space="preserve">本契約の有効期間は、〔　　年　　月　　日〕から1年間とする。ただし、期間満了の3か月前までに甲乙いずれからも書面による契約更新拒絶の意思表示がないときは、同一条件でさらに1年間更新されるものとし、以後も同様とする。</w:t>
      </w:r>
    </w:p>
    <w:p>
      <w:pPr>
        <w:pStyle w:val="Heading2"/>
        <w:spacing w:after="100" w:before="260"/>
      </w:pPr>
      <w:r>
        <w:rPr>
          <w:b/>
          <w:bCs/>
          <w:sz w:val="22"/>
          <w:szCs w:val="22"/>
        </w:rPr>
        <w:t xml:space="preserve">第20条（解除・期限の利益の喪失）</w:t>
      </w:r>
    </w:p>
    <w:p>
      <w:pPr>
        <w:spacing w:after="80" w:line="300"/>
        <w:ind w:left="480" w:hanging="480"/>
      </w:pPr>
      <w:r>
        <w:rPr>
          <w:sz w:val="21"/>
          <w:szCs w:val="21"/>
        </w:rPr>
        <w:t xml:space="preserve">1　甲または乙は、相手方が次の各号のいずれかに該当した場合、何らの催告を要せず、直ちに本契約および個別契約の全部または一部を解除することができる。</w:t>
      </w:r>
    </w:p>
    <w:p>
      <w:pPr>
        <w:spacing w:after="80" w:line="300"/>
        <w:ind w:left="760" w:hanging="300"/>
      </w:pPr>
      <w:r>
        <w:rPr>
          <w:sz w:val="21"/>
          <w:szCs w:val="21"/>
        </w:rPr>
        <w:t xml:space="preserve">(1) 本契約に違反し、</w:t>
      </w:r>
      <w:del w:id="34" w:author="株式会社WineBank" w:date="2026-10-03T09:00:00Z">
        <w:r>
          <w:rPr>
            <w:sz w:val="21"/>
            <w:szCs w:val="21"/>
          </w:rPr>
          <w:delText xml:space="preserve">〔</w:delText>
        </w:r>
      </w:del>
      <w:r>
        <w:rPr>
          <w:sz w:val="21"/>
          <w:szCs w:val="21"/>
        </w:rPr>
        <w:t xml:space="preserve">14</w:t>
      </w:r>
      <w:del w:id="35" w:author="株式会社WineBank" w:date="2026-10-03T09:00:00Z">
        <w:r>
          <w:rPr>
            <w:sz w:val="21"/>
            <w:szCs w:val="21"/>
          </w:rPr>
          <w:delText xml:space="preserve">〕</w:delText>
        </w:r>
      </w:del>
      <w:r>
        <w:rPr>
          <w:sz w:val="21"/>
          <w:szCs w:val="21"/>
        </w:rPr>
        <w:t xml:space="preserve">日以上の期間を定めた催告を受けたにもかかわらず是正しないとき</w:t>
      </w:r>
    </w:p>
    <w:p>
      <w:pPr>
        <w:spacing w:after="80" w:line="300"/>
        <w:ind w:left="760" w:hanging="300"/>
      </w:pPr>
      <w:r>
        <w:rPr>
          <w:sz w:val="21"/>
          <w:szCs w:val="21"/>
        </w:rPr>
        <w:t xml:space="preserve">(2) 支払停止もしくは支払不能に陥り、または手形・小切手が不渡りとなったとき</w:t>
      </w:r>
    </w:p>
    <w:p>
      <w:pPr>
        <w:spacing w:after="80" w:line="300"/>
        <w:ind w:left="760" w:hanging="300"/>
      </w:pPr>
      <w:r>
        <w:rPr>
          <w:sz w:val="21"/>
          <w:szCs w:val="21"/>
        </w:rPr>
        <w:t xml:space="preserve">(3) 差押え、仮差押え、仮処分、競売、租税滞納処分を受けたとき</w:t>
      </w:r>
    </w:p>
    <w:p>
      <w:pPr>
        <w:spacing w:after="80" w:line="300"/>
        <w:ind w:left="760" w:hanging="300"/>
      </w:pPr>
      <w:r>
        <w:rPr>
          <w:sz w:val="21"/>
          <w:szCs w:val="21"/>
        </w:rPr>
        <w:t xml:space="preserve">(4) 破産手続開始、民事再生手続開始、会社更生手続開始または特別清算開始の申立てを受け、または自らこれを行ったとき</w:t>
      </w:r>
    </w:p>
    <w:p>
      <w:pPr>
        <w:spacing w:after="80" w:line="300"/>
        <w:ind w:left="760" w:hanging="300"/>
      </w:pPr>
      <w:r>
        <w:rPr>
          <w:sz w:val="21"/>
          <w:szCs w:val="21"/>
        </w:rPr>
        <w:t xml:space="preserve">(5) 監督官庁より営業許可の取消し、停止その他の処分を受けたとき</w:t>
      </w:r>
    </w:p>
    <w:p>
      <w:pPr>
        <w:spacing w:after="80" w:line="300"/>
        <w:ind w:left="760" w:hanging="300"/>
      </w:pPr>
      <w:r>
        <w:rPr>
          <w:sz w:val="21"/>
          <w:szCs w:val="21"/>
        </w:rPr>
        <w:t xml:space="preserve">(6) 解散、事業の全部または重要な一部の譲渡を決議したとき</w:t>
      </w:r>
    </w:p>
    <w:p>
      <w:pPr>
        <w:spacing w:after="80" w:line="300"/>
        <w:ind w:left="760" w:hanging="300"/>
      </w:pPr>
      <w:r>
        <w:rPr>
          <w:sz w:val="21"/>
          <w:szCs w:val="21"/>
        </w:rPr>
        <w:t xml:space="preserve">(7) その他、財産状態が悪化し、またはそのおそれがあると認められる相当の事由が生じたとき</w:t>
      </w:r>
    </w:p>
    <w:p>
      <w:pPr>
        <w:spacing w:after="80" w:line="300"/>
        <w:ind w:left="480" w:hanging="480"/>
      </w:pPr>
      <w:r>
        <w:rPr>
          <w:sz w:val="21"/>
          <w:szCs w:val="21"/>
        </w:rPr>
        <w:t xml:space="preserve">2　前項各号のいずれかに該当した場合、当事者は相手方に対する一切の債務について当然に期限の利益を失い、直ちに債務全額を支払う。</w:t>
      </w:r>
    </w:p>
    <w:p>
      <w:pPr>
        <w:pStyle w:val="Heading2"/>
        <w:spacing w:after="100" w:before="260"/>
      </w:pPr>
      <w:r>
        <w:rPr>
          <w:b/>
          <w:bCs/>
          <w:sz w:val="22"/>
          <w:szCs w:val="22"/>
        </w:rPr>
        <w:t xml:space="preserve">第21条（契約終了時の在庫の取扱い）</w:t>
      </w:r>
    </w:p>
    <w:p>
      <w:pPr>
        <w:spacing w:after="80" w:line="300"/>
        <w:ind w:left="480" w:hanging="480"/>
      </w:pPr>
      <w:r>
        <w:rPr>
          <w:sz w:val="21"/>
          <w:szCs w:val="21"/>
        </w:rPr>
        <w:t xml:space="preserve">1　本契約が期間満了、解除その他の事由により終了した場合、乙は、終了日時点で本店舗に存在する未販売の対象商品を、甲の指示に従い、次のいずれかの方法により処理する。</w:t>
      </w:r>
    </w:p>
    <w:p>
      <w:pPr>
        <w:spacing w:after="80" w:line="300"/>
        <w:ind w:left="760" w:hanging="300"/>
      </w:pPr>
      <w:r>
        <w:rPr>
          <w:sz w:val="21"/>
          <w:szCs w:val="21"/>
        </w:rPr>
        <w:t xml:space="preserve">(1) 仕入価格による買取り（代金は終了日の翌月末日までに支払う）</w:t>
      </w:r>
    </w:p>
    <w:p>
      <w:pPr>
        <w:spacing w:after="80" w:line="300"/>
        <w:ind w:left="760" w:hanging="300"/>
      </w:pPr>
      <w:r>
        <w:rPr>
          <w:sz w:val="21"/>
          <w:szCs w:val="21"/>
        </w:rPr>
        <w:t xml:space="preserve">(2) 甲による引揚げ（引揚費用の負担は、終了事由が乙の責めに帰すべき場合は乙、その他の場合は甲とする）</w:t>
      </w:r>
    </w:p>
    <w:p>
      <w:pPr>
        <w:spacing w:after="80" w:line="300"/>
        <w:ind w:left="480" w:hanging="480"/>
      </w:pPr>
      <w:r>
        <w:rPr>
          <w:sz w:val="21"/>
          <w:szCs w:val="21"/>
        </w:rPr>
        <w:t xml:space="preserve">2　乙は、本契約終了後、対象商品およびワインリストの提供を直ちに中止する。</w:t>
      </w:r>
    </w:p>
    <w:p>
      <w:pPr>
        <w:pStyle w:val="Heading2"/>
        <w:spacing w:after="100" w:before="260"/>
      </w:pPr>
      <w:r>
        <w:rPr>
          <w:b/>
          <w:bCs/>
          <w:sz w:val="22"/>
          <w:szCs w:val="22"/>
        </w:rPr>
        <w:t xml:space="preserve">第22条（反社会的勢力の排除）</w:t>
      </w:r>
    </w:p>
    <w:p>
      <w:pPr>
        <w:spacing w:after="80" w:line="300"/>
        <w:ind w:left="480" w:hanging="480"/>
      </w:pPr>
      <w:r>
        <w:rPr>
          <w:sz w:val="21"/>
          <w:szCs w:val="21"/>
        </w:rPr>
        <w:t xml:space="preserve">1　甲</w:t>
      </w:r>
      <w:ins w:id="36" w:author="株式会社WineBank" w:date="2026-10-03T09:00:00Z">
        <w:r>
          <w:rPr>
            <w:sz w:val="21"/>
            <w:szCs w:val="21"/>
          </w:rPr>
          <w:t xml:space="preserve">、</w:t>
        </w:r>
      </w:ins>
      <w:r>
        <w:rPr>
          <w:sz w:val="21"/>
          <w:szCs w:val="21"/>
        </w:rPr>
        <w:t xml:space="preserve">乙</w:t>
      </w:r>
      <w:ins w:id="37" w:author="株式会社WineBank" w:date="2026-10-03T09:00:00Z">
        <w:r>
          <w:rPr>
            <w:sz w:val="21"/>
            <w:szCs w:val="21"/>
          </w:rPr>
          <w:t xml:space="preserve">および丙</w:t>
        </w:r>
      </w:ins>
      <w:r>
        <w:rPr>
          <w:sz w:val="21"/>
          <w:szCs w:val="21"/>
        </w:rPr>
        <w:t xml:space="preserve">は、自己ならびに自己の役員および従業員が、暴力団、暴力団員、暴力団準構成員、暴力団関係企業、総会屋、社会運動等標ぼうゴロ、特殊知能暴力集団その他これらに準ずる者（以下「反社会的勢力」という。）に該当しないこと、および反社会的勢力と社会的に非難されるべき関係を有しないことを表明し、保証する。</w:t>
      </w:r>
    </w:p>
    <w:p>
      <w:pPr>
        <w:spacing w:after="80" w:line="300"/>
        <w:ind w:left="480" w:hanging="480"/>
      </w:pPr>
      <w:r>
        <w:rPr>
          <w:sz w:val="21"/>
          <w:szCs w:val="21"/>
        </w:rPr>
        <w:t xml:space="preserve">2　甲</w:t>
      </w:r>
      <w:ins w:id="38" w:author="株式会社WineBank" w:date="2026-10-03T09:00:00Z">
        <w:r>
          <w:rPr>
            <w:sz w:val="21"/>
            <w:szCs w:val="21"/>
          </w:rPr>
          <w:t xml:space="preserve">、</w:t>
        </w:r>
      </w:ins>
      <w:r>
        <w:rPr>
          <w:sz w:val="21"/>
          <w:szCs w:val="21"/>
        </w:rPr>
        <w:t xml:space="preserve">乙</w:t>
      </w:r>
      <w:ins w:id="39" w:author="株式会社WineBank" w:date="2026-10-03T09:00:00Z">
        <w:r>
          <w:rPr>
            <w:sz w:val="21"/>
            <w:szCs w:val="21"/>
          </w:rPr>
          <w:t xml:space="preserve">および丙</w:t>
        </w:r>
      </w:ins>
      <w:r>
        <w:rPr>
          <w:sz w:val="21"/>
          <w:szCs w:val="21"/>
        </w:rPr>
        <w:t xml:space="preserve">は、自らまたは第三者を利用して、暴力的行為、法的責任を超えた不当な要求、風説の流布、偽計・威力による信用毀損または業務妨害その他これらに準ずる行為を行わない。</w:t>
      </w:r>
    </w:p>
    <w:p>
      <w:pPr>
        <w:spacing w:after="80" w:line="300"/>
        <w:ind w:left="480" w:hanging="480"/>
      </w:pPr>
      <w:r>
        <w:rPr>
          <w:sz w:val="21"/>
          <w:szCs w:val="21"/>
        </w:rPr>
        <w:t xml:space="preserve">3　一方の当事者が前2項のいずれかに違反した場合、相手方は、何らの催告を要せず直ちに本契約を解除することができる。この場合、解除された当事者は、解除により生じた損害の賠償を請求することができない。</w:t>
      </w:r>
    </w:p>
    <w:p>
      <w:pPr>
        <w:pStyle w:val="Heading2"/>
        <w:spacing w:after="100" w:before="260"/>
      </w:pPr>
      <w:r>
        <w:rPr>
          <w:b/>
          <w:bCs/>
          <w:sz w:val="22"/>
          <w:szCs w:val="22"/>
        </w:rPr>
        <w:t xml:space="preserve">第23条（権利義務の譲渡禁止）</w:t>
      </w:r>
    </w:p>
    <w:p>
      <w:pPr>
        <w:spacing w:after="80" w:line="300"/>
      </w:pPr>
      <w:r>
        <w:rPr>
          <w:b w:val="false"/>
          <w:bCs w:val="false"/>
          <w:sz w:val="21"/>
          <w:szCs w:val="21"/>
        </w:rPr>
        <w:t xml:space="preserve">甲乙は、相手方の事前の書面による承諾なく、本契約上の地位ならびに本契約から生じる権利および義務を第三者に譲渡し、または担保に供してはならない。</w:t>
      </w:r>
    </w:p>
    <w:p>
      <w:pPr>
        <w:pStyle w:val="Heading2"/>
        <w:spacing w:after="100" w:before="260"/>
      </w:pPr>
      <w:r>
        <w:rPr>
          <w:b/>
          <w:bCs/>
          <w:sz w:val="22"/>
          <w:szCs w:val="22"/>
        </w:rPr>
        <w:t xml:space="preserve">第24条（損害賠償）</w:t>
      </w:r>
    </w:p>
    <w:p>
      <w:pPr>
        <w:spacing w:after="80" w:line="300"/>
      </w:pPr>
      <w:r>
        <w:rPr>
          <w:b w:val="false"/>
          <w:bCs w:val="false"/>
          <w:sz w:val="21"/>
          <w:szCs w:val="21"/>
        </w:rPr>
        <w:t xml:space="preserve">甲または乙は、本契約に違反し相手方に損害を与えた場合、相手方に対しその損害を賠償する責任を負う。</w:t>
      </w:r>
    </w:p>
    <w:p>
      <w:pPr>
        <w:pStyle w:val="Heading2"/>
        <w:spacing w:after="100" w:before="260"/>
      </w:pPr>
      <w:r>
        <w:rPr>
          <w:b/>
          <w:bCs/>
          <w:sz w:val="22"/>
          <w:szCs w:val="22"/>
        </w:rPr>
        <w:t xml:space="preserve">第25条（不可抗力）</w:t>
      </w:r>
    </w:p>
    <w:p>
      <w:pPr>
        <w:spacing w:after="80" w:line="300"/>
      </w:pPr>
      <w:r>
        <w:rPr>
          <w:b w:val="false"/>
          <w:bCs w:val="false"/>
          <w:sz w:val="21"/>
          <w:szCs w:val="21"/>
        </w:rPr>
        <w:t xml:space="preserve">天災地変、感染症の流行、法令の改廃、輸送機関の事故、輸入の遅延その他甲乙の責めに帰することのできない事由により本契約上の債務の履行が遅延または不能となった場合、当該当事者はその責任を負わない。この場合、甲乙は速やかに協議し、対応を決定する。</w:t>
      </w:r>
    </w:p>
    <w:p>
      <w:pPr>
        <w:pStyle w:val="Heading2"/>
        <w:spacing w:after="100" w:before="260"/>
        <w:rPr>
          <w:ins w:id="1075" w:author="株式会社WineBank" w:date="2026-10-03T09:00:00Z"/>
        </w:rPr>
      </w:pPr>
      <w:ins w:id="40" w:author="株式会社WineBank" w:date="2026-10-03T09:00:00Z">
        <w:r>
          <w:rPr>
            <w:b/>
            <w:bCs/>
            <w:sz w:val="22"/>
            <w:szCs w:val="22"/>
          </w:rPr>
          <w:t xml:space="preserve">第26条（連帯保証）</w:t>
        </w:r>
      </w:ins>
    </w:p>
    <w:p>
      <w:pPr>
        <w:spacing w:after="80" w:line="300"/>
        <w:ind w:left="480" w:hanging="480"/>
        <w:rPr>
          <w:ins w:id="1076" w:author="株式会社WineBank" w:date="2026-10-03T09:00:00Z"/>
        </w:rPr>
      </w:pPr>
      <w:ins w:id="41" w:author="株式会社WineBank" w:date="2026-10-03T09:00:00Z">
        <w:r>
          <w:rPr>
            <w:sz w:val="21"/>
            <w:szCs w:val="21"/>
          </w:rPr>
          <w:t xml:space="preserve">1　丙は、本契約および個別契約に基づき発生する乙の甲に対する一切の債務について、乙と連帯して履行することを保証する。</w:t>
        </w:r>
      </w:ins>
    </w:p>
    <w:p>
      <w:pPr>
        <w:spacing w:after="80" w:line="300"/>
        <w:ind w:left="480" w:hanging="480"/>
        <w:rPr>
          <w:ins w:id="1077" w:author="株式会社WineBank" w:date="2026-10-03T09:00:00Z"/>
        </w:rPr>
      </w:pPr>
      <w:ins w:id="42" w:author="株式会社WineBank" w:date="2026-10-03T09:00:00Z">
        <w:r>
          <w:rPr>
            <w:sz w:val="21"/>
            <w:szCs w:val="21"/>
          </w:rPr>
          <w:t xml:space="preserve">2　前項の保証は、第19条により本契約が更新された場合、更新後の本契約に基づき発生する乙の債務についても及ぶ。</w:t>
        </w:r>
      </w:ins>
    </w:p>
    <w:p>
      <w:pPr>
        <w:spacing w:after="80" w:line="300"/>
        <w:ind w:left="480" w:hanging="480"/>
        <w:rPr>
          <w:ins w:id="1078" w:author="株式会社WineBank" w:date="2026-10-03T09:00:00Z"/>
        </w:rPr>
      </w:pPr>
      <w:ins w:id="43" w:author="株式会社WineBank" w:date="2026-10-03T09:00:00Z">
        <w:r>
          <w:rPr>
            <w:sz w:val="21"/>
            <w:szCs w:val="21"/>
          </w:rPr>
          <w:t xml:space="preserve">3　丙は、乙が甲に対する債務の履行を怠った場合、甲の請求により直ちに当該債務を履行する。この場合、丙は、民法第452条（催告の抗弁）、同法第453条（検索の抗弁）および同法第457条第2項・第3項に基づく抗弁を主張しない。</w:t>
        </w:r>
      </w:ins>
    </w:p>
    <w:p>
      <w:pPr>
        <w:spacing w:after="80" w:line="300"/>
        <w:ind w:left="480" w:hanging="480"/>
        <w:rPr>
          <w:ins w:id="1079" w:author="株式会社WineBank" w:date="2026-10-03T09:00:00Z"/>
        </w:rPr>
      </w:pPr>
      <w:ins w:id="44" w:author="株式会社WineBank" w:date="2026-10-03T09:00:00Z">
        <w:r>
          <w:rPr>
            <w:sz w:val="21"/>
            <w:szCs w:val="21"/>
          </w:rPr>
          <w:t xml:space="preserve">4　丙は、本契約の内容ならびに乙の資産、収支および債務の状況を了知のうえ、本条の保証をするものであることを確認する。</w:t>
        </w:r>
      </w:ins>
    </w:p>
    <w:p>
      <w:pPr>
        <w:pStyle w:val="Heading2"/>
        <w:spacing w:after="100" w:before="260"/>
      </w:pPr>
      <w:r>
        <w:rPr>
          <w:b/>
          <w:bCs/>
          <w:sz w:val="22"/>
          <w:szCs w:val="22"/>
        </w:rPr>
        <w:t xml:space="preserve">第2</w:t>
      </w:r>
      <w:del w:id="45" w:author="株式会社WineBank" w:date="2026-10-03T09:00:00Z">
        <w:r>
          <w:rPr>
            <w:b/>
            <w:bCs/>
            <w:sz w:val="22"/>
            <w:szCs w:val="22"/>
          </w:rPr>
          <w:delText xml:space="preserve">6</w:delText>
        </w:r>
      </w:del>
      <w:ins w:id="46" w:author="株式会社WineBank" w:date="2026-10-03T09:00:00Z">
        <w:r>
          <w:rPr>
            <w:b/>
            <w:bCs/>
            <w:sz w:val="22"/>
            <w:szCs w:val="22"/>
          </w:rPr>
          <w:t xml:space="preserve">7</w:t>
        </w:r>
      </w:ins>
      <w:r>
        <w:rPr>
          <w:b/>
          <w:bCs/>
          <w:sz w:val="22"/>
          <w:szCs w:val="22"/>
        </w:rPr>
        <w:t xml:space="preserve">条（協議・合意管轄）</w:t>
      </w:r>
    </w:p>
    <w:p>
      <w:pPr>
        <w:spacing w:after="80" w:line="300"/>
        <w:ind w:left="480" w:hanging="480"/>
      </w:pPr>
      <w:r>
        <w:rPr>
          <w:sz w:val="21"/>
          <w:szCs w:val="21"/>
        </w:rPr>
        <w:t xml:space="preserve">1　本契約に定めのない事項または本契約の解釈に疑義が生じた場合、甲乙は誠実に協議のうえ解決する。</w:t>
      </w:r>
    </w:p>
    <w:p>
      <w:pPr>
        <w:spacing w:after="80" w:line="300"/>
        <w:ind w:left="480" w:hanging="480"/>
      </w:pPr>
      <w:r>
        <w:rPr>
          <w:sz w:val="21"/>
          <w:szCs w:val="21"/>
        </w:rPr>
        <w:t xml:space="preserve">2　本契約に関する一切の紛争については、東京地方裁判所を第一審の専属的合意管轄裁判所とする。</w:t>
      </w:r>
    </w:p>
    <w:p>
      <w:pPr>
        <w:pBdr>
          <w:bottom w:val="single" w:color="AAAAAA" w:sz="6" w:space="6"/>
        </w:pBdr>
        <w:spacing w:after="200" w:before="160"/>
      </w:pPr>
      <w:r>
        <w:t xml:space="preserve"/>
      </w:r>
    </w:p>
    <w:p>
      <w:r>
        <w:br w:type="page"/>
      </w:r>
    </w:p>
    <w:p>
      <w:pPr>
        <w:spacing w:after="80" w:line="300"/>
      </w:pPr>
      <w:r>
        <w:rPr>
          <w:b w:val="false"/>
          <w:bCs w:val="false"/>
          <w:sz w:val="21"/>
          <w:szCs w:val="21"/>
        </w:rPr>
        <w:t xml:space="preserve">本契約の成立を証するため、本書</w:t>
      </w:r>
      <w:del w:id="47" w:author="株式会社WineBank" w:date="2026-10-03T09:00:00Z">
        <w:r>
          <w:rPr>
            <w:b w:val="false"/>
            <w:bCs w:val="false"/>
            <w:sz w:val="21"/>
            <w:szCs w:val="21"/>
          </w:rPr>
          <w:delText xml:space="preserve">2</w:delText>
        </w:r>
      </w:del>
      <w:ins w:id="48" w:author="株式会社WineBank" w:date="2026-10-03T09:00:00Z">
        <w:r>
          <w:rPr>
            <w:b w:val="false"/>
            <w:bCs w:val="false"/>
            <w:sz w:val="21"/>
            <w:szCs w:val="21"/>
          </w:rPr>
          <w:t xml:space="preserve">3</w:t>
        </w:r>
      </w:ins>
      <w:r>
        <w:rPr>
          <w:b w:val="false"/>
          <w:bCs w:val="false"/>
          <w:sz w:val="21"/>
          <w:szCs w:val="21"/>
        </w:rPr>
        <w:t xml:space="preserve">通を作成し、甲乙</w:t>
      </w:r>
      <w:ins w:id="49" w:author="株式会社WineBank" w:date="2026-10-03T09:00:00Z">
        <w:r>
          <w:rPr>
            <w:b w:val="false"/>
            <w:bCs w:val="false"/>
            <w:sz w:val="21"/>
            <w:szCs w:val="21"/>
          </w:rPr>
          <w:t xml:space="preserve">丙</w:t>
        </w:r>
      </w:ins>
      <w:r>
        <w:rPr>
          <w:b w:val="false"/>
          <w:bCs w:val="false"/>
          <w:sz w:val="21"/>
          <w:szCs w:val="21"/>
        </w:rPr>
        <w:t xml:space="preserve">記名押印のうえ、各1通を保有する。</w:t>
      </w:r>
    </w:p>
    <w:p>
      <w:pPr>
        <w:spacing w:after="80" w:line="300"/>
      </w:pPr>
      <w:r>
        <w:rPr>
          <w:b w:val="false"/>
          <w:bCs w:val="false"/>
          <w:sz w:val="21"/>
          <w:szCs w:val="21"/>
        </w:rPr>
        <w:t xml:space="preserve">（電磁的方法により締結する場合は、本書の電磁的記録を作成し、甲乙</w:t>
      </w:r>
      <w:ins w:id="50" w:author="株式会社WineBank" w:date="2026-10-03T09:00:00Z">
        <w:r>
          <w:rPr>
            <w:b w:val="false"/>
            <w:bCs w:val="false"/>
            <w:sz w:val="21"/>
            <w:szCs w:val="21"/>
          </w:rPr>
          <w:t xml:space="preserve">丙</w:t>
        </w:r>
      </w:ins>
      <w:r>
        <w:rPr>
          <w:b w:val="false"/>
          <w:bCs w:val="false"/>
          <w:sz w:val="21"/>
          <w:szCs w:val="21"/>
        </w:rPr>
        <w:t xml:space="preserve">が電子署名を行うことをもってこれに代える。）</w:t>
      </w:r>
    </w:p>
    <w:p>
      <w:pPr>
        <w:spacing w:after="80" w:line="300"/>
      </w:pPr>
      <w:r>
        <w:rPr>
          <w:b w:val="false"/>
          <w:bCs w:val="false"/>
          <w:sz w:val="21"/>
          <w:szCs w:val="21"/>
        </w:rPr>
        <w:t xml:space="preserve">2026年　　月　　日</w:t>
      </w:r>
    </w:p>
    <w:p>
      <w:pPr>
        <w:spacing w:after="80" w:line="300"/>
      </w:pPr>
      <w:r>
        <w:rPr>
          <w:b/>
          <w:bCs/>
          <w:sz w:val="21"/>
          <w:szCs w:val="21"/>
        </w:rPr>
        <w:t xml:space="preserve">甲（卸主）</w:t>
      </w:r>
    </w:p>
    <w:p>
      <w:pPr>
        <w:spacing w:after="80" w:line="300"/>
        <w:ind w:left="480"/>
      </w:pPr>
      <w:r>
        <w:rPr>
          <w:sz w:val="21"/>
          <w:szCs w:val="21"/>
        </w:rPr>
        <w:t xml:space="preserve">住所：東京都港区六本木4-12-8 2F</w:t>
      </w:r>
    </w:p>
    <w:p>
      <w:pPr>
        <w:spacing w:after="80" w:line="300"/>
        <w:ind w:left="480"/>
      </w:pPr>
      <w:r>
        <w:rPr>
          <w:sz w:val="21"/>
          <w:szCs w:val="21"/>
        </w:rPr>
        <w:t xml:space="preserve">商号：株式会社WineBank</w:t>
      </w:r>
    </w:p>
    <w:p>
      <w:pPr>
        <w:spacing w:after="80" w:line="300"/>
        <w:ind w:left="480"/>
      </w:pPr>
      <w:r>
        <w:rPr>
          <w:sz w:val="21"/>
          <w:szCs w:val="21"/>
        </w:rPr>
        <w:t xml:space="preserve">代表者：代表取締役　中野邦人　　　印</w:t>
      </w:r>
    </w:p>
    <w:p>
      <w:pPr>
        <w:spacing w:after="80" w:line="300"/>
      </w:pPr>
      <w:r>
        <w:rPr>
          <w:b/>
          <w:bCs/>
          <w:sz w:val="21"/>
          <w:szCs w:val="21"/>
        </w:rPr>
        <w:t xml:space="preserve">乙（店舗）</w:t>
      </w:r>
    </w:p>
    <w:p>
      <w:pPr>
        <w:spacing w:after="80" w:line="300"/>
        <w:ind w:left="480"/>
      </w:pPr>
      <w:r>
        <w:rPr>
          <w:sz w:val="21"/>
          <w:szCs w:val="21"/>
        </w:rPr>
        <w:t xml:space="preserve">住所：</w:t>
      </w:r>
    </w:p>
    <w:p>
      <w:pPr>
        <w:spacing w:after="80" w:line="300"/>
        <w:ind w:left="480"/>
      </w:pPr>
      <w:r>
        <w:rPr>
          <w:sz w:val="21"/>
          <w:szCs w:val="21"/>
        </w:rPr>
        <w:t xml:space="preserve">商号：</w:t>
      </w:r>
    </w:p>
    <w:p>
      <w:pPr>
        <w:spacing w:after="80" w:line="300"/>
        <w:ind w:left="480"/>
      </w:pPr>
      <w:r>
        <w:rPr>
          <w:sz w:val="21"/>
          <w:szCs w:val="21"/>
        </w:rPr>
        <w:t xml:space="preserve">代表者：　　　　　　　　　印</w:t>
      </w:r>
    </w:p>
    <w:p>
      <w:pPr>
        <w:spacing w:after="80" w:line="300"/>
        <w:rPr>
          <w:ins w:id="1080" w:author="株式会社WineBank" w:date="2026-10-03T09:00:00Z"/>
        </w:rPr>
      </w:pPr>
      <w:ins w:id="51" w:author="株式会社WineBank" w:date="2026-10-03T09:00:00Z">
        <w:r>
          <w:rPr>
            <w:b/>
            <w:bCs/>
            <w:sz w:val="21"/>
            <w:szCs w:val="21"/>
          </w:rPr>
          <w:t xml:space="preserve">丙（連帯保証人）</w:t>
        </w:r>
      </w:ins>
    </w:p>
    <w:p>
      <w:pPr>
        <w:spacing w:after="80" w:line="300"/>
        <w:ind w:left="480"/>
        <w:rPr>
          <w:ins w:id="1081" w:author="株式会社WineBank" w:date="2026-10-03T09:00:00Z"/>
        </w:rPr>
      </w:pPr>
      <w:ins w:id="52" w:author="株式会社WineBank" w:date="2026-10-03T09:00:00Z">
        <w:r>
          <w:rPr>
            <w:sz w:val="21"/>
            <w:szCs w:val="21"/>
          </w:rPr>
          <w:t xml:space="preserve">住所：</w:t>
        </w:r>
      </w:ins>
    </w:p>
    <w:p>
      <w:pPr>
        <w:spacing w:after="80" w:line="300"/>
        <w:ind w:left="480"/>
        <w:rPr>
          <w:ins w:id="1082" w:author="株式会社WineBank" w:date="2026-10-03T09:00:00Z"/>
        </w:rPr>
      </w:pPr>
      <w:ins w:id="53" w:author="株式会社WineBank" w:date="2026-10-03T09:00:00Z">
        <w:r>
          <w:rPr>
            <w:sz w:val="21"/>
            <w:szCs w:val="21"/>
          </w:rPr>
          <w:t xml:space="preserve">商号：</w:t>
        </w:r>
      </w:ins>
    </w:p>
    <w:p>
      <w:pPr>
        <w:spacing w:after="80" w:line="300"/>
        <w:ind w:left="480"/>
        <w:rPr>
          <w:ins w:id="1083" w:author="株式会社WineBank" w:date="2026-10-03T09:00:00Z"/>
        </w:rPr>
      </w:pPr>
      <w:ins w:id="54" w:author="株式会社WineBank" w:date="2026-10-03T09:00:00Z">
        <w:r>
          <w:rPr>
            <w:sz w:val="21"/>
            <w:szCs w:val="21"/>
          </w:rPr>
          <w:t xml:space="preserve">代表者：　　　　　　　　　印</w:t>
        </w:r>
      </w:ins>
    </w:p>
    <w:p>
      <w:pPr>
        <w:pBdr>
          <w:bottom w:val="single" w:color="AAAAAA" w:sz="6" w:space="6"/>
        </w:pBdr>
        <w:spacing w:after="200" w:before="160"/>
      </w:pPr>
      <w:r>
        <w:t xml:space="preserve"/>
      </w:r>
    </w:p>
    <w:p>
      <w:r>
        <w:br w:type="page"/>
      </w:r>
    </w:p>
    <w:p>
      <w:pPr>
        <w:spacing w:after="200" w:before="120"/>
        <w:jc w:val="center"/>
      </w:pPr>
      <w:r>
        <w:rPr>
          <w:b/>
          <w:bCs/>
          <w:sz w:val="26"/>
          <w:szCs w:val="26"/>
        </w:rPr>
        <w:t xml:space="preserve">別紙1　対象商品・仕入価格表</w:t>
      </w:r>
    </w:p>
    <w:p>
      <w:pPr>
        <w:spacing w:after="80" w:line="300"/>
      </w:pPr>
      <w:r>
        <w:rPr>
          <w:b w:val="false"/>
          <w:bCs w:val="false"/>
          <w:sz w:val="21"/>
          <w:szCs w:val="21"/>
        </w:rPr>
        <w:t xml:space="preserve">対象店舗：〔店舗名／所在地〕</w:t>
      </w:r>
    </w:p>
    <w:p>
      <w:pPr>
        <w:spacing w:after="80" w:line="300"/>
      </w:pPr>
      <w:r>
        <w:rPr>
          <w:b w:val="false"/>
          <w:bCs w:val="false"/>
          <w:sz w:val="21"/>
          <w:szCs w:val="21"/>
        </w:rPr>
        <w:t xml:space="preserve">適用期間：〔　　年　　月　　日〕～〔　　年　　月　　日〕（月替わり／改定は第4条第</w:t>
      </w:r>
      <w:del w:id="55" w:author="株式会社WineBank" w:date="2026-10-03T09:00:00Z">
        <w:r>
          <w:rPr>
            <w:b w:val="false"/>
            <w:bCs w:val="false"/>
            <w:sz w:val="21"/>
            <w:szCs w:val="21"/>
          </w:rPr>
          <w:delText xml:space="preserve">2</w:delText>
        </w:r>
      </w:del>
      <w:ins w:id="56" w:author="株式会社WineBank" w:date="2026-10-03T09:00:00Z">
        <w:r>
          <w:rPr>
            <w:b w:val="false"/>
            <w:bCs w:val="false"/>
            <w:sz w:val="21"/>
            <w:szCs w:val="21"/>
          </w:rPr>
          <w:t xml:space="preserve">1</w:t>
        </w:r>
      </w:ins>
      <w:r>
        <w:rPr>
          <w:b w:val="false"/>
          <w:bCs w:val="false"/>
          <w:sz w:val="21"/>
          <w:szCs w:val="21"/>
        </w:rPr>
        <w:t xml:space="preserve">項による）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800"/>
        <w:gridCol w:w="780"/>
        <w:gridCol w:w="1130"/>
        <w:gridCol w:w="2270"/>
        <w:gridCol w:w="1600"/>
        <w:gridCol w:w="700"/>
      </w:tblGrid>
      <w:tr>
        <w:trPr>
          <w:tblHeader/>
        </w:trPr>
        <w:tc>
          <w:tcPr>
            <w:tcW w:type="dxa" w:w="420"/>
            <w:shd w:fill="EFEBE3" w:val="clear"/>
            <w:tcMar>
              <w:top w:type="dxa" w:w="60"/>
              <w:left w:type="dxa" w:w="90"/>
              <w:bottom w:type="dxa" w:w="60"/>
              <w:right w:type="dxa" w:w="90"/>
            </w:tcMar>
          </w:tcPr>
          <w:p>
            <w:pPr>
              <w:spacing w:after="0" w:line="240"/>
            </w:pPr>
            <w:r>
              <w:rPr>
                <w:b/>
                <w:bCs/>
                <w:sz w:val="18"/>
                <w:szCs w:val="18"/>
              </w:rPr>
              <w:t xml:space="preserve">No.</w:t>
            </w:r>
          </w:p>
        </w:tc>
        <w:tc>
          <w:tcPr>
            <w:tcW w:type="dxa" w:w="1900"/>
            <w:shd w:fill="EFEBE3" w:val="clear"/>
            <w:tcMar>
              <w:top w:type="dxa" w:w="60"/>
              <w:left w:type="dxa" w:w="90"/>
              <w:bottom w:type="dxa" w:w="60"/>
              <w:right w:type="dxa" w:w="90"/>
            </w:tcMar>
          </w:tcPr>
          <w:p>
            <w:pPr>
              <w:spacing w:after="0" w:line="240"/>
            </w:pPr>
            <w:r>
              <w:rPr>
                <w:b/>
                <w:bCs/>
                <w:sz w:val="18"/>
                <w:szCs w:val="18"/>
              </w:rPr>
              <w:t xml:space="preserve">銘柄</w:t>
            </w:r>
          </w:p>
        </w:tc>
        <w:tc>
          <w:tcPr>
            <w:tcW w:type="dxa" w:w="800"/>
            <w:shd w:fill="EFEBE3" w:val="clear"/>
            <w:tcMar>
              <w:top w:type="dxa" w:w="60"/>
              <w:left w:type="dxa" w:w="90"/>
              <w:bottom w:type="dxa" w:w="60"/>
              <w:right w:type="dxa" w:w="90"/>
            </w:tcMar>
          </w:tcPr>
          <w:p>
            <w:pPr>
              <w:spacing w:after="0" w:line="240"/>
            </w:pPr>
            <w:r>
              <w:rPr>
                <w:b/>
                <w:bCs/>
                <w:sz w:val="18"/>
                <w:szCs w:val="18"/>
              </w:rPr>
              <w:t xml:space="preserve">ヴィンテージ</w:t>
            </w:r>
          </w:p>
        </w:tc>
        <w:tc>
          <w:tcPr>
            <w:tcW w:type="dxa" w:w="780"/>
            <w:shd w:fill="EFEBE3" w:val="clear"/>
            <w:tcMar>
              <w:top w:type="dxa" w:w="60"/>
              <w:left w:type="dxa" w:w="90"/>
              <w:bottom w:type="dxa" w:w="60"/>
              <w:right w:type="dxa" w:w="90"/>
            </w:tcMar>
          </w:tcPr>
          <w:p>
            <w:pPr>
              <w:spacing w:after="0" w:line="240"/>
            </w:pPr>
            <w:r>
              <w:rPr>
                <w:b/>
                <w:bCs/>
                <w:sz w:val="18"/>
                <w:szCs w:val="18"/>
              </w:rPr>
              <w:t xml:space="preserve">容量</w:t>
            </w:r>
          </w:p>
        </w:tc>
        <w:tc>
          <w:tcPr>
            <w:tcW w:type="dxa" w:w="1130"/>
            <w:shd w:fill="EFEBE3" w:val="clear"/>
            <w:tcMar>
              <w:top w:type="dxa" w:w="60"/>
              <w:left w:type="dxa" w:w="90"/>
              <w:bottom w:type="dxa" w:w="60"/>
              <w:right w:type="dxa" w:w="90"/>
            </w:tcMar>
          </w:tcPr>
          <w:p>
            <w:pPr>
              <w:spacing w:after="0" w:line="240"/>
            </w:pPr>
            <w:r>
              <w:rPr>
                <w:b/>
                <w:bCs/>
                <w:sz w:val="18"/>
                <w:szCs w:val="18"/>
              </w:rPr>
              <w:t xml:space="preserve">仕入価格（税別）</w:t>
            </w:r>
          </w:p>
        </w:tc>
        <w:tc>
          <w:tcPr>
            <w:tcW w:type="dxa" w:w="2270"/>
            <w:shd w:fill="EFEBE3" w:val="clear"/>
            <w:tcMar>
              <w:top w:type="dxa" w:w="60"/>
              <w:left w:type="dxa" w:w="90"/>
              <w:bottom w:type="dxa" w:w="60"/>
              <w:right w:type="dxa" w:w="90"/>
            </w:tcMar>
          </w:tcPr>
          <w:p>
            <w:pPr>
              <w:spacing w:after="0" w:line="240"/>
            </w:pPr>
            <w:r>
              <w:rPr>
                <w:b/>
                <w:bCs/>
                <w:sz w:val="18"/>
                <w:szCs w:val="18"/>
              </w:rPr>
              <w:t xml:space="preserve">会員向け提供価格（グラス30ml／ボトル750ml）</w:t>
            </w:r>
          </w:p>
        </w:tc>
        <w:tc>
          <w:tcPr>
            <w:tcW w:type="dxa" w:w="1600"/>
            <w:shd w:fill="EFEBE3" w:val="clear"/>
            <w:tcMar>
              <w:top w:type="dxa" w:w="60"/>
              <w:left w:type="dxa" w:w="90"/>
              <w:bottom w:type="dxa" w:w="60"/>
              <w:right w:type="dxa" w:w="90"/>
            </w:tcMar>
          </w:tcPr>
          <w:p>
            <w:pPr>
              <w:spacing w:after="0" w:line="240"/>
            </w:pPr>
            <w:r>
              <w:rPr>
                <w:b/>
                <w:bCs/>
                <w:sz w:val="18"/>
                <w:szCs w:val="18"/>
              </w:rPr>
              <w:t xml:space="preserve">一般提供価格（参考）</w:t>
            </w:r>
          </w:p>
        </w:tc>
        <w:tc>
          <w:tcPr>
            <w:tcW w:type="dxa" w:w="700"/>
            <w:shd w:fill="EFEBE3" w:val="clear"/>
            <w:tcMar>
              <w:top w:type="dxa" w:w="60"/>
              <w:left w:type="dxa" w:w="90"/>
              <w:bottom w:type="dxa" w:w="60"/>
              <w:right w:type="dxa" w:w="90"/>
            </w:tcMar>
          </w:tcPr>
          <w:p>
            <w:pPr>
              <w:spacing w:after="0" w:line="240"/>
            </w:pPr>
            <w:r>
              <w:rPr>
                <w:b/>
                <w:bCs/>
                <w:sz w:val="18"/>
                <w:szCs w:val="18"/>
              </w:rPr>
              <w:t xml:space="preserve">納品予定本数</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1</w:t>
            </w:r>
          </w:p>
        </w:tc>
        <w:tc>
          <w:tcPr>
            <w:tcW w:type="dxa" w:w="1900"/>
            <w:tcMar>
              <w:top w:type="dxa" w:w="60"/>
              <w:left w:type="dxa" w:w="90"/>
              <w:bottom w:type="dxa" w:w="60"/>
              <w:right w:type="dxa" w:w="90"/>
            </w:tcMar>
          </w:tcPr>
          <w:p>
            <w:pPr>
              <w:spacing w:after="0" w:line="240"/>
            </w:pPr>
            <w:r>
              <w:rPr>
                <w:b w:val="false"/>
                <w:bCs w:val="false"/>
                <w:sz w:val="18"/>
                <w:szCs w:val="18"/>
              </w:rPr>
              <w:t xml:space="preserve">〔例：Opus One〕</w:t>
            </w:r>
          </w:p>
        </w:tc>
        <w:tc>
          <w:tcPr>
            <w:tcW w:type="dxa" w:w="800"/>
            <w:tcMar>
              <w:top w:type="dxa" w:w="60"/>
              <w:left w:type="dxa" w:w="90"/>
              <w:bottom w:type="dxa" w:w="60"/>
              <w:right w:type="dxa" w:w="90"/>
            </w:tcMar>
          </w:tcPr>
          <w:p>
            <w:pPr>
              <w:spacing w:after="0" w:line="240"/>
            </w:pPr>
            <w:r>
              <w:rPr>
                <w:b w:val="false"/>
                <w:bCs w:val="false"/>
                <w:sz w:val="18"/>
                <w:szCs w:val="18"/>
              </w:rPr>
              <w:t xml:space="preserve">〔　〕</w:t>
            </w:r>
          </w:p>
        </w:tc>
        <w:tc>
          <w:tcPr>
            <w:tcW w:type="dxa" w:w="780"/>
            <w:tcMar>
              <w:top w:type="dxa" w:w="60"/>
              <w:left w:type="dxa" w:w="90"/>
              <w:bottom w:type="dxa" w:w="60"/>
              <w:right w:type="dxa" w:w="90"/>
            </w:tcMar>
          </w:tcPr>
          <w:p>
            <w:pPr>
              <w:spacing w:after="0" w:line="240"/>
            </w:pPr>
            <w:r>
              <w:rPr>
                <w:b w:val="false"/>
                <w:bCs w:val="false"/>
                <w:sz w:val="18"/>
                <w:szCs w:val="18"/>
              </w:rPr>
              <w:t xml:space="preserve">750ml</w:t>
            </w:r>
          </w:p>
        </w:tc>
        <w:tc>
          <w:tcPr>
            <w:tcW w:type="dxa" w:w="1130"/>
            <w:tcMar>
              <w:top w:type="dxa" w:w="60"/>
              <w:left w:type="dxa" w:w="90"/>
              <w:bottom w:type="dxa" w:w="60"/>
              <w:right w:type="dxa" w:w="90"/>
            </w:tcMar>
          </w:tcPr>
          <w:p>
            <w:pPr>
              <w:spacing w:after="0" w:line="240"/>
            </w:pPr>
            <w:r>
              <w:rPr>
                <w:b w:val="false"/>
                <w:bCs w:val="false"/>
                <w:sz w:val="18"/>
                <w:szCs w:val="18"/>
              </w:rPr>
              <w:t xml:space="preserve">〔　　　円〕</w:t>
            </w:r>
          </w:p>
        </w:tc>
        <w:tc>
          <w:tcPr>
            <w:tcW w:type="dxa" w:w="2270"/>
            <w:tcMar>
              <w:top w:type="dxa" w:w="60"/>
              <w:left w:type="dxa" w:w="90"/>
              <w:bottom w:type="dxa" w:w="60"/>
              <w:right w:type="dxa" w:w="90"/>
            </w:tcMar>
          </w:tcPr>
          <w:p>
            <w:pPr>
              <w:spacing w:after="0" w:line="240"/>
            </w:pPr>
            <w:r>
              <w:rPr>
                <w:b w:val="false"/>
                <w:bCs w:val="false"/>
                <w:sz w:val="18"/>
                <w:szCs w:val="18"/>
              </w:rPr>
              <w:t xml:space="preserve">グラス ¥2,500 ／ ボトル ¥59,800</w:t>
            </w:r>
          </w:p>
        </w:tc>
        <w:tc>
          <w:tcPr>
            <w:tcW w:type="dxa" w:w="1600"/>
            <w:tcMar>
              <w:top w:type="dxa" w:w="60"/>
              <w:left w:type="dxa" w:w="90"/>
              <w:bottom w:type="dxa" w:w="60"/>
              <w:right w:type="dxa" w:w="90"/>
            </w:tcMar>
          </w:tcPr>
          <w:p>
            <w:pPr>
              <w:spacing w:after="0" w:line="240"/>
            </w:pPr>
            <w:r>
              <w:rPr>
                <w:b w:val="false"/>
                <w:bCs w:val="false"/>
                <w:sz w:val="18"/>
                <w:szCs w:val="18"/>
              </w:rPr>
              <w:t xml:space="preserve">グラス ¥5,000 ／ ボトル ¥119,600</w:t>
            </w:r>
          </w:p>
        </w:tc>
        <w:tc>
          <w:tcPr>
            <w:tcW w:type="dxa" w:w="700"/>
            <w:tcMar>
              <w:top w:type="dxa" w:w="60"/>
              <w:left w:type="dxa" w:w="90"/>
              <w:bottom w:type="dxa" w:w="60"/>
              <w:right w:type="dxa" w:w="90"/>
            </w:tcMar>
          </w:tcPr>
          <w:p>
            <w:pPr>
              <w:spacing w:after="0" w:line="240"/>
            </w:pPr>
            <w:r>
              <w:rPr>
                <w:b w:val="false"/>
                <w:bCs w:val="false"/>
                <w:sz w:val="18"/>
                <w:szCs w:val="18"/>
              </w:rPr>
              <w:t xml:space="preserve">〔　〕</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2</w:t>
            </w:r>
          </w:p>
        </w:tc>
        <w:tc>
          <w:tcPr>
            <w:tcW w:type="dxa" w:w="1900"/>
            <w:tcMar>
              <w:top w:type="dxa" w:w="60"/>
              <w:left w:type="dxa" w:w="90"/>
              <w:bottom w:type="dxa" w:w="60"/>
              <w:right w:type="dxa" w:w="90"/>
            </w:tcMar>
          </w:tcPr>
          <w:p>
            <w:pPr>
              <w:spacing w:after="0" w:line="240"/>
            </w:pPr>
            <w:r>
              <w:rPr>
                <w:b w:val="false"/>
                <w:bCs w:val="false"/>
                <w:sz w:val="18"/>
                <w:szCs w:val="18"/>
              </w:rPr>
              <w:t xml:space="preserve"/>
            </w:r>
          </w:p>
        </w:tc>
        <w:tc>
          <w:tcPr>
            <w:tcW w:type="dxa" w:w="800"/>
            <w:tcMar>
              <w:top w:type="dxa" w:w="60"/>
              <w:left w:type="dxa" w:w="90"/>
              <w:bottom w:type="dxa" w:w="60"/>
              <w:right w:type="dxa" w:w="90"/>
            </w:tcMar>
          </w:tcPr>
          <w:p>
            <w:pPr>
              <w:spacing w:after="0" w:line="240"/>
            </w:pPr>
            <w:r>
              <w:rPr>
                <w:b w:val="false"/>
                <w:bCs w:val="false"/>
                <w:sz w:val="18"/>
                <w:szCs w:val="18"/>
              </w:rPr>
              <w:t xml:space="preserve"/>
            </w:r>
          </w:p>
        </w:tc>
        <w:tc>
          <w:tcPr>
            <w:tcW w:type="dxa" w:w="780"/>
            <w:tcMar>
              <w:top w:type="dxa" w:w="60"/>
              <w:left w:type="dxa" w:w="90"/>
              <w:bottom w:type="dxa" w:w="60"/>
              <w:right w:type="dxa" w:w="90"/>
            </w:tcMar>
          </w:tcPr>
          <w:p>
            <w:pPr>
              <w:spacing w:after="0" w:line="240"/>
            </w:pPr>
            <w:r>
              <w:rPr>
                <w:b w:val="false"/>
                <w:bCs w:val="false"/>
                <w:sz w:val="18"/>
                <w:szCs w:val="18"/>
              </w:rPr>
              <w:t xml:space="preserve"/>
            </w:r>
          </w:p>
        </w:tc>
        <w:tc>
          <w:tcPr>
            <w:tcW w:type="dxa" w:w="1130"/>
            <w:tcMar>
              <w:top w:type="dxa" w:w="60"/>
              <w:left w:type="dxa" w:w="90"/>
              <w:bottom w:type="dxa" w:w="60"/>
              <w:right w:type="dxa" w:w="90"/>
            </w:tcMar>
          </w:tcPr>
          <w:p>
            <w:pPr>
              <w:spacing w:after="0" w:line="240"/>
            </w:pPr>
            <w:r>
              <w:rPr>
                <w:b w:val="false"/>
                <w:bCs w:val="false"/>
                <w:sz w:val="18"/>
                <w:szCs w:val="18"/>
              </w:rPr>
              <w:t xml:space="preserve"/>
            </w:r>
          </w:p>
        </w:tc>
        <w:tc>
          <w:tcPr>
            <w:tcW w:type="dxa" w:w="2270"/>
            <w:tcMar>
              <w:top w:type="dxa" w:w="60"/>
              <w:left w:type="dxa" w:w="90"/>
              <w:bottom w:type="dxa" w:w="60"/>
              <w:right w:type="dxa" w:w="90"/>
            </w:tcMar>
          </w:tcPr>
          <w:p>
            <w:pPr>
              <w:spacing w:after="0" w:line="240"/>
            </w:pPr>
            <w:r>
              <w:rPr>
                <w:b w:val="false"/>
                <w:bCs w:val="false"/>
                <w:sz w:val="18"/>
                <w:szCs w:val="18"/>
              </w:rPr>
              <w:t xml:space="preserve"/>
            </w:r>
          </w:p>
        </w:tc>
        <w:tc>
          <w:tcPr>
            <w:tcW w:type="dxa" w:w="1600"/>
            <w:tcMar>
              <w:top w:type="dxa" w:w="60"/>
              <w:left w:type="dxa" w:w="90"/>
              <w:bottom w:type="dxa" w:w="60"/>
              <w:right w:type="dxa" w:w="90"/>
            </w:tcMar>
          </w:tcPr>
          <w:p>
            <w:pPr>
              <w:spacing w:after="0" w:line="240"/>
            </w:pPr>
            <w:r>
              <w:rPr>
                <w:b w:val="false"/>
                <w:bCs w:val="false"/>
                <w:sz w:val="18"/>
                <w:szCs w:val="18"/>
              </w:rPr>
              <w:t xml:space="preserve"/>
            </w:r>
          </w:p>
        </w:tc>
        <w:tc>
          <w:tcPr>
            <w:tcW w:type="dxa" w:w="700"/>
            <w:tcMar>
              <w:top w:type="dxa" w:w="60"/>
              <w:left w:type="dxa" w:w="90"/>
              <w:bottom w:type="dxa" w:w="60"/>
              <w:right w:type="dxa" w:w="90"/>
            </w:tcMar>
          </w:tcPr>
          <w:p>
            <w:pPr>
              <w:spacing w:after="0" w:line="240"/>
            </w:pPr>
            <w:r>
              <w:rPr>
                <w:b w:val="false"/>
                <w:bCs w:val="false"/>
                <w:sz w:val="18"/>
                <w:szCs w:val="18"/>
              </w:rPr>
              <w:t xml:space="preserve"/>
            </w:r>
          </w:p>
        </w:tc>
      </w:tr>
      <w:tr>
        <w:trPr>
          <w:tblHeader w:val="off"/>
          <w:del w:id="1084" w:author="株式会社WineBank" w:date="2026-10-03T09:00:00Z"/>
        </w:trPr>
        <w:tc>
          <w:tcPr>
            <w:tcW w:type="dxa" w:w="420"/>
            <w:tcMar>
              <w:top w:type="dxa" w:w="60"/>
              <w:left w:type="dxa" w:w="90"/>
              <w:bottom w:type="dxa" w:w="60"/>
              <w:right w:type="dxa" w:w="90"/>
            </w:tcMar>
          </w:tcPr>
          <w:p>
            <w:pPr>
              <w:spacing w:after="0" w:line="240"/>
              <w:rPr>
                <w:del w:id="1085" w:author="株式会社WineBank" w:date="2026-10-03T09:00:00Z"/>
              </w:rPr>
            </w:pPr>
            <w:del w:id="57" w:author="株式会社WineBank" w:date="2026-10-03T09:00:00Z">
              <w:r>
                <w:rPr>
                  <w:b w:val="false"/>
                  <w:bCs w:val="false"/>
                  <w:sz w:val="18"/>
                  <w:szCs w:val="18"/>
                </w:rPr>
                <w:delText xml:space="preserve">〜15</w:delText>
              </w:r>
            </w:del>
          </w:p>
        </w:tc>
        <w:tc>
          <w:tcPr>
            <w:tcW w:type="dxa" w:w="1900"/>
            <w:tcMar>
              <w:top w:type="dxa" w:w="60"/>
              <w:left w:type="dxa" w:w="90"/>
              <w:bottom w:type="dxa" w:w="60"/>
              <w:right w:type="dxa" w:w="90"/>
            </w:tcMar>
          </w:tcPr>
          <w:p>
            <w:pPr>
              <w:spacing w:after="0" w:line="240"/>
              <w:rPr>
                <w:del w:id="1086" w:author="株式会社WineBank" w:date="2026-10-03T09:00:00Z"/>
              </w:rPr>
            </w:pPr>
          </w:p>
        </w:tc>
        <w:tc>
          <w:tcPr>
            <w:tcW w:type="dxa" w:w="800"/>
            <w:tcMar>
              <w:top w:type="dxa" w:w="60"/>
              <w:left w:type="dxa" w:w="90"/>
              <w:bottom w:type="dxa" w:w="60"/>
              <w:right w:type="dxa" w:w="90"/>
            </w:tcMar>
          </w:tcPr>
          <w:p>
            <w:pPr>
              <w:spacing w:after="0" w:line="240"/>
              <w:rPr>
                <w:del w:id="1087" w:author="株式会社WineBank" w:date="2026-10-03T09:00:00Z"/>
              </w:rPr>
            </w:pPr>
          </w:p>
        </w:tc>
        <w:tc>
          <w:tcPr>
            <w:tcW w:type="dxa" w:w="780"/>
            <w:tcMar>
              <w:top w:type="dxa" w:w="60"/>
              <w:left w:type="dxa" w:w="90"/>
              <w:bottom w:type="dxa" w:w="60"/>
              <w:right w:type="dxa" w:w="90"/>
            </w:tcMar>
          </w:tcPr>
          <w:p>
            <w:pPr>
              <w:spacing w:after="0" w:line="240"/>
              <w:rPr>
                <w:del w:id="1088" w:author="株式会社WineBank" w:date="2026-10-03T09:00:00Z"/>
              </w:rPr>
            </w:pPr>
          </w:p>
        </w:tc>
        <w:tc>
          <w:tcPr>
            <w:tcW w:type="dxa" w:w="1130"/>
            <w:tcMar>
              <w:top w:type="dxa" w:w="60"/>
              <w:left w:type="dxa" w:w="90"/>
              <w:bottom w:type="dxa" w:w="60"/>
              <w:right w:type="dxa" w:w="90"/>
            </w:tcMar>
          </w:tcPr>
          <w:p>
            <w:pPr>
              <w:spacing w:after="0" w:line="240"/>
              <w:rPr>
                <w:del w:id="1089" w:author="株式会社WineBank" w:date="2026-10-03T09:00:00Z"/>
              </w:rPr>
            </w:pPr>
          </w:p>
        </w:tc>
        <w:tc>
          <w:tcPr>
            <w:tcW w:type="dxa" w:w="2270"/>
            <w:tcMar>
              <w:top w:type="dxa" w:w="60"/>
              <w:left w:type="dxa" w:w="90"/>
              <w:bottom w:type="dxa" w:w="60"/>
              <w:right w:type="dxa" w:w="90"/>
            </w:tcMar>
          </w:tcPr>
          <w:p>
            <w:pPr>
              <w:spacing w:after="0" w:line="240"/>
              <w:rPr>
                <w:del w:id="1090" w:author="株式会社WineBank" w:date="2026-10-03T09:00:00Z"/>
              </w:rPr>
            </w:pPr>
          </w:p>
        </w:tc>
        <w:tc>
          <w:tcPr>
            <w:tcW w:type="dxa" w:w="1600"/>
            <w:tcMar>
              <w:top w:type="dxa" w:w="60"/>
              <w:left w:type="dxa" w:w="90"/>
              <w:bottom w:type="dxa" w:w="60"/>
              <w:right w:type="dxa" w:w="90"/>
            </w:tcMar>
          </w:tcPr>
          <w:p>
            <w:pPr>
              <w:spacing w:after="0" w:line="240"/>
              <w:rPr>
                <w:del w:id="1091" w:author="株式会社WineBank" w:date="2026-10-03T09:00:00Z"/>
              </w:rPr>
            </w:pPr>
          </w:p>
        </w:tc>
        <w:tc>
          <w:tcPr>
            <w:tcW w:type="dxa" w:w="700"/>
            <w:tcMar>
              <w:top w:type="dxa" w:w="60"/>
              <w:left w:type="dxa" w:w="90"/>
              <w:bottom w:type="dxa" w:w="60"/>
              <w:right w:type="dxa" w:w="90"/>
            </w:tcMar>
          </w:tcPr>
          <w:p>
            <w:pPr>
              <w:spacing w:after="0" w:line="240"/>
              <w:rPr>
                <w:del w:id="1092" w:author="株式会社WineBank" w:date="2026-10-03T09:00:00Z"/>
              </w:rPr>
            </w:pPr>
          </w:p>
        </w:tc>
      </w:tr>
      <w:tr>
        <w:trPr>
          <w:tblHeader w:val="off"/>
          <w:ins w:id="1093" w:author="株式会社WineBank" w:date="2026-10-03T09:00:00Z"/>
        </w:trPr>
        <w:tc>
          <w:tcPr>
            <w:tcW w:type="dxa" w:w="420"/>
            <w:tcMar>
              <w:top w:type="dxa" w:w="60"/>
              <w:left w:type="dxa" w:w="90"/>
              <w:bottom w:type="dxa" w:w="60"/>
              <w:right w:type="dxa" w:w="90"/>
            </w:tcMar>
          </w:tcPr>
          <w:p>
            <w:pPr>
              <w:spacing w:after="0" w:line="240"/>
              <w:rPr>
                <w:ins w:id="1094" w:author="株式会社WineBank" w:date="2026-10-03T09:00:00Z"/>
              </w:rPr>
            </w:pPr>
            <w:ins w:id="58" w:author="株式会社WineBank" w:date="2026-10-03T09:00:00Z">
              <w:r>
                <w:rPr>
                  <w:b w:val="false"/>
                  <w:bCs w:val="false"/>
                  <w:sz w:val="18"/>
                  <w:szCs w:val="18"/>
                </w:rPr>
                <w:t xml:space="preserve">3</w:t>
              </w:r>
            </w:ins>
          </w:p>
        </w:tc>
        <w:tc>
          <w:tcPr>
            <w:tcW w:type="dxa" w:w="1900"/>
            <w:tcMar>
              <w:top w:type="dxa" w:w="60"/>
              <w:left w:type="dxa" w:w="90"/>
              <w:bottom w:type="dxa" w:w="60"/>
              <w:right w:type="dxa" w:w="90"/>
            </w:tcMar>
          </w:tcPr>
          <w:p>
            <w:pPr>
              <w:spacing w:after="0" w:line="240"/>
              <w:rPr>
                <w:ins w:id="1095" w:author="株式会社WineBank" w:date="2026-10-03T09:00:00Z"/>
              </w:rPr>
            </w:pPr>
          </w:p>
        </w:tc>
        <w:tc>
          <w:tcPr>
            <w:tcW w:type="dxa" w:w="800"/>
            <w:tcMar>
              <w:top w:type="dxa" w:w="60"/>
              <w:left w:type="dxa" w:w="90"/>
              <w:bottom w:type="dxa" w:w="60"/>
              <w:right w:type="dxa" w:w="90"/>
            </w:tcMar>
          </w:tcPr>
          <w:p>
            <w:pPr>
              <w:spacing w:after="0" w:line="240"/>
              <w:rPr>
                <w:ins w:id="1096" w:author="株式会社WineBank" w:date="2026-10-03T09:00:00Z"/>
              </w:rPr>
            </w:pPr>
          </w:p>
        </w:tc>
        <w:tc>
          <w:tcPr>
            <w:tcW w:type="dxa" w:w="780"/>
            <w:tcMar>
              <w:top w:type="dxa" w:w="60"/>
              <w:left w:type="dxa" w:w="90"/>
              <w:bottom w:type="dxa" w:w="60"/>
              <w:right w:type="dxa" w:w="90"/>
            </w:tcMar>
          </w:tcPr>
          <w:p>
            <w:pPr>
              <w:spacing w:after="0" w:line="240"/>
              <w:rPr>
                <w:ins w:id="1097" w:author="株式会社WineBank" w:date="2026-10-03T09:00:00Z"/>
              </w:rPr>
            </w:pPr>
          </w:p>
        </w:tc>
        <w:tc>
          <w:tcPr>
            <w:tcW w:type="dxa" w:w="1130"/>
            <w:tcMar>
              <w:top w:type="dxa" w:w="60"/>
              <w:left w:type="dxa" w:w="90"/>
              <w:bottom w:type="dxa" w:w="60"/>
              <w:right w:type="dxa" w:w="90"/>
            </w:tcMar>
          </w:tcPr>
          <w:p>
            <w:pPr>
              <w:spacing w:after="0" w:line="240"/>
              <w:rPr>
                <w:ins w:id="1098" w:author="株式会社WineBank" w:date="2026-10-03T09:00:00Z"/>
              </w:rPr>
            </w:pPr>
          </w:p>
        </w:tc>
        <w:tc>
          <w:tcPr>
            <w:tcW w:type="dxa" w:w="2270"/>
            <w:tcMar>
              <w:top w:type="dxa" w:w="60"/>
              <w:left w:type="dxa" w:w="90"/>
              <w:bottom w:type="dxa" w:w="60"/>
              <w:right w:type="dxa" w:w="90"/>
            </w:tcMar>
          </w:tcPr>
          <w:p>
            <w:pPr>
              <w:spacing w:after="0" w:line="240"/>
              <w:rPr>
                <w:ins w:id="1099" w:author="株式会社WineBank" w:date="2026-10-03T09:00:00Z"/>
              </w:rPr>
            </w:pPr>
          </w:p>
        </w:tc>
        <w:tc>
          <w:tcPr>
            <w:tcW w:type="dxa" w:w="1600"/>
            <w:tcMar>
              <w:top w:type="dxa" w:w="60"/>
              <w:left w:type="dxa" w:w="90"/>
              <w:bottom w:type="dxa" w:w="60"/>
              <w:right w:type="dxa" w:w="90"/>
            </w:tcMar>
          </w:tcPr>
          <w:p>
            <w:pPr>
              <w:spacing w:after="0" w:line="240"/>
              <w:rPr>
                <w:ins w:id="1100" w:author="株式会社WineBank" w:date="2026-10-03T09:00:00Z"/>
              </w:rPr>
            </w:pPr>
          </w:p>
        </w:tc>
        <w:tc>
          <w:tcPr>
            <w:tcW w:type="dxa" w:w="700"/>
            <w:tcMar>
              <w:top w:type="dxa" w:w="60"/>
              <w:left w:type="dxa" w:w="90"/>
              <w:bottom w:type="dxa" w:w="60"/>
              <w:right w:type="dxa" w:w="90"/>
            </w:tcMar>
          </w:tcPr>
          <w:p>
            <w:pPr>
              <w:spacing w:after="0" w:line="240"/>
              <w:rPr>
                <w:ins w:id="1101" w:author="株式会社WineBank" w:date="2026-10-03T09:00:00Z"/>
              </w:rPr>
            </w:pPr>
          </w:p>
        </w:tc>
      </w:tr>
      <w:tr>
        <w:trPr>
          <w:tblHeader w:val="off"/>
          <w:ins w:id="1102" w:author="株式会社WineBank" w:date="2026-10-03T09:00:00Z"/>
        </w:trPr>
        <w:tc>
          <w:tcPr>
            <w:tcW w:type="dxa" w:w="420"/>
            <w:tcMar>
              <w:top w:type="dxa" w:w="60"/>
              <w:left w:type="dxa" w:w="90"/>
              <w:bottom w:type="dxa" w:w="60"/>
              <w:right w:type="dxa" w:w="90"/>
            </w:tcMar>
          </w:tcPr>
          <w:p>
            <w:pPr>
              <w:spacing w:after="0" w:line="240"/>
              <w:rPr>
                <w:ins w:id="1103" w:author="株式会社WineBank" w:date="2026-10-03T09:00:00Z"/>
              </w:rPr>
            </w:pPr>
            <w:ins w:id="59" w:author="株式会社WineBank" w:date="2026-10-03T09:00:00Z">
              <w:r>
                <w:rPr>
                  <w:b w:val="false"/>
                  <w:bCs w:val="false"/>
                  <w:sz w:val="18"/>
                  <w:szCs w:val="18"/>
                </w:rPr>
                <w:t xml:space="preserve">4</w:t>
              </w:r>
            </w:ins>
          </w:p>
        </w:tc>
        <w:tc>
          <w:tcPr>
            <w:tcW w:type="dxa" w:w="1900"/>
            <w:tcMar>
              <w:top w:type="dxa" w:w="60"/>
              <w:left w:type="dxa" w:w="90"/>
              <w:bottom w:type="dxa" w:w="60"/>
              <w:right w:type="dxa" w:w="90"/>
            </w:tcMar>
          </w:tcPr>
          <w:p>
            <w:pPr>
              <w:spacing w:after="0" w:line="240"/>
              <w:rPr>
                <w:ins w:id="1104" w:author="株式会社WineBank" w:date="2026-10-03T09:00:00Z"/>
              </w:rPr>
            </w:pPr>
          </w:p>
        </w:tc>
        <w:tc>
          <w:tcPr>
            <w:tcW w:type="dxa" w:w="800"/>
            <w:tcMar>
              <w:top w:type="dxa" w:w="60"/>
              <w:left w:type="dxa" w:w="90"/>
              <w:bottom w:type="dxa" w:w="60"/>
              <w:right w:type="dxa" w:w="90"/>
            </w:tcMar>
          </w:tcPr>
          <w:p>
            <w:pPr>
              <w:spacing w:after="0" w:line="240"/>
              <w:rPr>
                <w:ins w:id="1105" w:author="株式会社WineBank" w:date="2026-10-03T09:00:00Z"/>
              </w:rPr>
            </w:pPr>
          </w:p>
        </w:tc>
        <w:tc>
          <w:tcPr>
            <w:tcW w:type="dxa" w:w="780"/>
            <w:tcMar>
              <w:top w:type="dxa" w:w="60"/>
              <w:left w:type="dxa" w:w="90"/>
              <w:bottom w:type="dxa" w:w="60"/>
              <w:right w:type="dxa" w:w="90"/>
            </w:tcMar>
          </w:tcPr>
          <w:p>
            <w:pPr>
              <w:spacing w:after="0" w:line="240"/>
              <w:rPr>
                <w:ins w:id="1106" w:author="株式会社WineBank" w:date="2026-10-03T09:00:00Z"/>
              </w:rPr>
            </w:pPr>
          </w:p>
        </w:tc>
        <w:tc>
          <w:tcPr>
            <w:tcW w:type="dxa" w:w="1130"/>
            <w:tcMar>
              <w:top w:type="dxa" w:w="60"/>
              <w:left w:type="dxa" w:w="90"/>
              <w:bottom w:type="dxa" w:w="60"/>
              <w:right w:type="dxa" w:w="90"/>
            </w:tcMar>
          </w:tcPr>
          <w:p>
            <w:pPr>
              <w:spacing w:after="0" w:line="240"/>
              <w:rPr>
                <w:ins w:id="1107" w:author="株式会社WineBank" w:date="2026-10-03T09:00:00Z"/>
              </w:rPr>
            </w:pPr>
          </w:p>
        </w:tc>
        <w:tc>
          <w:tcPr>
            <w:tcW w:type="dxa" w:w="2270"/>
            <w:tcMar>
              <w:top w:type="dxa" w:w="60"/>
              <w:left w:type="dxa" w:w="90"/>
              <w:bottom w:type="dxa" w:w="60"/>
              <w:right w:type="dxa" w:w="90"/>
            </w:tcMar>
          </w:tcPr>
          <w:p>
            <w:pPr>
              <w:spacing w:after="0" w:line="240"/>
              <w:rPr>
                <w:ins w:id="1108" w:author="株式会社WineBank" w:date="2026-10-03T09:00:00Z"/>
              </w:rPr>
            </w:pPr>
          </w:p>
        </w:tc>
        <w:tc>
          <w:tcPr>
            <w:tcW w:type="dxa" w:w="1600"/>
            <w:tcMar>
              <w:top w:type="dxa" w:w="60"/>
              <w:left w:type="dxa" w:w="90"/>
              <w:bottom w:type="dxa" w:w="60"/>
              <w:right w:type="dxa" w:w="90"/>
            </w:tcMar>
          </w:tcPr>
          <w:p>
            <w:pPr>
              <w:spacing w:after="0" w:line="240"/>
              <w:rPr>
                <w:ins w:id="1109" w:author="株式会社WineBank" w:date="2026-10-03T09:00:00Z"/>
              </w:rPr>
            </w:pPr>
          </w:p>
        </w:tc>
        <w:tc>
          <w:tcPr>
            <w:tcW w:type="dxa" w:w="700"/>
            <w:tcMar>
              <w:top w:type="dxa" w:w="60"/>
              <w:left w:type="dxa" w:w="90"/>
              <w:bottom w:type="dxa" w:w="60"/>
              <w:right w:type="dxa" w:w="90"/>
            </w:tcMar>
          </w:tcPr>
          <w:p>
            <w:pPr>
              <w:spacing w:after="0" w:line="240"/>
              <w:rPr>
                <w:ins w:id="1110" w:author="株式会社WineBank" w:date="2026-10-03T09:00:00Z"/>
              </w:rPr>
            </w:pPr>
          </w:p>
        </w:tc>
      </w:tr>
      <w:tr>
        <w:trPr>
          <w:tblHeader w:val="off"/>
          <w:ins w:id="1111" w:author="株式会社WineBank" w:date="2026-10-03T09:00:00Z"/>
        </w:trPr>
        <w:tc>
          <w:tcPr>
            <w:tcW w:type="dxa" w:w="420"/>
            <w:tcMar>
              <w:top w:type="dxa" w:w="60"/>
              <w:left w:type="dxa" w:w="90"/>
              <w:bottom w:type="dxa" w:w="60"/>
              <w:right w:type="dxa" w:w="90"/>
            </w:tcMar>
          </w:tcPr>
          <w:p>
            <w:pPr>
              <w:spacing w:after="0" w:line="240"/>
              <w:rPr>
                <w:ins w:id="1112" w:author="株式会社WineBank" w:date="2026-10-03T09:00:00Z"/>
              </w:rPr>
            </w:pPr>
            <w:ins w:id="60" w:author="株式会社WineBank" w:date="2026-10-03T09:00:00Z">
              <w:r>
                <w:rPr>
                  <w:b w:val="false"/>
                  <w:bCs w:val="false"/>
                  <w:sz w:val="18"/>
                  <w:szCs w:val="18"/>
                </w:rPr>
                <w:t xml:space="preserve">5</w:t>
              </w:r>
            </w:ins>
          </w:p>
        </w:tc>
        <w:tc>
          <w:tcPr>
            <w:tcW w:type="dxa" w:w="1900"/>
            <w:tcMar>
              <w:top w:type="dxa" w:w="60"/>
              <w:left w:type="dxa" w:w="90"/>
              <w:bottom w:type="dxa" w:w="60"/>
              <w:right w:type="dxa" w:w="90"/>
            </w:tcMar>
          </w:tcPr>
          <w:p>
            <w:pPr>
              <w:spacing w:after="0" w:line="240"/>
              <w:rPr>
                <w:ins w:id="1113" w:author="株式会社WineBank" w:date="2026-10-03T09:00:00Z"/>
              </w:rPr>
            </w:pPr>
          </w:p>
        </w:tc>
        <w:tc>
          <w:tcPr>
            <w:tcW w:type="dxa" w:w="800"/>
            <w:tcMar>
              <w:top w:type="dxa" w:w="60"/>
              <w:left w:type="dxa" w:w="90"/>
              <w:bottom w:type="dxa" w:w="60"/>
              <w:right w:type="dxa" w:w="90"/>
            </w:tcMar>
          </w:tcPr>
          <w:p>
            <w:pPr>
              <w:spacing w:after="0" w:line="240"/>
              <w:rPr>
                <w:ins w:id="1114" w:author="株式会社WineBank" w:date="2026-10-03T09:00:00Z"/>
              </w:rPr>
            </w:pPr>
          </w:p>
        </w:tc>
        <w:tc>
          <w:tcPr>
            <w:tcW w:type="dxa" w:w="780"/>
            <w:tcMar>
              <w:top w:type="dxa" w:w="60"/>
              <w:left w:type="dxa" w:w="90"/>
              <w:bottom w:type="dxa" w:w="60"/>
              <w:right w:type="dxa" w:w="90"/>
            </w:tcMar>
          </w:tcPr>
          <w:p>
            <w:pPr>
              <w:spacing w:after="0" w:line="240"/>
              <w:rPr>
                <w:ins w:id="1115" w:author="株式会社WineBank" w:date="2026-10-03T09:00:00Z"/>
              </w:rPr>
            </w:pPr>
          </w:p>
        </w:tc>
        <w:tc>
          <w:tcPr>
            <w:tcW w:type="dxa" w:w="1130"/>
            <w:tcMar>
              <w:top w:type="dxa" w:w="60"/>
              <w:left w:type="dxa" w:w="90"/>
              <w:bottom w:type="dxa" w:w="60"/>
              <w:right w:type="dxa" w:w="90"/>
            </w:tcMar>
          </w:tcPr>
          <w:p>
            <w:pPr>
              <w:spacing w:after="0" w:line="240"/>
              <w:rPr>
                <w:ins w:id="1116" w:author="株式会社WineBank" w:date="2026-10-03T09:00:00Z"/>
              </w:rPr>
            </w:pPr>
          </w:p>
        </w:tc>
        <w:tc>
          <w:tcPr>
            <w:tcW w:type="dxa" w:w="2270"/>
            <w:tcMar>
              <w:top w:type="dxa" w:w="60"/>
              <w:left w:type="dxa" w:w="90"/>
              <w:bottom w:type="dxa" w:w="60"/>
              <w:right w:type="dxa" w:w="90"/>
            </w:tcMar>
          </w:tcPr>
          <w:p>
            <w:pPr>
              <w:spacing w:after="0" w:line="240"/>
              <w:rPr>
                <w:ins w:id="1117" w:author="株式会社WineBank" w:date="2026-10-03T09:00:00Z"/>
              </w:rPr>
            </w:pPr>
          </w:p>
        </w:tc>
        <w:tc>
          <w:tcPr>
            <w:tcW w:type="dxa" w:w="1600"/>
            <w:tcMar>
              <w:top w:type="dxa" w:w="60"/>
              <w:left w:type="dxa" w:w="90"/>
              <w:bottom w:type="dxa" w:w="60"/>
              <w:right w:type="dxa" w:w="90"/>
            </w:tcMar>
          </w:tcPr>
          <w:p>
            <w:pPr>
              <w:spacing w:after="0" w:line="240"/>
              <w:rPr>
                <w:ins w:id="1118" w:author="株式会社WineBank" w:date="2026-10-03T09:00:00Z"/>
              </w:rPr>
            </w:pPr>
          </w:p>
        </w:tc>
        <w:tc>
          <w:tcPr>
            <w:tcW w:type="dxa" w:w="700"/>
            <w:tcMar>
              <w:top w:type="dxa" w:w="60"/>
              <w:left w:type="dxa" w:w="90"/>
              <w:bottom w:type="dxa" w:w="60"/>
              <w:right w:type="dxa" w:w="90"/>
            </w:tcMar>
          </w:tcPr>
          <w:p>
            <w:pPr>
              <w:spacing w:after="0" w:line="240"/>
              <w:rPr>
                <w:ins w:id="1119" w:author="株式会社WineBank" w:date="2026-10-03T09:00:00Z"/>
              </w:rPr>
            </w:pPr>
          </w:p>
        </w:tc>
      </w:tr>
    </w:tbl>
    <w:p>
      <w:pPr>
        <w:spacing w:after="120"/>
      </w:pPr>
      <w:r>
        <w:t xml:space="preserve"/>
      </w:r>
    </w:p>
    <w:p>
      <w:pPr>
        <w:spacing w:after="80" w:line="300"/>
      </w:pPr>
      <w:r>
        <w:rPr>
          <w:b w:val="false"/>
          <w:bCs w:val="false"/>
          <w:sz w:val="21"/>
          <w:szCs w:val="21"/>
        </w:rPr>
        <w:t xml:space="preserve">※ 会員向け提供価格および一般提供価格は税込表示とする／しない：〔　　　〕</w:t>
      </w:r>
    </w:p>
    <w:p>
      <w:pPr>
        <w:spacing w:after="80" w:line="300"/>
      </w:pPr>
      <w:r>
        <w:rPr>
          <w:b w:val="false"/>
          <w:bCs w:val="false"/>
          <w:sz w:val="21"/>
          <w:szCs w:val="21"/>
        </w:rPr>
        <w:t xml:space="preserve">※ グラス提供を行う銘柄は、第</w:t>
      </w:r>
      <w:del w:id="61" w:author="株式会社WineBank" w:date="2026-10-03T09:00:00Z">
        <w:r>
          <w:rPr>
            <w:b w:val="false"/>
            <w:bCs w:val="false"/>
            <w:sz w:val="21"/>
            <w:szCs w:val="21"/>
          </w:rPr>
          <w:delText xml:space="preserve">7</w:delText>
        </w:r>
      </w:del>
      <w:ins w:id="62" w:author="株式会社WineBank" w:date="2026-10-03T09:00:00Z">
        <w:r>
          <w:rPr>
            <w:b w:val="false"/>
            <w:bCs w:val="false"/>
            <w:sz w:val="21"/>
            <w:szCs w:val="21"/>
          </w:rPr>
          <w:t xml:space="preserve">6</w:t>
        </w:r>
      </w:ins>
      <w:r>
        <w:rPr>
          <w:b w:val="false"/>
          <w:bCs w:val="false"/>
          <w:sz w:val="21"/>
          <w:szCs w:val="21"/>
        </w:rPr>
        <w:t xml:space="preserve">条第2項第2号により抜栓時に1本全量が販売されたものとして扱う。</w:t>
      </w:r>
    </w:p>
    <w:p>
      <w:r>
        <w:br w:type="page"/>
      </w:r>
    </w:p>
    <w:p>
      <w:pPr>
        <w:spacing w:after="200" w:before="120"/>
        <w:jc w:val="center"/>
      </w:pPr>
      <w:r>
        <w:rPr>
          <w:b/>
          <w:bCs/>
          <w:sz w:val="26"/>
          <w:szCs w:val="26"/>
        </w:rPr>
        <w:t xml:space="preserve">別紙2　保管・運用ルール</w:t>
      </w:r>
    </w:p>
    <w:p>
      <w:pPr>
        <w:spacing w:after="80" w:line="300"/>
        <w:ind w:left="480" w:hanging="480"/>
      </w:pPr>
      <w:r>
        <w:rPr>
          <w:sz w:val="21"/>
          <w:szCs w:val="21"/>
        </w:rPr>
        <w:t xml:space="preserve">1　保管条件：温度</w:t>
      </w:r>
      <w:del w:id="63" w:author="株式会社WineBank" w:date="2026-10-03T09:00:00Z">
        <w:r>
          <w:rPr>
            <w:sz w:val="21"/>
            <w:szCs w:val="21"/>
          </w:rPr>
          <w:delText xml:space="preserve">〔</w:delText>
        </w:r>
      </w:del>
      <w:r>
        <w:rPr>
          <w:sz w:val="21"/>
          <w:szCs w:val="21"/>
        </w:rPr>
        <w:t xml:space="preserve">12</w:t>
      </w:r>
      <w:del w:id="64" w:author="株式会社WineBank" w:date="2026-10-03T09:00:00Z">
        <w:r>
          <w:rPr>
            <w:sz w:val="21"/>
            <w:szCs w:val="21"/>
          </w:rPr>
          <w:delText xml:space="preserve">〕</w:delText>
        </w:r>
      </w:del>
      <w:r>
        <w:rPr>
          <w:sz w:val="21"/>
          <w:szCs w:val="21"/>
        </w:rPr>
        <w:t xml:space="preserve">～</w:t>
      </w:r>
      <w:del w:id="65" w:author="株式会社WineBank" w:date="2026-10-03T09:00:00Z">
        <w:r>
          <w:rPr>
            <w:sz w:val="21"/>
            <w:szCs w:val="21"/>
          </w:rPr>
          <w:delText xml:space="preserve">〔</w:delText>
        </w:r>
      </w:del>
      <w:r>
        <w:rPr>
          <w:sz w:val="21"/>
          <w:szCs w:val="21"/>
        </w:rPr>
        <w:t xml:space="preserve">15</w:t>
      </w:r>
      <w:del w:id="66" w:author="株式会社WineBank" w:date="2026-10-03T09:00:00Z">
        <w:r>
          <w:rPr>
            <w:sz w:val="21"/>
            <w:szCs w:val="21"/>
          </w:rPr>
          <w:delText xml:space="preserve">〕</w:delText>
        </w:r>
      </w:del>
      <w:r>
        <w:rPr>
          <w:sz w:val="21"/>
          <w:szCs w:val="21"/>
        </w:rPr>
        <w:t xml:space="preserve">℃、湿度</w:t>
      </w:r>
      <w:del w:id="67" w:author="株式会社WineBank" w:date="2026-10-03T09:00:00Z">
        <w:r>
          <w:rPr>
            <w:sz w:val="21"/>
            <w:szCs w:val="21"/>
          </w:rPr>
          <w:delText xml:space="preserve">〔</w:delText>
        </w:r>
      </w:del>
      <w:r>
        <w:rPr>
          <w:sz w:val="21"/>
          <w:szCs w:val="21"/>
        </w:rPr>
        <w:t xml:space="preserve">60</w:t>
      </w:r>
      <w:del w:id="68" w:author="株式会社WineBank" w:date="2026-10-03T09:00:00Z">
        <w:r>
          <w:rPr>
            <w:sz w:val="21"/>
            <w:szCs w:val="21"/>
          </w:rPr>
          <w:delText xml:space="preserve">〕</w:delText>
        </w:r>
      </w:del>
      <w:r>
        <w:rPr>
          <w:sz w:val="21"/>
          <w:szCs w:val="21"/>
        </w:rPr>
        <w:t xml:space="preserve">～</w:t>
      </w:r>
      <w:del w:id="69" w:author="株式会社WineBank" w:date="2026-10-03T09:00:00Z">
        <w:r>
          <w:rPr>
            <w:sz w:val="21"/>
            <w:szCs w:val="21"/>
          </w:rPr>
          <w:delText xml:space="preserve">〔</w:delText>
        </w:r>
      </w:del>
      <w:r>
        <w:rPr>
          <w:sz w:val="21"/>
          <w:szCs w:val="21"/>
        </w:rPr>
        <w:t xml:space="preserve">80</w:t>
      </w:r>
      <w:del w:id="70" w:author="株式会社WineBank" w:date="2026-10-03T09:00:00Z">
        <w:r>
          <w:rPr>
            <w:sz w:val="21"/>
            <w:szCs w:val="21"/>
          </w:rPr>
          <w:delText xml:space="preserve">〕</w:delText>
        </w:r>
      </w:del>
      <w:r>
        <w:rPr>
          <w:sz w:val="21"/>
          <w:szCs w:val="21"/>
        </w:rPr>
        <w:t xml:space="preserve">％、直射日光・振動・強臭の回避、横臥保管</w:t>
      </w:r>
    </w:p>
    <w:p>
      <w:pPr>
        <w:spacing w:after="80" w:line="300"/>
        <w:ind w:left="480" w:hanging="480"/>
      </w:pPr>
      <w:r>
        <w:rPr>
          <w:sz w:val="21"/>
          <w:szCs w:val="21"/>
        </w:rPr>
        <w:t xml:space="preserve">2　分別管理：甲所有在庫であることを識別するラベルの貼付および保管区画の指定</w:t>
      </w:r>
    </w:p>
    <w:p>
      <w:pPr>
        <w:spacing w:after="80" w:line="300"/>
        <w:ind w:left="480" w:hanging="480"/>
      </w:pPr>
      <w:r>
        <w:rPr>
          <w:sz w:val="21"/>
          <w:szCs w:val="21"/>
        </w:rPr>
        <w:t xml:space="preserve">3　販売報告：甲指定システムへの当日入力（翌営業日始業時までを限度）</w:t>
      </w:r>
    </w:p>
    <w:p>
      <w:pPr>
        <w:spacing w:after="80" w:line="300"/>
        <w:ind w:left="480" w:hanging="480"/>
      </w:pPr>
      <w:r>
        <w:rPr>
          <w:sz w:val="21"/>
          <w:szCs w:val="21"/>
        </w:rPr>
        <w:t xml:space="preserve">4　月次報告：毎月末日在庫数量を翌月</w:t>
      </w:r>
      <w:del w:id="71" w:author="株式会社WineBank" w:date="2026-10-03T09:00:00Z">
        <w:r>
          <w:rPr>
            <w:sz w:val="21"/>
            <w:szCs w:val="21"/>
          </w:rPr>
          <w:delText xml:space="preserve">〔</w:delText>
        </w:r>
      </w:del>
      <w:r>
        <w:rPr>
          <w:sz w:val="21"/>
          <w:szCs w:val="21"/>
        </w:rPr>
        <w:t xml:space="preserve">3</w:t>
      </w:r>
      <w:del w:id="72" w:author="株式会社WineBank" w:date="2026-10-03T09:00:00Z">
        <w:r>
          <w:rPr>
            <w:sz w:val="21"/>
            <w:szCs w:val="21"/>
          </w:rPr>
          <w:delText xml:space="preserve">〕</w:delText>
        </w:r>
      </w:del>
      <w:r>
        <w:rPr>
          <w:sz w:val="21"/>
          <w:szCs w:val="21"/>
        </w:rPr>
        <w:t xml:space="preserve">営業日以内に報告</w:t>
      </w:r>
    </w:p>
    <w:p>
      <w:pPr>
        <w:spacing w:after="80" w:line="300"/>
        <w:ind w:left="480" w:hanging="480"/>
      </w:pPr>
      <w:r>
        <w:rPr>
          <w:sz w:val="21"/>
          <w:szCs w:val="21"/>
        </w:rPr>
        <w:t xml:space="preserve">5　棚卸立会：月</w:t>
      </w:r>
      <w:del w:id="73" w:author="株式会社WineBank" w:date="2026-10-03T09:00:00Z">
        <w:r>
          <w:rPr>
            <w:sz w:val="21"/>
            <w:szCs w:val="21"/>
          </w:rPr>
          <w:delText xml:space="preserve">〔</w:delText>
        </w:r>
      </w:del>
      <w:r>
        <w:rPr>
          <w:sz w:val="21"/>
          <w:szCs w:val="21"/>
        </w:rPr>
        <w:t xml:space="preserve">1</w:t>
      </w:r>
      <w:del w:id="74" w:author="株式会社WineBank" w:date="2026-10-03T09:00:00Z">
        <w:r>
          <w:rPr>
            <w:sz w:val="21"/>
            <w:szCs w:val="21"/>
          </w:rPr>
          <w:delText xml:space="preserve">〕</w:delText>
        </w:r>
      </w:del>
      <w:r>
        <w:rPr>
          <w:sz w:val="21"/>
          <w:szCs w:val="21"/>
        </w:rPr>
        <w:t xml:space="preserve">回、〔　　　　　〕時間帯</w:t>
      </w:r>
    </w:p>
    <w:p>
      <w:pPr>
        <w:spacing w:after="80" w:line="300"/>
        <w:ind w:left="480" w:hanging="480"/>
      </w:pPr>
      <w:r>
        <w:rPr>
          <w:sz w:val="21"/>
          <w:szCs w:val="21"/>
        </w:rPr>
        <w:t xml:space="preserve">6　連絡窓口：甲〔担当者・連絡先〕／乙〔担当者・連絡先〕</w:t>
      </w:r>
    </w:p>
    <w:sectPr>
      <w:pgSz w:w="11906" w:h="16838" w:orient="portrait"/>
      <w:pgMar w:top="1400" w:right="1250" w:bottom="140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Yu Mincho" w:cs="Yu Mincho" w:eastAsia="Yu Mincho" w:hAnsi="Yu Mincho"/>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ワイン消化仕入取引基本契約書（修正履歴付き）</dc:title>
  <dc:creator>株式会社WineBank</dc:creator>
  <cp:lastModifiedBy>Un-named</cp:lastModifiedBy>
  <cp:revision>1</cp:revision>
  <dcterms:created xsi:type="dcterms:W3CDTF">2026-10-03T06:24:43.472Z</dcterms:created>
  <dcterms:modified xsi:type="dcterms:W3CDTF">2026-10-03T06:24:43.472Z</dcterms:modified>
</cp:coreProperties>
</file>

<file path=docProps/custom.xml><?xml version="1.0" encoding="utf-8"?>
<Properties xmlns="http://schemas.openxmlformats.org/officeDocument/2006/custom-properties" xmlns:vt="http://schemas.openxmlformats.org/officeDocument/2006/docPropsVTypes"/>
</file>