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C03C8A8"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 xml:space="preserve">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C6AA60C"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 xml:space="preserve">営業者：</w:t>
      </w:r>
      <w:r>
        <w:rPr>
          <w:rFonts w:ascii="ＭＳ 明朝" w:hAnsi="ＭＳ 明朝" w:hint="eastAsia"/>
          <w:b/>
          <w:sz w:val="24"/>
          <w:lang w:eastAsia="zh-TW"/>
        </w:rPr>
        <w:t xml:space="preserve">合同会社WineBank P5</w:t>
      </w:r>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 xml:space="preserve">本</w:t>
      </w:r>
      <w:r>
        <w:rPr>
          <w:rFonts w:ascii="ＭＳ 明朝" w:hAnsi="ＭＳ 明朝" w:hint="eastAsia"/>
          <w:b/>
          <w:sz w:val="28"/>
          <w:lang w:eastAsia="zh-TW"/>
        </w:rPr>
        <w:t xml:space="preserve">出資者：</w:t>
      </w:r>
      <w:r>
        <w:rPr>
          <w:rFonts w:ascii="ＭＳ 明朝" w:hAnsi="ＭＳ 明朝" w:hint="eastAsia"/>
          <w:b/>
          <w:sz w:val="28"/>
        </w:rPr>
        <w:t xml:space="preserve">●●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 xml:space="preserve">2026</w:t>
      </w:r>
      <w:r>
        <w:rPr>
          <w:rFonts w:ascii="ＭＳ 明朝" w:hAnsi="ＭＳ 明朝" w:hint="eastAsia"/>
          <w:b/>
          <w:sz w:val="28"/>
          <w:lang w:eastAsia="zh-TW"/>
        </w:rPr>
        <w:t xml:space="preserve">年</w:t>
      </w:r>
      <w:r>
        <w:rPr>
          <w:rFonts w:ascii="ＭＳ 明朝" w:hAnsi="ＭＳ 明朝" w:hint="eastAsia"/>
          <w:b/>
          <w:sz w:val="28"/>
        </w:rPr>
        <w:t xml:space="preserve">●</w:t>
      </w:r>
      <w:r>
        <w:rPr>
          <w:rFonts w:ascii="ＭＳ 明朝" w:hAnsi="ＭＳ 明朝" w:hint="eastAsia"/>
          <w:b/>
          <w:sz w:val="28"/>
          <w:lang w:eastAsia="zh-TW"/>
        </w:rPr>
        <w:t xml:space="preserve">月</w:t>
      </w:r>
      <w:r>
        <w:rPr>
          <w:rFonts w:ascii="ＭＳ 明朝" w:hAnsi="ＭＳ 明朝" w:hint="eastAsia"/>
          <w:b/>
          <w:sz w:val="28"/>
        </w:rPr>
        <w:t xml:space="preserve">●</w:t>
      </w:r>
      <w:r>
        <w:rPr>
          <w:rFonts w:ascii="ＭＳ 明朝" w:hAnsi="ＭＳ 明朝" w:hint="eastAsia"/>
          <w:b/>
          <w:sz w:val="28"/>
          <w:lang w:eastAsia="zh-TW"/>
        </w:rPr>
        <w:t xml:space="preserve">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t xml:space="preserve">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 xml:space="preserve">本匿名組合契約（以下「本契約」という。）は、20</w:t>
      </w:r>
      <w:r>
        <w:rPr>
          <w:rFonts w:ascii="ＭＳ 明朝" w:hAnsi="ＭＳ 明朝"/>
        </w:rPr>
        <w:t xml:space="preserve">2</w:t>
      </w:r>
      <w:r>
        <w:rPr>
          <w:rFonts w:ascii="ＭＳ 明朝" w:hAnsi="ＭＳ 明朝" w:hint="eastAsia"/>
        </w:rPr>
        <w:t xml:space="preserve">6年〇月〇日（以下「本契約締結日」という。）に、</w:t>
      </w:r>
      <w:bookmarkStart w:id="0" w:name="_Hlk107307321"/>
      <w:r>
        <w:rPr>
          <w:rFonts w:ascii="ＭＳ 明朝" w:hAnsi="ＭＳ 明朝" w:hint="eastAsia"/>
        </w:rPr>
        <w:t xml:space="preserve">合同会社W</w:t>
      </w:r>
      <w:r>
        <w:rPr>
          <w:rFonts w:ascii="ＭＳ 明朝" w:hAnsi="ＭＳ 明朝"/>
        </w:rPr>
        <w:t xml:space="preserve">ineBank P</w:t>
      </w:r>
      <w:bookmarkEnd w:id="0"/>
      <w:r>
        <w:rPr>
          <w:rFonts w:ascii="ＭＳ 明朝" w:hAnsi="ＭＳ 明朝" w:hint="eastAsia"/>
        </w:rPr>
        <w:t xml:space="preserve">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 xml:space="preserve">第1条（定　義）</w:t>
      </w:r>
    </w:p>
    <w:p w14:paraId="752DB3A0" w14:textId="77777777" w:rsidR="005578A8" w:rsidRDefault="005578A8" w:rsidP="005578A8">
      <w:pPr>
        <w:rPr>
          <w:rFonts w:ascii="ＭＳ 明朝" w:hAnsi="ＭＳ 明朝"/>
        </w:rPr>
      </w:pPr>
      <w:r>
        <w:rPr>
          <w:rFonts w:ascii="ＭＳ 明朝" w:hAnsi="ＭＳ 明朝" w:hint="eastAsia"/>
        </w:rPr>
        <w:t xml:space="preserve">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 xml:space="preserve">「営業者口座」とは、営業者名義の下記の銀行口座を意味する。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 xml:space="preserve">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 xml:space="preserve">口座種類：</w:t>
      </w:r>
      <w:r>
        <w:rPr>
          <w:rFonts w:hAnsi="ＭＳ 明朝" w:hint="eastAsia"/>
          <w:spacing w:val="0"/>
          <w:szCs w:val="21"/>
        </w:rPr>
        <w:t xml:space="preserve">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 xml:space="preserve">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 xml:space="preserve">口座名義：</w:t>
      </w:r>
      <w:r>
        <w:rPr>
          <w:rFonts w:hAnsi="ＭＳ 明朝" w:hint="eastAsia"/>
          <w:spacing w:val="0"/>
          <w:szCs w:val="21"/>
        </w:rPr>
        <w:t xml:space="preserve">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 xml:space="preserve">「営業者報酬」とは、第11条に基づき営業者が受け取る本事業遂行の役務に対する報酬を意味する。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 xml:space="preserve">「営業日」とは、銀行法（昭和56年法律第59号。その後の改正を含む。）に従い、日本において銀行の休日として定められた日以外の日を意味する。</w:t>
      </w:r>
    </w:p>
    <w:p w14:paraId="50F67662" w14:textId="2584A038" w:rsidR="00EC7DED" w:rsidRDefault="00EC7DED" w:rsidP="00EC7DED">
      <w:pPr>
        <w:numPr>
          <w:ilvl w:val="0"/>
          <w:numId w:val="3"/>
        </w:numPr>
        <w:rPr>
          <w:rFonts w:ascii="ＭＳ 明朝" w:hAnsi="ＭＳ 明朝"/>
        </w:rPr>
      </w:pPr>
      <w:r>
        <w:rPr>
          <w:rFonts w:ascii="ＭＳ 明朝" w:hAnsi="ＭＳ 明朝" w:hint="eastAsia"/>
        </w:rPr>
        <w:t xml:space="preserve">「管理委託契約」とは、営業者と受託者の間で2026年●月●日付で締結される管理委託契約書（その後の修正及び変更を含み、その写しを別紙1として本契約に添付する。）を意味する。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 xml:space="preserve">「口数」とは、出資金の残高を1</w:t>
      </w:r>
      <w:r>
        <w:rPr>
          <w:rFonts w:ascii="ＭＳ 明朝" w:hAnsi="ＭＳ 明朝"/>
        </w:rPr>
        <w:t xml:space="preserve">000</w:t>
      </w:r>
      <w:r>
        <w:rPr>
          <w:rFonts w:ascii="ＭＳ 明朝" w:hAnsi="ＭＳ 明朝" w:hint="eastAsia"/>
        </w:rPr>
        <w:t xml:space="preserve">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 xml:space="preserve">「計算期間」とは、</w:t>
      </w:r>
      <w:r>
        <w:rPr>
          <w:rFonts w:hAnsi="ＭＳ 明朝" w:hint="eastAsia"/>
          <w:szCs w:val="21"/>
        </w:rPr>
        <w:t xml:space="preserve">各計</w:t>
      </w:r>
      <w:r>
        <w:rPr>
          <w:rFonts w:hAnsi="ＭＳ 明朝" w:hint="eastAsia"/>
          <w:szCs w:val="21"/>
          <w:lang w:eastAsia="ja"/>
        </w:rPr>
        <w:t xml:space="preserve">算期日に関して、前回の計算期日の翌日（</w:t>
      </w:r>
      <w:r>
        <w:rPr>
          <w:rFonts w:hint="eastAsia"/>
          <w:shd w:val="clear" w:color="auto" w:fill="FFFFFF" w:themeFill="background1"/>
        </w:rPr>
        <w:t xml:space="preserve">当日を含む。</w:t>
      </w:r>
      <w:r>
        <w:rPr>
          <w:rFonts w:hAnsi="ＭＳ 明朝" w:hint="eastAsia"/>
          <w:szCs w:val="21"/>
          <w:shd w:val="clear" w:color="auto" w:fill="FFFFFF" w:themeFill="background1"/>
          <w:lang w:eastAsia="ja"/>
        </w:rPr>
        <w:t xml:space="preserve">但し、最初の計算期間においては当初出資実行日とし、当日を含む。）から当該計算期日（当日を含む</w:t>
      </w:r>
      <w:r>
        <w:rPr>
          <w:rFonts w:hAnsi="ＭＳ 明朝" w:hint="eastAsia"/>
          <w:szCs w:val="21"/>
          <w:lang w:eastAsia="ja"/>
        </w:rPr>
        <w:t xml:space="preserve">。）までの期間を意味する</w:t>
      </w:r>
      <w:r>
        <w:rPr>
          <w:rFonts w:ascii="ＭＳ 明朝" w:hAnsi="ＭＳ 明朝" w:hint="eastAsia"/>
        </w:rPr>
        <w:t xml:space="preserve">。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 xml:space="preserve">「計算期日」とは、初回</w:t>
      </w:r>
      <w:r>
        <w:rPr>
          <w:rFonts w:hAnsi="ＭＳ 明朝" w:hint="eastAsia"/>
          <w:szCs w:val="21"/>
          <w:shd w:val="clear" w:color="auto" w:fill="FFFFFF" w:themeFill="background1"/>
          <w:lang w:eastAsia="ja"/>
        </w:rPr>
        <w:t xml:space="preserve">を当初出資実行日</w:t>
      </w:r>
      <w:r>
        <w:rPr>
          <w:rFonts w:asciiTheme="minorEastAsia" w:eastAsiaTheme="minorEastAsia" w:hAnsiTheme="minorEastAsia" w:hint="eastAsia"/>
          <w:szCs w:val="21"/>
          <w:shd w:val="clear" w:color="auto" w:fill="FFFFFF" w:themeFill="background1"/>
        </w:rPr>
        <w:t xml:space="preserve">とし、以後契約終了日までの</w:t>
      </w:r>
      <w:r>
        <w:rPr>
          <w:rFonts w:asciiTheme="minorEastAsia" w:eastAsiaTheme="minorEastAsia" w:hAnsiTheme="minorEastAsia" w:hint="eastAsia"/>
          <w:szCs w:val="21"/>
        </w:rPr>
        <w:t xml:space="preserve">毎年</w:t>
      </w:r>
      <w:r>
        <w:rPr>
          <w:rFonts w:asciiTheme="minorEastAsia" w:eastAsiaTheme="minorEastAsia" w:hAnsiTheme="minorEastAsia"/>
          <w:szCs w:val="21"/>
        </w:rPr>
        <w:t xml:space="preserve">3</w:t>
      </w:r>
      <w:r>
        <w:rPr>
          <w:rFonts w:asciiTheme="minorEastAsia" w:eastAsiaTheme="minorEastAsia" w:hAnsiTheme="minorEastAsia" w:hint="eastAsia"/>
          <w:szCs w:val="21"/>
        </w:rPr>
        <w:t xml:space="preserve">月、</w:t>
      </w:r>
      <w:r>
        <w:rPr>
          <w:rFonts w:asciiTheme="minorEastAsia" w:eastAsiaTheme="minorEastAsia" w:hAnsiTheme="minorEastAsia"/>
          <w:szCs w:val="21"/>
        </w:rPr>
        <w:t xml:space="preserve">6</w:t>
      </w:r>
      <w:r>
        <w:rPr>
          <w:rFonts w:asciiTheme="minorEastAsia" w:eastAsiaTheme="minorEastAsia" w:hAnsiTheme="minorEastAsia" w:hint="eastAsia"/>
          <w:szCs w:val="21"/>
        </w:rPr>
        <w:t xml:space="preserve">月、</w:t>
      </w:r>
      <w:r>
        <w:rPr>
          <w:rFonts w:asciiTheme="minorEastAsia" w:eastAsiaTheme="minorEastAsia" w:hAnsiTheme="minorEastAsia"/>
          <w:szCs w:val="21"/>
        </w:rPr>
        <w:t xml:space="preserve">9</w:t>
      </w:r>
      <w:r>
        <w:rPr>
          <w:rFonts w:asciiTheme="minorEastAsia" w:eastAsiaTheme="minorEastAsia" w:hAnsiTheme="minorEastAsia" w:hint="eastAsia"/>
          <w:szCs w:val="21"/>
        </w:rPr>
        <w:t xml:space="preserve">月及び</w:t>
      </w:r>
      <w:r>
        <w:rPr>
          <w:rFonts w:asciiTheme="minorEastAsia" w:eastAsiaTheme="minorEastAsia" w:hAnsiTheme="minorEastAsia"/>
          <w:szCs w:val="21"/>
        </w:rPr>
        <w:t xml:space="preserve">12</w:t>
      </w:r>
      <w:r>
        <w:rPr>
          <w:rFonts w:asciiTheme="minorEastAsia" w:eastAsiaTheme="minorEastAsia" w:hAnsiTheme="minorEastAsia" w:hint="eastAsia"/>
          <w:szCs w:val="21"/>
        </w:rPr>
        <w:t xml:space="preserve">月の各</w:t>
      </w:r>
      <w:r>
        <w:rPr>
          <w:rFonts w:asciiTheme="minorEastAsia" w:eastAsiaTheme="minorEastAsia" w:hAnsiTheme="minorEastAsia" w:hint="eastAsia"/>
        </w:rPr>
        <w:t xml:space="preserve">末</w:t>
      </w:r>
      <w:r>
        <w:rPr>
          <w:rFonts w:asciiTheme="minorEastAsia" w:eastAsiaTheme="minorEastAsia" w:hAnsiTheme="minorEastAsia" w:hint="eastAsia"/>
          <w:szCs w:val="21"/>
        </w:rPr>
        <w:t xml:space="preserve">日（同日が営業日</w:t>
      </w:r>
      <w:r>
        <w:rPr>
          <w:rFonts w:hAnsi="ＭＳ 明朝" w:hint="eastAsia"/>
          <w:szCs w:val="21"/>
        </w:rPr>
        <w:t xml:space="preserve">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 xml:space="preserve">「契約終了日」とは、第15条、第16条又は第17条に従い本契約が終了する日を意味する。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 xml:space="preserve">「現金分配留保額」とは、本利益のうち本出資者に帰属する部分で、本出資者に対して金銭分配が行われていない額を意味する。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 xml:space="preserve">「受託者」とは、管理委託契約における業務の受託者としての</w:t>
      </w:r>
      <w:r>
        <w:rPr>
          <w:rFonts w:cs="ＭＳ 明朝" w:hint="eastAsia"/>
        </w:rPr>
        <w:t xml:space="preserve">株式会社</w:t>
      </w:r>
      <w:r>
        <w:rPr>
          <w:rFonts w:ascii="ＭＳ 明朝" w:hAnsi="ＭＳ 明朝" w:cs="ＭＳ 明朝" w:hint="eastAsia"/>
        </w:rPr>
        <w:t xml:space="preserve">W</w:t>
      </w:r>
      <w:r>
        <w:rPr>
          <w:rFonts w:ascii="ＭＳ 明朝" w:hAnsi="ＭＳ 明朝" w:cs="ＭＳ 明朝"/>
        </w:rPr>
        <w:t xml:space="preserve">ineBank</w:t>
      </w:r>
      <w:r>
        <w:rPr>
          <w:rFonts w:ascii="ＭＳ 明朝" w:hAnsi="ＭＳ 明朝" w:hint="eastAsia"/>
        </w:rPr>
        <w:t xml:space="preserve">を意味する。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 xml:space="preserve">「出資金」とは、第3条、第3条の2及び第4条に従って拠出された本出資者による出資金（金銭による出資のほか、第3条の2に定めるワインその他の酒類による現物出資を含み、現物出資については同条及び別紙2に定める評価額をもってその出資金の額とする。）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 xml:space="preserve">「出資持分」とは、本出資者が本契約に基づき営業者との間で有する法律関係の総体（地位）を意味する。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 xml:space="preserve">「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 xml:space="preserve">「追加出資金」とは、第4条に従って追加出資がなされる場合に、本出資者により拠出される出資金を意味する。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 xml:space="preserve">「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 xml:space="preserve">「当初出資金」とは、当初出資実行日に本出資者により拠出される第3条に規定する出資金を意味する。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 xml:space="preserve">「当初出資実行日」とは、2026年</w:t>
      </w:r>
      <w:del w:id="40004" w:author="株式会社WineBank" w:date="2026-10-19T12:00:00Z">
        <w:r>
          <w:rPr>
            <w:rFonts w:ascii="ＭＳ 明朝" w:hAnsi="ＭＳ 明朝" w:hint="eastAsia"/>
          </w:rPr>
          <w:delText xml:space="preserve">●月●●日</w:delText>
        </w:r>
      </w:del>
      <w:ins w:id="40005" w:author="株式会社WineBank" w:date="2026-10-19T12:00:00Z">
        <w:r>
          <w:rPr>
            <w:rFonts w:ascii="ＭＳ 明朝" w:hAnsi="ＭＳ 明朝" w:hint="eastAsia"/>
          </w:rPr>
          <w:t xml:space="preserve">12月1日</w:t>
        </w:r>
      </w:ins>
      <w:r>
        <w:rPr>
          <w:rFonts w:ascii="ＭＳ 明朝" w:hAnsi="ＭＳ 明朝" w:hint="eastAsia"/>
        </w:rPr>
        <w:t xml:space="preserve">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 xml:space="preserve">「匿名組合分配金」とは、第9条第6項に従って分配される本出資者に対する金銭を意味する。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 xml:space="preserve">「匿名組合分配対象期間」とは、毎年10月1日から9月3</w:t>
      </w:r>
      <w:r>
        <w:rPr>
          <w:rFonts w:ascii="ＭＳ 明朝" w:hAnsi="ＭＳ 明朝"/>
        </w:rPr>
        <w:t xml:space="preserve">0</w:t>
      </w:r>
      <w:r>
        <w:rPr>
          <w:rFonts w:ascii="ＭＳ 明朝" w:hAnsi="ＭＳ 明朝" w:hint="eastAsia"/>
        </w:rPr>
        <w:t xml:space="preserve">日までの本契約上の各期間を意味する。但し、最初の匿名組合分配対象期間は当初出資実行日から2027年9月3</w:t>
      </w:r>
      <w:r>
        <w:rPr>
          <w:rFonts w:ascii="ＭＳ 明朝" w:hAnsi="ＭＳ 明朝"/>
        </w:rPr>
        <w:t xml:space="preserve">0</w:t>
      </w:r>
      <w:r>
        <w:rPr>
          <w:rFonts w:ascii="ＭＳ 明朝" w:hAnsi="ＭＳ 明朝" w:hint="eastAsia"/>
        </w:rPr>
        <w:t xml:space="preserve">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 xml:space="preserve">「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 xml:space="preserve">「反社会的勢力等」とは、以下の①乃至⑫のいずれかに該当する者を意味する。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 xml:space="preserve">組織</w:t>
      </w:r>
      <w:r>
        <w:rPr>
          <w:rFonts w:ascii="ＭＳ 明朝" w:hAnsi="ＭＳ 明朝" w:hint="eastAsia"/>
        </w:rPr>
        <w:t xml:space="preserve">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 xml:space="preserve">貸金</w:t>
      </w:r>
      <w:r>
        <w:rPr>
          <w:rFonts w:hint="eastAsia"/>
        </w:rPr>
        <w:t xml:space="preserve">業法</w:t>
      </w:r>
      <w:r>
        <w:rPr>
          <w:rFonts w:ascii="ＭＳ 明朝" w:hAnsi="ＭＳ 明朝" w:hint="eastAsia"/>
        </w:rPr>
        <w:t xml:space="preserve">（昭和58年法律第32号。その後の改正を含む。）第24条第3項に定める取立て制限者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その他上記①乃至⑪に準ずる者</w:t>
      </w:r>
      <w:r>
        <w:rPr>
          <w:rFonts w:hint="eastAsia"/>
        </w:rPr>
        <w:t xml:space="preserve">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 xml:space="preserve">「本件匿名組合員」とは、本出資者を含み、営業者との間で本契約又は本契約と同様の内容の匿名組合契約を締結している者を個別に又は総称していう。なお、受託者は、本件匿名組合員として、第3条の2及び別紙2に定める評価方法に従い、ワインその他の酒類を現物出資するものとする。</w:t>
      </w:r>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 xml:space="preserve">「本財産」とは、本事業の遂行のために営業者が取得する全ての財産</w:t>
      </w:r>
      <w:r>
        <w:rPr>
          <w:rFonts w:ascii="Times New Roman" w:hint="eastAsia"/>
        </w:rPr>
        <w:t xml:space="preserve">（但し、営業者の資本金及び営業者報酬に係る預金債権及び現金を除く。）</w:t>
      </w:r>
      <w:r>
        <w:rPr>
          <w:rFonts w:ascii="ＭＳ 明朝" w:hAnsi="ＭＳ 明朝" w:hint="eastAsia"/>
        </w:rPr>
        <w:t xml:space="preserve">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t xml:space="preserve">「本事業」とは、ワインその他の酒類の取得、保有、管理若しくは売却に関する事業又はこれに付随し若しくは関連して行われる一切の事業を意味する。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 xml:space="preserve">「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 xml:space="preserve">「本損益」とは、本損失と本利益を総称したものを意味する。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 xml:space="preserve">「本利益」とは、日本における一般に公正妥当と認められる企業会計原則に従って決定される（但し、第9条第2項の適用を妨げない。）営業者による本事業の遂行により生じる純利益を意味する。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 xml:space="preserve">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 xml:space="preserve">2</w:t>
        <w:tab/>
      </w:r>
      <w:r>
        <w:rPr>
          <w:rFonts w:hint="eastAsia"/>
        </w:rPr>
        <w:t xml:space="preserve">本出資者は、その組合員たる地位に係る取得の申込みの勧誘が、金融商品取引法第</w:t>
      </w:r>
      <w:r>
        <w:t xml:space="preserve">2</w:t>
      </w:r>
      <w:r>
        <w:rPr>
          <w:rFonts w:hint="eastAsia"/>
        </w:rPr>
        <w:t xml:space="preserve">条第</w:t>
      </w:r>
      <w:r>
        <w:t xml:space="preserve">3</w:t>
      </w:r>
      <w:r>
        <w:rPr>
          <w:rFonts w:hint="eastAsia"/>
        </w:rPr>
        <w:t xml:space="preserve">項第</w:t>
      </w:r>
      <w:r>
        <w:t xml:space="preserve">3</w:t>
      </w:r>
      <w:r>
        <w:rPr>
          <w:rFonts w:hint="eastAsia"/>
        </w:rPr>
        <w:t xml:space="preserve">号に該当せず、金融商品取引法第</w:t>
      </w:r>
      <w:r>
        <w:t xml:space="preserve">23</w:t>
      </w:r>
      <w:r>
        <w:rPr>
          <w:rFonts w:hint="eastAsia"/>
        </w:rPr>
        <w:t xml:space="preserve">条の</w:t>
      </w:r>
      <w:r>
        <w:t xml:space="preserve">13</w:t>
      </w:r>
      <w:r>
        <w:rPr>
          <w:rFonts w:hint="eastAsia"/>
        </w:rPr>
        <w:t xml:space="preserve">第</w:t>
      </w:r>
      <w:r>
        <w:t xml:space="preserve">4</w:t>
      </w:r>
      <w:r>
        <w:rPr>
          <w:rFonts w:hint="eastAsia"/>
        </w:rPr>
        <w:t xml:space="preserve">項に定義される少人数向け勧誘に該当することにより、当該取得の申込みの勧誘に関し、金融商品取引法第</w:t>
      </w:r>
      <w:r>
        <w:t xml:space="preserve">4</w:t>
      </w:r>
      <w:r>
        <w:rPr>
          <w:rFonts w:hint="eastAsia"/>
        </w:rPr>
        <w:t xml:space="preserve">条第</w:t>
      </w:r>
      <w:r>
        <w:t xml:space="preserve">1</w:t>
      </w:r>
      <w:r>
        <w:rPr>
          <w:rFonts w:hint="eastAsia"/>
        </w:rPr>
        <w:t xml:space="preserve">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 xml:space="preserve">3</w:t>
      </w:r>
      <w:r>
        <w:rPr>
          <w:rFonts w:ascii="ＭＳ 明朝" w:hAnsi="ＭＳ 明朝" w:hint="eastAsia"/>
        </w:rPr>
        <w:tab/>
      </w:r>
      <w:r>
        <w:rPr>
          <w:rFonts w:hint="eastAsia"/>
        </w:rPr>
        <w:t xml:space="preserve">本出資者は、本契約が金融商品取引法第23条の13第5項に規定する書面に該当すること及び本契約に記名押印した上で本出資者がその正本1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 xml:space="preserve">4</w:t>
      </w:r>
      <w:r>
        <w:rPr>
          <w:rFonts w:ascii="ＭＳ 明朝" w:hAnsi="ＭＳ 明朝" w:hint="eastAsia"/>
        </w:rPr>
        <w:tab/>
        <w:t xml:space="preserve">営業者及び本出資者は、本契約の締結に先立つ出資持分の申込みの勧誘が、金融商品取引法</w:t>
      </w:r>
      <w:r>
        <w:rPr>
          <w:rFonts w:ascii="ＭＳ 明朝" w:hAnsi="ＭＳ 明朝"/>
        </w:rPr>
        <w:t xml:space="preserve">63条第1項第1号に係る同法第63条第2項所定の適格機関投資家等特例業務として行われ</w:t>
      </w:r>
      <w:r>
        <w:rPr>
          <w:rFonts w:ascii="ＭＳ 明朝" w:hAnsi="ＭＳ 明朝" w:hint="eastAsia"/>
        </w:rPr>
        <w:t xml:space="preserve">たものである</w:t>
      </w:r>
      <w:r>
        <w:rPr>
          <w:rFonts w:ascii="ＭＳ 明朝" w:hAnsi="ＭＳ 明朝"/>
        </w:rPr>
        <w:t xml:space="preserve">ことを確認する。</w:t>
      </w:r>
    </w:p>
    <w:p w14:paraId="2EA5AD86" w14:textId="615461A3" w:rsidR="00402A87" w:rsidRPr="002D3C34" w:rsidRDefault="008965D2" w:rsidP="00EC7DED">
      <w:pPr>
        <w:ind w:left="518" w:hanging="518"/>
        <w:rPr>
          <w:rFonts w:ascii="ＭＳ 明朝" w:hAnsi="ＭＳ 明朝"/>
        </w:rPr>
      </w:pPr>
      <w:r>
        <w:rPr>
          <w:rFonts w:ascii="ＭＳ 明朝" w:hAnsi="ＭＳ 明朝" w:hint="eastAsia"/>
        </w:rPr>
        <w:t xml:space="preserve">5    営業者及び本出資者は、本事業に係る最終的な投資判断は、受託者の助言を踏まえて、営業者自身により行われることを確認する。なお、受託者の助言は、ワインその他の酒類の銘柄選定、調達、保管及び販売に関する実務上の助言に限られ、有価証券又はデリバティブ取引に係る権利に関する助言を含まないものとする。</w:t>
      </w:r>
    </w:p>
    <w:p w14:paraId="0325369A" w14:textId="77777777" w:rsidR="00426997" w:rsidRDefault="00912D27">
      <w:pPr>
        <w:tabs>
          <w:tab w:val="left" w:pos="518"/>
        </w:tabs>
        <w:ind w:left="518" w:hanging="518"/>
        <w:rPr>
          <w:rFonts w:ascii="ＭＳ 明朝" w:hAnsi="ＭＳ 明朝"/>
        </w:rPr>
      </w:pPr>
      <w:r>
        <w:rPr>
          <w:rFonts w:ascii="ＭＳ 明朝" w:hAnsi="ＭＳ 明朝" w:hint="eastAsia"/>
        </w:rPr>
        <w:t xml:space="preserve">6</w:t>
        <w:tab/>
        <w:t xml:space="preserve">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 xml:space="preserve">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 xml:space="preserve">本出資者は、営業者に対し、当初出資財産として、合計金●</w:t>
      </w:r>
      <w:r>
        <w:rPr>
          <w:rFonts w:ascii="ＭＳ 明朝" w:hAnsi="ＭＳ 明朝"/>
        </w:rPr>
        <w:t xml:space="preserve">0,000,000</w:t>
      </w:r>
      <w:r>
        <w:rPr>
          <w:rFonts w:ascii="ＭＳ 明朝" w:hAnsi="ＭＳ 明朝" w:hint="eastAsia"/>
        </w:rPr>
        <w:t xml:space="preserve">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 xml:space="preserve">202●年●月●●日までに●</w:t>
      </w:r>
      <w:r>
        <w:rPr>
          <w:rFonts w:ascii="ＭＳ 明朝" w:hAnsi="ＭＳ 明朝"/>
        </w:rPr>
        <w:t xml:space="preserve">0,000,000</w:t>
      </w:r>
      <w:r>
        <w:rPr>
          <w:rFonts w:ascii="ＭＳ 明朝" w:hAnsi="ＭＳ 明朝" w:hint="eastAsia"/>
        </w:rPr>
        <w:t xml:space="preserve">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 xml:space="preserve">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 xml:space="preserve">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 xml:space="preserve">当初出資財産が</w:t>
      </w:r>
      <w:r>
        <w:rPr>
          <w:rFonts w:ascii="ＭＳ 明朝" w:hAnsi="ＭＳ 明朝"/>
        </w:rPr>
        <w:t xml:space="preserve">1</w:t>
      </w:r>
      <w:r>
        <w:rPr>
          <w:rFonts w:ascii="ＭＳ 明朝" w:hAnsi="ＭＳ 明朝" w:hint="eastAsia"/>
        </w:rPr>
        <w:t xml:space="preserve">口以上5口未満の場合：当初出資財産×</w:t>
      </w:r>
      <w:r>
        <w:rPr>
          <w:rFonts w:ascii="ＭＳ 明朝" w:hAnsi="ＭＳ 明朝"/>
        </w:rPr>
        <w:t xml:space="preserve">2.5%</w:t>
      </w:r>
    </w:p>
    <w:p w14:paraId="01B8D20B" w14:textId="77777777" w:rsidR="00426997" w:rsidRDefault="00426997">
      <w:pPr>
        <w:rPr>
          <w:rFonts w:ascii="ＭＳ 明朝" w:hAnsi="ＭＳ 明朝"/>
        </w:rPr>
      </w:pPr>
    </w:p>
    <w:p w14:paraId="2A5E97C9" w14:textId="77777777" w:rsidR="00426997" w:rsidRDefault="00912D27">
      <w:pPr>
        <w:keepNext/>
        <w:rPr>
          <w:rFonts w:ascii="ＭＳ 明朝" w:hAnsi="ＭＳ 明朝"/>
        </w:rPr>
      </w:pPr>
      <w:r>
        <w:rPr>
          <w:rFonts w:ascii="ＭＳ 明朝" w:hAnsi="ＭＳ 明朝" w:hint="eastAsia"/>
        </w:rPr>
        <w:t xml:space="preserve">第3条の2（現物出資）</w:t>
      </w:r>
    </w:p>
    <w:p w14:paraId="1A31CBF1"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本件匿名組合員は、営業者の承諾を得て、金銭に代えて又は金銭とともに、ワインその他の酒類（以下「現物出資財産」という。）を出資の目的とすることができる。</w:t>
      </w:r>
    </w:p>
    <w:p w14:paraId="03698DA2"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現物出資財産の評価額は、別紙2に定める評価方法により算定するものとし、当該評価額をもって当該本件匿名組合員の出資金の額及び営業者における取得価額とする。</w:t>
      </w:r>
    </w:p>
    <w:p w14:paraId="036B325B"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w:t>
      </w:r>
      <w:del w:id="1" w:author="株式会社WineBank" w:date="2026-10-18T00:00:00Z">
        <w:r>
          <w:rPr>
            <w:rFonts w:ascii="ＭＳ 明朝" w:hAnsi="ＭＳ 明朝" w:hint="eastAsia"/>
          </w:rPr>
          <w:delText>を営業者に開示する。</w:delText>
        </w:r>
      </w:del>
      <w:ins w:id="2" w:author="株式会社WineBank" w:date="2026-10-18T00:00:00Z">
        <w:r>
          <w:rPr>
            <w:rFonts w:ascii="ＭＳ 明朝" w:hAnsi="ＭＳ 明朝" w:hint="eastAsia"/>
          </w:rPr>
          <w:t xml:space="preserve">を、営業者及び第12条第5項に定めるAUPを実施する公認会計士又は監査法人に開示する。</w:t>
        </w:r>
      </w:ins>
    </w:p>
    <w:p w14:paraId="427790DE" w14:textId="77777777"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現物出資財産の売却価額がその評価額を下回ったことにより生じる損失の取扱いは、第9条第5項及び別紙2第4条に定めるところによる。</w:t>
      </w:r>
    </w:p>
    <w:p w14:paraId="7FFD7D3F" w14:textId="77777777" w:rsidR="00426997" w:rsidRDefault="00912D27">
      <w:pPr>
        <w:tabs>
          <w:tab w:val="left" w:pos="518"/>
        </w:tabs>
        <w:ind w:left="518" w:hanging="518"/>
        <w:rPr>
          <w:rFonts w:ascii="ＭＳ 明朝" w:hAnsi="ＭＳ 明朝"/>
        </w:rPr>
      </w:pPr>
      <w:r>
        <w:rPr>
          <w:rFonts w:ascii="ＭＳ 明朝" w:hAnsi="ＭＳ 明朝" w:hint="eastAsia"/>
        </w:rPr>
        <w:t xml:space="preserve">5</w:t>
        <w:tab/>
        <w:t xml:space="preserve">現物出資に係る消費税及び地方消費税の負担並びに精算は、別紙2第5条に定めるところによる。</w:t>
      </w:r>
    </w:p>
    <w:p w14:paraId="3ABAC99B" w14:textId="77777777" w:rsidR="00426997" w:rsidRDefault="00912D27">
      <w:pPr>
        <w:tabs>
          <w:tab w:val="left" w:pos="518"/>
        </w:tabs>
        <w:ind w:left="518" w:hanging="518"/>
        <w:rPr>
          <w:rFonts w:ascii="ＭＳ 明朝" w:hAnsi="ＭＳ 明朝"/>
        </w:rPr>
      </w:pPr>
      <w:r>
        <w:rPr>
          <w:rFonts w:ascii="ＭＳ 明朝" w:hAnsi="ＭＳ 明朝" w:hint="eastAsia"/>
        </w:rPr>
        <w:t xml:space="preserve">6</w:t>
        <w:tab/>
        <w:t xml:space="preserve">営業者は、現物出資財産の明細（銘柄、ヴィンテージ、本数、評価額及びその算定根拠を含む。）を、現物出資の実行日から30日以内に本件匿名組合員に報告する。</w:t>
      </w:r>
    </w:p>
    <w:p w14:paraId="09A1E36D" w14:textId="77777777" w:rsidR="00721897" w:rsidRDefault="007571E7">
      <w:pPr>
        <w:tabs>
          <w:tab w:val="left" w:pos="518"/>
        </w:tabs>
        <w:ind w:left="518" w:hanging="518"/>
        <w:rPr>
          <w:ins w:id="3" w:author="株式会社WineBank" w:date="2026-10-18T00:00:00Z"/>
        </w:rPr>
      </w:pPr>
      <w:commentRangeStart w:id="4"/>
      <w:ins w:id="5" w:author="株式会社WineBank" w:date="2026-10-18T00:00:00Z">
        <w:r>
          <w:rPr>
            <w:rFonts w:ascii="ＭＳ 明朝" w:hAnsi="ＭＳ 明朝" w:hint="eastAsia"/>
          </w:rPr>
          <w:t xml:space="preserve">7</w:t>
          <w:tab/>
          <w:t xml:space="preserve">営業者は、現物出資の実行日の10営業日前までに、現物出資財産の明細（銘柄、ヴィンテージ、本数、評価額及びその算定根拠を含む。）を全ての本件匿名組合員に提示する。受託者及びその関係者を除く本件匿名組合員の出資割合の過半から、実行日の前営業日までに書面による異議が述べられないことを、当該現物出資の実行の条件とする。</w:t>
        </w:r>
      </w:ins>
      <w:commentRangeEnd w:id="4"/>
      <w:r>
        <w:rPr>
          <w:rStyle w:val="af4"/>
          <w:sz w:val="21"/>
          <w:szCs w:val="24"/>
        </w:rPr>
        <w:commentReference w:id="4"/>
      </w:r>
    </w:p>
    <w:p w14:paraId="33820326" w14:textId="77777777" w:rsidR="00721897" w:rsidRDefault="007571E7">
      <w:pPr>
        <w:tabs>
          <w:tab w:val="left" w:pos="518"/>
        </w:tabs>
        <w:ind w:left="518" w:hanging="518"/>
        <w:rPr>
          <w:ins w:id="6" w:author="株式会社WineBank" w:date="2026-10-18T00:00:00Z"/>
        </w:rPr>
      </w:pPr>
      <w:ins w:id="7" w:author="株式会社WineBank" w:date="2026-10-18T00:00:00Z">
        <w:r>
          <w:rPr>
            <w:rFonts w:ascii="ＭＳ 明朝" w:hAnsi="ＭＳ 明朝" w:hint="eastAsia"/>
          </w:rPr>
          <w:t xml:space="preserve">8</w:t>
          <w:tab/>
          <w:t xml:space="preserve">現物出資をする本件匿名組合員は、営業者に対し、現物出資の実行日において、現物出資財産について次の各号に掲げる事項が真実かつ正確であることを表明し、保証する。</w:t>
        </w:r>
      </w:ins>
    </w:p>
    <w:p w14:paraId="1DBF8B91" w14:textId="77777777" w:rsidR="00721897" w:rsidRDefault="007571E7">
      <w:pPr>
        <w:tabs>
          <w:tab w:val="left" w:pos="1260"/>
        </w:tabs>
        <w:ind w:left="1260" w:hanging="742"/>
        <w:rPr>
          <w:ins w:id="8" w:author="株式会社WineBank" w:date="2026-10-18T00:00:00Z"/>
        </w:rPr>
      </w:pPr>
      <w:commentRangeStart w:id="9"/>
      <w:ins w:id="10" w:author="株式会社WineBank" w:date="2026-10-18T00:00:00Z">
        <w:r>
          <w:rPr>
            <w:rFonts w:ascii="ＭＳ 明朝" w:hAnsi="ＭＳ 明朝" w:hint="eastAsia"/>
          </w:rPr>
          <w:t xml:space="preserve">（1）</w:t>
          <w:tab/>
          <w:t xml:space="preserve">真正品であること。</w:t>
        </w:r>
      </w:ins>
      <w:commentRangeEnd w:id="9"/>
      <w:r>
        <w:rPr>
          <w:rStyle w:val="af4"/>
          <w:sz w:val="21"/>
          <w:szCs w:val="24"/>
        </w:rPr>
        <w:commentReference w:id="9"/>
      </w:r>
    </w:p>
    <w:p w14:paraId="11C2AB1A" w14:textId="77777777" w:rsidR="00721897" w:rsidRDefault="007571E7">
      <w:pPr>
        <w:tabs>
          <w:tab w:val="left" w:pos="1260"/>
        </w:tabs>
        <w:ind w:left="1260" w:hanging="742"/>
        <w:rPr>
          <w:ins w:id="11" w:author="株式会社WineBank" w:date="2026-10-18T00:00:00Z"/>
        </w:rPr>
      </w:pPr>
      <w:commentRangeStart w:id="112"/>
      <w:ins w:id="12" w:author="株式会社WineBank" w:date="2026-10-18T00:00:00Z">
        <w:r>
          <w:rPr>
            <w:rFonts w:ascii="ＭＳ 明朝" w:hAnsi="ＭＳ 明朝" w:hint="eastAsia"/>
          </w:rPr>
          <w:t xml:space="preserve">（2）</w:t>
          <w:tab/>
          <w:t xml:space="preserve">当該本件匿名組合員が完全な所有権を有し、</w:t>
        </w:r>
        <w:commentRangeStart w:id="13"/>
        <w:r>
          <w:rPr>
            <w:rFonts w:ascii="ＭＳ 明朝" w:hAnsi="ＭＳ 明朝" w:hint="eastAsia"/>
          </w:rPr>
          <w:t xml:space="preserve">担保権、</w:t>
        </w:r>
      </w:ins>
      <w:commentRangeEnd w:id="13"/>
      <w:r>
        <w:rPr>
          <w:rStyle w:val="af4"/>
          <w:rFonts w:ascii="ＭＳ 明朝" w:hAnsi="ＭＳ 明朝" w:hint="eastAsia"/>
          <w:sz w:val="21"/>
          <w:szCs w:val="24"/>
        </w:rPr>
        <w:commentReference w:id="13"/>
      </w:r>
      <w:ins w:id="14" w:author="株式会社WineBank" w:date="2026-10-18T00:00:00Z">
        <w:r>
          <w:rPr>
            <w:rFonts w:ascii="ＭＳ 明朝" w:hAnsi="ＭＳ 明朝" w:hint="eastAsia"/>
          </w:rPr>
          <w:t xml:space="preserve">買戻特約、譲渡制限その他一切の負担が存しないこと。</w:t>
        </w:r>
      </w:ins>
      <w:commentRangeEnd w:id="112"/>
      <w:r>
        <w:rPr>
          <w:rStyle w:val="CommentReference"/>
        </w:rPr>
        <w:commentReference w:id="112"/>
      </w:r>
    </w:p>
    <w:p w14:paraId="742AD25E" w14:textId="1DCDFDEC" w:rsidR="00721897" w:rsidRDefault="007571E7">
      <w:pPr>
        <w:tabs>
          <w:tab w:val="left" w:pos="1260"/>
        </w:tabs>
        <w:ind w:left="1260" w:hanging="742"/>
        <w:rPr>
          <w:ins w:id="15" w:author="株式会社WineBank" w:date="2026-10-18T00:00:00Z"/>
        </w:rPr>
      </w:pPr>
      <w:ins w:id="16" w:author="株式会社WineBank" w:date="2026-10-18T00:00:00Z">
        <w:r>
          <w:rPr>
            <w:rFonts w:ascii="ＭＳ 明朝" w:hAnsi="ＭＳ 明朝" w:hint="eastAsia"/>
          </w:rPr>
          <w:t xml:space="preserve">（3）</w:t>
          <w:tab/>
          <w:t xml:space="preserve">定温環境において適切に保管されてきたこと</w:t>
        </w:r>
      </w:ins>
      <w:ins w:id="17" w:author="薫 戸髙" w:date="2026-10-19T15:01:00Z" w16du:dateUtc="2026-10-19T06:01:00Z">
        <w:r>
          <w:rPr>
            <w:rFonts w:ascii="ＭＳ 明朝" w:hAnsi="ＭＳ 明朝" w:hint="eastAsia"/>
          </w:rPr>
          <w:t xml:space="preserve">。</w:t>
        </w:r>
      </w:ins>
      <w:ins w:id="18" w:author="株式会社WineBank" w:date="2026-10-18T00:00:00Z">
        <w:del w:id="19" w:author="薫 戸髙" w:date="2026-10-19T15:01:00Z" w16du:dateUtc="2026-10-19T06:01:00Z">
          <w:r>
            <w:rPr>
              <w:rFonts w:ascii="ＭＳ 明朝" w:hAnsi="ＭＳ 明朝" w:hint="eastAsia"/>
            </w:rPr>
            <w:delText>、及びその保管記録が存すること。</w:delText>
          </w:r>
        </w:del>
      </w:ins>
    </w:p>
    <w:p w14:paraId="29D55CC2" w14:textId="77777777" w:rsidR="00721897" w:rsidRDefault="007571E7">
      <w:pPr>
        <w:tabs>
          <w:tab w:val="left" w:pos="1260"/>
        </w:tabs>
        <w:ind w:left="1260" w:hanging="742"/>
        <w:rPr>
          <w:ins w:id="20" w:author="株式会社WineBank" w:date="2026-10-18T00:00:00Z"/>
        </w:rPr>
      </w:pPr>
      <w:ins w:id="21" w:author="株式会社WineBank" w:date="2026-10-18T00:00:00Z">
        <w:r>
          <w:rPr>
            <w:rFonts w:ascii="ＭＳ 明朝" w:hAnsi="ＭＳ 明朝" w:hint="eastAsia"/>
          </w:rPr>
          <w:t xml:space="preserve">（4）</w:t>
          <w:tab/>
          <w:t xml:space="preserve">適法に輸入され、酒税その他の公租公課が納付済みであること。</w:t>
        </w:r>
      </w:ins>
    </w:p>
    <w:p w14:paraId="795434A6" w14:textId="77777777" w:rsidR="00721897" w:rsidRDefault="007571E7">
      <w:pPr>
        <w:tabs>
          <w:tab w:val="left" w:pos="1260"/>
        </w:tabs>
        <w:ind w:left="1260" w:hanging="742"/>
        <w:rPr>
          <w:ins w:id="22" w:author="株式会社WineBank" w:date="2026-10-18T00:00:00Z"/>
        </w:rPr>
      </w:pPr>
      <w:ins w:id="23" w:author="株式会社WineBank" w:date="2026-10-18T00:00:00Z">
        <w:r>
          <w:rPr>
            <w:rFonts w:ascii="ＭＳ 明朝" w:hAnsi="ＭＳ 明朝" w:hint="eastAsia"/>
          </w:rPr>
          <w:t xml:space="preserve">（5）</w:t>
          <w:tab/>
          <w:t xml:space="preserve">第三者との間で、所有権その他の権利に関する紛争が存しないこと。</w:t>
        </w:r>
      </w:ins>
    </w:p>
    <w:p w14:paraId="2E74AAA8" w14:textId="77777777" w:rsidR="00721897" w:rsidRDefault="007571E7">
      <w:pPr>
        <w:tabs>
          <w:tab w:val="left" w:pos="518"/>
        </w:tabs>
        <w:ind w:left="518" w:hanging="518"/>
        <w:rPr>
          <w:ins w:id="24" w:author="株式会社WineBank" w:date="2026-10-18T00:00:00Z"/>
        </w:rPr>
      </w:pPr>
      <w:ins w:id="25" w:author="株式会社WineBank" w:date="2026-10-18T00:00:00Z">
        <w:r>
          <w:rPr>
            <w:rFonts w:ascii="ＭＳ 明朝" w:hAnsi="ＭＳ 明朝" w:hint="eastAsia"/>
          </w:rPr>
          <w:t xml:space="preserve">9</w:t>
          <w:tab/>
          <w:t xml:space="preserve">前項の表明及び保証に誤りがあった場合、当該本件匿名組合員は、これにより営業者に生じた損害を金銭により補償する。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 xml:space="preserve">第4条（追加出資）</w:t>
      </w:r>
    </w:p>
    <w:p w14:paraId="1042E34B" w14:textId="30A571B6" w:rsidR="00BA585C" w:rsidRDefault="005578A8" w:rsidP="00AA4059">
      <w:pPr>
        <w:rPr>
          <w:rFonts w:ascii="ＭＳ 明朝" w:hAnsi="ＭＳ 明朝"/>
        </w:rPr>
      </w:pPr>
      <w:r>
        <w:rPr>
          <w:rFonts w:ascii="ＭＳ 明朝" w:hAnsi="ＭＳ 明朝" w:hint="eastAsia"/>
        </w:rPr>
        <w:t xml:space="preserve">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 xml:space="preserve">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 xml:space="preserve">2</w:t>
        <w:tab/>
        <w:t xml:space="preserve">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4</w:t>
        <w:tab/>
        <w:t xml:space="preserve">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 xml:space="preserve">5</w:t>
        <w:tab/>
        <w:t xml:space="preserve">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6</w:t>
        <w:tab/>
        <w:t xml:space="preserve">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 xml:space="preserve">7</w:t>
        <w:tab/>
        <w:t xml:space="preserve">営業者は、金融商品取引法その他適用ある又は関連する法令を遵守し、また、かかる法令に抵触しないように、本事業を遂行する義務を負う。</w:t>
      </w:r>
    </w:p>
    <w:p w14:paraId="4CC3CDAA" w14:textId="77777777" w:rsidR="00721897" w:rsidRDefault="007571E7">
      <w:pPr>
        <w:tabs>
          <w:tab w:val="left" w:pos="518"/>
        </w:tabs>
        <w:ind w:left="518" w:hanging="518"/>
        <w:rPr>
          <w:ins w:id="26" w:author="株式会社WineBank" w:date="2026-10-18T00:00:00Z"/>
        </w:rPr>
      </w:pPr>
      <w:ins w:id="27" w:author="株式会社WineBank" w:date="2026-10-18T00:00:00Z">
        <w:r>
          <w:rPr>
            <w:rFonts w:ascii="ＭＳ 明朝" w:hAnsi="ＭＳ 明朝" w:hint="eastAsia"/>
          </w:rPr>
          <w:t xml:space="preserve">8</w:t>
          <w:tab/>
          <w:t xml:space="preserve">営業者は、本財産に質権、譲渡担保権その他一切の担保権を設定してはならない。</w:t>
        </w:r>
      </w:ins>
    </w:p>
    <w:p w14:paraId="2AD5128E" w14:textId="77777777" w:rsidR="00426997" w:rsidRDefault="00426997">
      <w:pPr>
        <w:rPr>
          <w:rFonts w:ascii="ＭＳ 明朝" w:hAnsi="ＭＳ 明朝"/>
        </w:rPr>
      </w:pPr>
    </w:p>
    <w:p w14:paraId="4B35A3DB" w14:textId="77777777" w:rsidR="00426997" w:rsidRDefault="00912D27">
      <w:pPr>
        <w:keepNext/>
        <w:rPr>
          <w:rFonts w:ascii="ＭＳ 明朝" w:hAnsi="ＭＳ 明朝"/>
        </w:rPr>
      </w:pPr>
      <w:r>
        <w:rPr>
          <w:rFonts w:ascii="ＭＳ 明朝" w:hAnsi="ＭＳ 明朝" w:hint="eastAsia"/>
        </w:rPr>
        <w:t xml:space="preserve">第5条の2（受託者等からの取得価格の公正性）</w:t>
      </w:r>
    </w:p>
    <w:p w14:paraId="0812D781"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p>
    <w:p w14:paraId="55E21840"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営業者は、前項の取得について、取得日、銘柄、ヴィンテージ、本数、時価、取得価格及び時価の算定根拠を記録し、第12条第4項に定める</w:t>
      </w:r>
      <w:del w:id="28" w:author="株式会社WineBank" w:date="2026-10-18T00:00:00Z">
        <w:r>
          <w:rPr>
            <w:rFonts w:ascii="ＭＳ 明朝" w:hAnsi="ＭＳ 明朝" w:hint="eastAsia"/>
          </w:rPr>
          <w:delText>四半期報告</w:delText>
        </w:r>
      </w:del>
      <w:ins w:id="29" w:author="株式会社WineBank" w:date="2026-10-18T00:00:00Z">
        <w:r>
          <w:rPr>
            <w:rFonts w:ascii="ＭＳ 明朝" w:hAnsi="ＭＳ 明朝" w:hint="eastAsia"/>
          </w:rPr>
          <w:t xml:space="preserve">報告</w:t>
        </w:r>
      </w:ins>
      <w:r>
        <w:rPr>
          <w:rFonts w:ascii="ＭＳ 明朝" w:hAnsi="ＭＳ 明朝" w:hint="eastAsia"/>
        </w:rPr>
        <w:t xml:space="preserve">において本出資者に開示する。</w:t>
      </w:r>
    </w:p>
    <w:p w14:paraId="5DC9256B"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営業者は、年1回、前項の時価と、受託者及びその関係者以外の第三者の卸売価格その他客観的な市場価格とを比較した資料を作成し、本出資者に提出する。</w:t>
      </w:r>
    </w:p>
    <w:p w14:paraId="08AD4F5E" w14:textId="77777777"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別紙2に定める控除率その他の評価方法の変更は、受託者及びその関係者を除く本件匿名組合員の出資割合の過半の書面による同意がなければ行うことができない。</w:t>
      </w:r>
    </w:p>
    <w:p w14:paraId="7BCA8649" w14:textId="77777777" w:rsidR="00426997" w:rsidRDefault="00426997">
      <w:pPr>
        <w:rPr>
          <w:rFonts w:ascii="ＭＳ 明朝" w:hAnsi="ＭＳ 明朝"/>
        </w:rPr>
      </w:pPr>
    </w:p>
    <w:p w14:paraId="238EA71E" w14:textId="77777777" w:rsidR="00426997" w:rsidRDefault="00912D27">
      <w:pPr>
        <w:keepNext/>
        <w:rPr>
          <w:rFonts w:ascii="ＭＳ 明朝" w:hAnsi="ＭＳ 明朝"/>
        </w:rPr>
      </w:pPr>
      <w:r>
        <w:rPr>
          <w:rFonts w:ascii="ＭＳ 明朝" w:hAnsi="ＭＳ 明朝" w:hint="eastAsia"/>
        </w:rPr>
        <w:t xml:space="preserve">第5条の3（在庫配分）</w:t>
      </w:r>
    </w:p>
    <w:p w14:paraId="32ADE278"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p>
    <w:p w14:paraId="53D5F4C0"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営業者は、管理委託契約において受託者に別紙3の遵守を義務付けるものとし、その遵守状況を第12条第4項及び第5項に定める報告の対象に含めるものとする。</w:t>
      </w:r>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 xml:space="preserve">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 xml:space="preserve">1</w:t>
        <w:tab/>
        <w:t xml:space="preserve">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 xml:space="preserve">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 xml:space="preserve">2</w:t>
        <w:tab/>
        <w:t xml:space="preserve">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 xml:space="preserve">3</w:t>
        <w:tab/>
        <w:t xml:space="preserve">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 xml:space="preserve">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 xml:space="preserve">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 xml:space="preserve">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 xml:space="preserve">1</w:t>
        <w:tab/>
        <w:t xml:space="preserve">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 xml:space="preserve">2</w:t>
        <w:tab/>
        <w:t xml:space="preserve">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 xml:space="preserve">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①</w:t>
        <w:tab/>
        <w:t xml:space="preserve">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 xml:space="preserve">a）</w:t>
        <w:tab/>
        <w:t xml:space="preserve">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 xml:space="preserve">b</w:t>
      </w:r>
      <w:r>
        <w:rPr>
          <w:rFonts w:ascii="ＭＳ 明朝" w:hAnsi="ＭＳ 明朝" w:hint="eastAsia"/>
        </w:rPr>
        <w:t xml:space="preserve">）</w:t>
        <w:tab/>
        <w:t xml:space="preserve">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②</w:t>
        <w:tab/>
        <w:t xml:space="preserve">支払う金員</w:t>
      </w:r>
    </w:p>
    <w:p w14:paraId="5A73C7D2" w14:textId="00A7F64C"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 xml:space="preserve">営業者の支払のうち、本契約で定められるもの及び本契約又は本事業に関して支払が必要となる</w:t>
      </w:r>
      <w:del w:id="30" w:author="株式会社WineBank" w:date="2026-10-18T00:00:00Z">
        <w:r>
          <w:rPr>
            <w:rFonts w:ascii="ＭＳ 明朝" w:hAnsi="ＭＳ 明朝" w:hint="eastAsia"/>
          </w:rPr>
          <w:delText>費用等の支払</w:delText>
        </w:r>
      </w:del>
      <w:ins w:id="31" w:author="株式会社WineBank" w:date="2026-10-18T00:00:00Z">
        <w:r>
          <w:rPr>
            <w:rFonts w:ascii="ＭＳ 明朝" w:hAnsi="ＭＳ 明朝" w:hint="eastAsia"/>
          </w:rPr>
          <w:t xml:space="preserve">費用等（第11条第3項に定めるものに限る。）の支払</w:t>
        </w:r>
      </w:ins>
      <w:r>
        <w:rPr>
          <w:rFonts w:ascii="ＭＳ 明朝" w:hAnsi="ＭＳ 明朝" w:hint="eastAsia"/>
        </w:rPr>
        <w:t xml:space="preserve">。なお、疑義を避けるために付言すれば、管理委託契約第</w:t>
      </w:r>
      <w:r>
        <w:rPr>
          <w:rFonts w:ascii="ＭＳ 明朝" w:hAnsi="ＭＳ 明朝"/>
        </w:rPr>
        <w:t xml:space="preserve">4条第1項に定める報酬</w:t>
      </w:r>
      <w:r>
        <w:rPr>
          <w:rFonts w:ascii="ＭＳ 明朝" w:hAnsi="ＭＳ 明朝" w:hint="eastAsia"/>
        </w:rPr>
        <w:t xml:space="preserve">は、第11条第2項に定める管理報酬として本事業がこれを負担する。</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 xml:space="preserve">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 xml:space="preserve">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 xml:space="preserve">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 xml:space="preserve">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p>
    <w:p w14:paraId="2E67A359" w14:textId="39879874" w:rsidR="005578A8" w:rsidRPr="00EB2502" w:rsidRDefault="005578A8" w:rsidP="00924B21">
      <w:pPr>
        <w:numPr>
          <w:ilvl w:val="0"/>
          <w:numId w:val="1"/>
        </w:numPr>
        <w:rPr>
          <w:rFonts w:ascii="ＭＳ 明朝" w:hAnsi="ＭＳ 明朝"/>
        </w:rPr>
      </w:pPr>
      <w:commentRangeStart w:id="116"/>
      <w:r>
        <w:rPr>
          <w:rFonts w:ascii="ＭＳ 明朝" w:hAnsi="ＭＳ 明朝" w:hint="eastAsia"/>
        </w:rPr>
        <w:t xml:space="preserve">営業者は、各匿名組合分配対象期間に係る匿名組合分配日において、</w:t>
      </w:r>
      <w:r>
        <w:rPr>
          <w:rFonts w:hint="eastAsia"/>
        </w:rPr>
        <w:t xml:space="preserve">営業者口座の残高から営業者が合理的に必要と判断して留保する額</w:t>
      </w:r>
      <w:ins w:id="40006" w:author="株式会社WineBank" w:date="2026-10-19T12:00:00Z">
        <w:r>
          <w:rPr>
            <w:rFonts w:hint="eastAsia"/>
          </w:rPr>
          <w:t xml:space="preserve">（売却した本財産たるワインその他の酒類の取得価額に相当する額を含む。当該額は、第16条第8項に定める売却の開始前は本財産たるワインその他の酒類の再取得に充て、出資の価額の返還には充てない。）</w:t>
        </w:r>
      </w:ins>
      <w:r>
        <w:rPr>
          <w:rFonts w:hint="eastAsia"/>
        </w:rPr>
        <w:t xml:space="preserve">を控除した残額に、本出資者の当該</w:t>
      </w:r>
      <w:r>
        <w:rPr>
          <w:rFonts w:ascii="ＭＳ 明朝" w:hAnsi="ＭＳ 明朝" w:hint="eastAsia"/>
        </w:rPr>
        <w:t xml:space="preserve">匿名組合分配対象期間</w:t>
      </w:r>
      <w:r>
        <w:rPr>
          <w:rFonts w:hint="eastAsia"/>
        </w:rPr>
        <w:t xml:space="preserve">に係る</w:t>
      </w:r>
      <w:r>
        <w:rPr>
          <w:rFonts w:ascii="ＭＳ 明朝" w:hAnsi="ＭＳ 明朝" w:hint="eastAsia"/>
        </w:rPr>
        <w:t xml:space="preserve">出資割合を乗じた金額</w:t>
      </w:r>
      <w:r>
        <w:rPr>
          <w:rFonts w:hint="eastAsia"/>
        </w:rPr>
        <w:t xml:space="preserve">を</w:t>
      </w:r>
      <w:r>
        <w:rPr>
          <w:rFonts w:ascii="ＭＳ 明朝" w:hAnsi="ＭＳ 明朝" w:hint="eastAsia"/>
        </w:rPr>
        <w:t xml:space="preserve">、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commentRangeEnd w:id="116"/>
      <w:r>
        <w:rPr>
          <w:rStyle w:val="CommentReference"/>
        </w:rPr>
        <w:commentReference w:id="116"/>
      </w:r>
    </w:p>
    <w:p w14:paraId="58F254E3" w14:textId="14C90004" w:rsidR="005578A8" w:rsidRPr="00AA532E" w:rsidRDefault="005578A8" w:rsidP="005578A8">
      <w:pPr>
        <w:keepNext/>
        <w:rPr>
          <w:rFonts w:ascii="ＭＳ 明朝" w:hAnsi="ＭＳ 明朝"/>
        </w:rPr>
      </w:pPr>
      <w:r>
        <w:rPr>
          <w:rFonts w:ascii="ＭＳ 明朝" w:hAnsi="ＭＳ 明朝" w:hint="eastAsia"/>
        </w:rPr>
        <w:t xml:space="preserve">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 xml:space="preserve">口座開設金融機関：</w:t>
      </w:r>
      <w:r>
        <w:rPr>
          <w:rFonts w:hAnsi="ＭＳ 明朝" w:hint="eastAsia"/>
          <w:spacing w:val="0"/>
          <w:szCs w:val="21"/>
        </w:rPr>
        <w:t xml:space="preserve">●●銀行●●支店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 xml:space="preserve">口座種類：</w:t>
      </w:r>
      <w:r>
        <w:rPr>
          <w:rFonts w:hAnsi="ＭＳ 明朝" w:hint="eastAsia"/>
          <w:spacing w:val="0"/>
          <w:szCs w:val="21"/>
        </w:rPr>
        <w:t xml:space="preserve">●●</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 xml:space="preserve">口座番号：</w:t>
      </w:r>
      <w:r>
        <w:rPr>
          <w:rFonts w:hAnsi="ＭＳ 明朝" w:hint="eastAsia"/>
          <w:spacing w:val="0"/>
          <w:szCs w:val="21"/>
        </w:rPr>
        <w:t xml:space="preserve">●●</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 xml:space="preserve">口座名義：</w:t>
      </w:r>
      <w:r>
        <w:rPr>
          <w:rFonts w:hAnsi="ＭＳ 明朝" w:hint="eastAsia"/>
          <w:spacing w:val="0"/>
          <w:szCs w:val="21"/>
        </w:rPr>
        <w:t xml:space="preserve">●●</w:t>
      </w:r>
      <w:r>
        <w:rPr>
          <w:rFonts w:hint="eastAsia"/>
        </w:rPr>
        <w:t xml:space="preserve"> </w:t>
      </w:r>
      <w:r>
        <w:rPr>
          <w:rFonts w:hAnsi="ＭＳ 明朝" w:hint="eastAsia"/>
          <w:spacing w:val="0"/>
          <w:szCs w:val="21"/>
        </w:rPr>
        <w:t xml:space="preserve">●●【フリガナ】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 xml:space="preserve">2</w:t>
        <w:tab/>
        <w:t xml:space="preserve">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 xml:space="preserve">4</w:t>
        <w:tab/>
        <w:t xml:space="preserve">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 xml:space="preserve">第11条（営業者報酬及び管理報酬）</w:t>
      </w:r>
    </w:p>
    <w:p w14:paraId="7322BF5E" w14:textId="6128410B" w:rsidR="005578A8" w:rsidRDefault="005578A8" w:rsidP="006731DC">
      <w:pPr>
        <w:rPr>
          <w:rFonts w:ascii="ＭＳ 明朝" w:hAnsi="ＭＳ 明朝"/>
          <w:b/>
        </w:rPr>
      </w:pPr>
      <w:r>
        <w:rPr>
          <w:rFonts w:ascii="ＭＳ 明朝" w:hAnsi="ＭＳ 明朝" w:hint="eastAsia"/>
        </w:rPr>
        <w:t xml:space="preserve">1　営業者は本事業遂行の役務に対する報酬として、各計算期間の末日に、各計算期間あたり金3</w:t>
      </w:r>
      <w:r>
        <w:rPr>
          <w:rFonts w:ascii="ＭＳ 明朝" w:hAnsi="ＭＳ 明朝"/>
        </w:rPr>
        <w:t xml:space="preserve">0</w:t>
      </w:r>
      <w:r>
        <w:rPr>
          <w:rFonts w:ascii="ＭＳ 明朝" w:hAnsi="ＭＳ 明朝" w:hint="eastAsia"/>
        </w:rPr>
        <w:t xml:space="preserve">万円を営業者口座から収受する。</w:t>
      </w:r>
    </w:p>
    <w:p w14:paraId="3C63F9AC" w14:textId="77777777" w:rsidR="00D745B7" w:rsidRDefault="00A76F83">
      <w:pPr>
        <w:tabs>
          <w:tab w:val="left" w:pos="518"/>
        </w:tabs>
        <w:ind w:left="518" w:hanging="518"/>
        <w:rPr>
          <w:rFonts w:ascii="ＭＳ 明朝" w:hAnsi="ＭＳ 明朝"/>
        </w:rPr>
      </w:pPr>
      <w:r>
        <w:rPr>
          <w:rFonts w:ascii="ＭＳ 明朝" w:hAnsi="ＭＳ 明朝" w:hint="eastAsia"/>
        </w:rPr>
        <w:t xml:space="preserve">2</w:t>
        <w:tab/>
        <w:t xml:space="preserve">営業者は、管理委託契約第4条第1項に定める受託者の報酬（以下「管理報酬」という。）として、各計算期間の末日における全ての本件匿名組合員の出資金の残高の合計額に年2.0%を乗じ、4で除した額（計算期間が3ヶ月に満たない場合は、年2.0%を乗じた額を1年を365日とする当該計算期間の日数により日割計算した額とし、1円未満の端数は切り捨てる。）並びにこれに係る消費税及び地方消費税の額を、管理委託契約に定める支払期限までに本事業の費用として本財産から受託者に支払う。</w:t>
      </w:r>
    </w:p>
    <w:p w14:paraId="0EB5DC69" w14:textId="77777777" w:rsidR="00721897" w:rsidRDefault="007571E7">
      <w:pPr>
        <w:tabs>
          <w:tab w:val="left" w:pos="518"/>
        </w:tabs>
        <w:ind w:left="518" w:hanging="518"/>
        <w:rPr>
          <w:ins w:id="32" w:author="株式会社WineBank" w:date="2026-10-18T00:00:00Z"/>
        </w:rPr>
      </w:pPr>
      <w:commentRangeStart w:id="33"/>
      <w:ins w:id="34" w:author="株式会社WineBank" w:date="2026-10-18T00:00:00Z">
        <w:r>
          <w:rPr>
            <w:rFonts w:ascii="ＭＳ 明朝" w:hAnsi="ＭＳ 明朝" w:hint="eastAsia"/>
          </w:rPr>
          <w:t xml:space="preserve">3</w:t>
          <w:tab/>
          <w:t xml:space="preserve">本事業の費用として本財産から支払うことができる費用は、次の各号に掲げるものに限る。</w:t>
        </w:r>
      </w:ins>
      <w:commentRangeEnd w:id="33"/>
      <w:r>
        <w:rPr>
          <w:rStyle w:val="af4"/>
          <w:sz w:val="21"/>
          <w:szCs w:val="24"/>
        </w:rPr>
        <w:commentReference w:id="33"/>
      </w:r>
    </w:p>
    <w:p w14:paraId="21CF6CEF" w14:textId="77777777" w:rsidR="00721897" w:rsidRDefault="007571E7">
      <w:pPr>
        <w:tabs>
          <w:tab w:val="left" w:pos="1260"/>
        </w:tabs>
        <w:ind w:left="1260" w:hanging="742"/>
        <w:rPr>
          <w:ins w:id="35" w:author="株式会社WineBank" w:date="2026-10-18T00:00:00Z"/>
        </w:rPr>
      </w:pPr>
      <w:ins w:id="36" w:author="株式会社WineBank" w:date="2026-10-18T00:00:00Z">
        <w:r>
          <w:rPr>
            <w:rFonts w:ascii="ＭＳ 明朝" w:hAnsi="ＭＳ 明朝" w:hint="eastAsia"/>
          </w:rPr>
          <w:t xml:space="preserve">（1）</w:t>
          <w:tab/>
          <w:t xml:space="preserve">保管料、保険料並びに入出庫、検品及び配送に係る費用</w:t>
        </w:r>
      </w:ins>
    </w:p>
    <w:p w14:paraId="2D92DD60" w14:textId="77777777" w:rsidR="00721897" w:rsidRDefault="007571E7">
      <w:pPr>
        <w:tabs>
          <w:tab w:val="left" w:pos="1260"/>
        </w:tabs>
        <w:ind w:left="1260" w:hanging="742"/>
        <w:rPr>
          <w:ins w:id="37" w:author="株式会社WineBank" w:date="2026-10-18T00:00:00Z"/>
        </w:rPr>
      </w:pPr>
      <w:ins w:id="38" w:author="株式会社WineBank" w:date="2026-10-18T00:00:00Z">
        <w:r>
          <w:rPr>
            <w:rFonts w:ascii="ＭＳ 明朝" w:hAnsi="ＭＳ 明朝" w:hint="eastAsia"/>
          </w:rPr>
          <w:t xml:space="preserve">（2）</w:t>
          <w:tab/>
          <w:t xml:space="preserve">販売手数料及び決済手数料（第5項及び第6項の定めに従う。）</w:t>
        </w:r>
      </w:ins>
    </w:p>
    <w:p w14:paraId="76436977" w14:textId="77777777" w:rsidR="00721897" w:rsidRDefault="007571E7">
      <w:pPr>
        <w:tabs>
          <w:tab w:val="left" w:pos="1260"/>
        </w:tabs>
        <w:ind w:left="1260" w:hanging="742"/>
        <w:rPr>
          <w:ins w:id="39" w:author="株式会社WineBank" w:date="2026-10-18T00:00:00Z"/>
        </w:rPr>
      </w:pPr>
      <w:ins w:id="40" w:author="株式会社WineBank" w:date="2026-10-18T00:00:00Z">
        <w:r>
          <w:rPr>
            <w:rFonts w:ascii="ＭＳ 明朝" w:hAnsi="ＭＳ 明朝" w:hint="eastAsia"/>
          </w:rPr>
          <w:t xml:space="preserve">（3）</w:t>
          <w:tab/>
          <w:t xml:space="preserve">管理報酬及び営業者報酬</w:t>
        </w:r>
      </w:ins>
    </w:p>
    <w:p w14:paraId="1331DFE9" w14:textId="77777777" w:rsidR="00721897" w:rsidRDefault="007571E7">
      <w:pPr>
        <w:tabs>
          <w:tab w:val="left" w:pos="1260"/>
        </w:tabs>
        <w:ind w:left="1260" w:hanging="742"/>
        <w:rPr>
          <w:ins w:id="41" w:author="株式会社WineBank" w:date="2026-10-18T00:00:00Z"/>
        </w:rPr>
      </w:pPr>
      <w:ins w:id="42" w:author="株式会社WineBank" w:date="2026-10-18T00:00:00Z">
        <w:r>
          <w:rPr>
            <w:rFonts w:ascii="ＭＳ 明朝" w:hAnsi="ＭＳ 明朝" w:hint="eastAsia"/>
          </w:rPr>
          <w:t xml:space="preserve">（4）</w:t>
          <w:tab/>
          <w:t xml:space="preserve">営業者の維持に係る費用（税務、会計、事務受託及び法務に係る費用をいう。）及び第12条第5項に定めるAUPに係る費用</w:t>
        </w:r>
      </w:ins>
    </w:p>
    <w:p w14:paraId="7B67B3D9" w14:textId="77777777" w:rsidR="00721897" w:rsidRDefault="007571E7">
      <w:pPr>
        <w:tabs>
          <w:tab w:val="left" w:pos="1260"/>
        </w:tabs>
        <w:ind w:left="1260" w:hanging="742"/>
        <w:rPr>
          <w:ins w:id="43" w:author="株式会社WineBank" w:date="2026-10-18T00:00:00Z"/>
        </w:rPr>
      </w:pPr>
      <w:ins w:id="44" w:author="株式会社WineBank" w:date="2026-10-18T00:00:00Z">
        <w:r>
          <w:rPr>
            <w:rFonts w:ascii="ＭＳ 明朝" w:hAnsi="ＭＳ 明朝" w:hint="eastAsia"/>
          </w:rPr>
          <w:t xml:space="preserve">（5）</w:t>
          <w:tab/>
          <w:t xml:space="preserve">銀行手数料及び公租公課</w:t>
        </w:r>
      </w:ins>
    </w:p>
    <w:p w14:paraId="546B939A" w14:textId="77777777" w:rsidR="00721897" w:rsidRDefault="007571E7">
      <w:pPr>
        <w:tabs>
          <w:tab w:val="left" w:pos="1260"/>
        </w:tabs>
        <w:ind w:left="1260" w:hanging="742"/>
        <w:rPr>
          <w:ins w:id="45" w:author="株式会社WineBank" w:date="2026-10-18T00:00:00Z"/>
        </w:rPr>
      </w:pPr>
      <w:ins w:id="46" w:author="株式会社WineBank" w:date="2026-10-18T00:00:00Z">
        <w:r>
          <w:rPr>
            <w:rFonts w:ascii="ＭＳ 明朝" w:hAnsi="ＭＳ 明朝" w:hint="eastAsia"/>
          </w:rPr>
          <w:t xml:space="preserve">（6）</w:t>
          <w:tab/>
          <w:t xml:space="preserve">第16条第13項に定める換価に要する費用</w:t>
        </w:r>
      </w:ins>
    </w:p>
    <w:p w14:paraId="3E0A59E1" w14:textId="77777777" w:rsidR="00721897" w:rsidRDefault="007571E7">
      <w:pPr>
        <w:tabs>
          <w:tab w:val="left" w:pos="1260"/>
        </w:tabs>
        <w:ind w:left="1260" w:hanging="742"/>
        <w:rPr>
          <w:ins w:id="47" w:author="株式会社WineBank" w:date="2026-10-18T00:00:00Z"/>
        </w:rPr>
      </w:pPr>
      <w:ins w:id="48" w:author="株式会社WineBank" w:date="2026-10-18T00:00:00Z">
        <w:r>
          <w:rPr>
            <w:rFonts w:ascii="ＭＳ 明朝" w:hAnsi="ＭＳ 明朝" w:hint="eastAsia"/>
          </w:rPr>
          <w:t xml:space="preserve">（7）</w:t>
          <w:tab/>
          <w:t xml:space="preserve">前各号に掲げるもののほか、受託者及びその関係者以外の第三者に支払う費用であって、受託者及びその関係者を除く本件匿名組合員の出資割合の過半の書面による同意を得たもの</w:t>
        </w:r>
      </w:ins>
    </w:p>
    <w:p w14:paraId="2E26EBE6" w14:textId="77777777" w:rsidR="00721897" w:rsidRDefault="007571E7">
      <w:pPr>
        <w:tabs>
          <w:tab w:val="left" w:pos="518"/>
        </w:tabs>
        <w:ind w:left="518" w:hanging="518"/>
        <w:rPr>
          <w:ins w:id="49" w:author="株式会社WineBank" w:date="2026-10-18T00:00:00Z"/>
        </w:rPr>
      </w:pPr>
      <w:ins w:id="50" w:author="株式会社WineBank" w:date="2026-10-18T00:00:00Z">
        <w:r>
          <w:rPr>
            <w:rFonts w:ascii="ＭＳ 明朝" w:hAnsi="ＭＳ 明朝" w:hint="eastAsia"/>
          </w:rPr>
          <w:t xml:space="preserve">4</w:t>
          <w:tab/>
          <w:t xml:space="preserve">電子商取引に係る広告費、集客費、システムの開発及び保守に係る費用その他受託者の営業に係る費用は、受託者の負担とし、本事業の費用としない。</w:t>
        </w:r>
      </w:ins>
    </w:p>
    <w:p w14:paraId="2634A442" w14:textId="77777777" w:rsidR="00721897" w:rsidRDefault="007571E7">
      <w:pPr>
        <w:tabs>
          <w:tab w:val="left" w:pos="518"/>
        </w:tabs>
        <w:ind w:left="518" w:hanging="518"/>
        <w:rPr>
          <w:ins w:id="51" w:author="株式会社WineBank" w:date="2026-10-18T00:00:00Z"/>
        </w:rPr>
      </w:pPr>
      <w:ins w:id="52" w:author="株式会社WineBank" w:date="2026-10-18T00:00:00Z">
        <w:r>
          <w:rPr>
            <w:rFonts w:ascii="ＭＳ 明朝" w:hAnsi="ＭＳ 明朝" w:hint="eastAsia"/>
          </w:rPr>
          <w:t xml:space="preserve">5</w:t>
          <w:tab/>
          <w:t xml:space="preserve">受託者又はその関係者が運営する電子商取引サイト又はオークションを通じて本財産を販売する場合の手数料は、決済手数料を含め販売価格（オークションの場合は落札価格）の13%を上限とし、かつ、楽天市場その他第三者が運営する主要な電子商取引サイト及び酒類オークションにおける手数料の水準を超えないものとする。</w:t>
        </w:r>
      </w:ins>
    </w:p>
    <w:p w14:paraId="4C8E3950" w14:textId="77777777" w:rsidR="00721897" w:rsidRDefault="007571E7">
      <w:pPr>
        <w:tabs>
          <w:tab w:val="left" w:pos="518"/>
        </w:tabs>
        <w:ind w:left="518" w:hanging="518"/>
        <w:rPr>
          <w:ins w:id="53" w:author="株式会社WineBank" w:date="2026-10-18T00:00:00Z"/>
        </w:rPr>
      </w:pPr>
      <w:ins w:id="54" w:author="株式会社WineBank" w:date="2026-10-18T00:00:00Z">
        <w:r>
          <w:rPr>
            <w:rFonts w:ascii="ＭＳ 明朝" w:hAnsi="ＭＳ 明朝" w:hint="eastAsia"/>
          </w:rPr>
          <w:t xml:space="preserve">6</w:t>
          <w:tab/>
          <w:t xml:space="preserve">各事業年度における販売手数料及び決済手数料の合計額は、当該事業年度の本事業の売上高の10%を上限とし、これを超える部分は受託者が負担する。</w:t>
        </w:r>
      </w:ins>
    </w:p>
    <w:p w14:paraId="07399AE4" w14:textId="77777777" w:rsidR="00721897" w:rsidRDefault="007571E7">
      <w:pPr>
        <w:tabs>
          <w:tab w:val="left" w:pos="518"/>
        </w:tabs>
        <w:ind w:left="518" w:hanging="518"/>
        <w:rPr>
          <w:ins w:id="55" w:author="株式会社WineBank" w:date="2026-10-18T00:00:00Z"/>
        </w:rPr>
      </w:pPr>
      <w:ins w:id="56" w:author="株式会社WineBank" w:date="2026-10-18T00:00:00Z">
        <w:r>
          <w:rPr>
            <w:rFonts w:ascii="ＭＳ 明朝" w:hAnsi="ＭＳ 明朝" w:hint="eastAsia"/>
          </w:rPr>
          <w:t xml:space="preserve">7</w:t>
          <w:tab/>
          <w:t xml:space="preserve">第16条第10項に定める清算期間（同条第12項に基づき延長された期間を含む。）に属する計算期間については、第2項中「全ての本件匿名組合員の出資金の残高の合計額」を「本財産たるワインその他の酒類の取得価額の合計額」と読み替える。</w:t>
        </w:r>
      </w:ins>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 xml:space="preserve">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 xml:space="preserve">1</w:t>
        <w:tab/>
        <w:t xml:space="preserve">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 xml:space="preserve">2</w:t>
        <w:tab/>
        <w:t xml:space="preserve">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commentRangeStart w:id="57"/>
      <w:r>
        <w:rPr>
          <w:rFonts w:ascii="ＭＳ 明朝" w:hAnsi="ＭＳ 明朝" w:hint="eastAsia"/>
        </w:rPr>
        <w:t xml:space="preserve">各報告対象期間</w:t>
      </w:r>
      <w:del w:id="58" w:author="株式会社WineBank" w:date="2026-10-18T00:00:00Z">
        <w:r>
          <w:rPr>
            <w:rFonts w:ascii="ＭＳ 明朝" w:hAnsi="ＭＳ 明朝" w:hint="eastAsia"/>
          </w:rPr>
          <w:delText>（契約終了日に係る報告対象期間を含む。）</w:delText>
        </w:r>
      </w:del>
      <w:ins w:id="59" w:author="株式会社WineBank" w:date="2026-10-18T00:00:00Z">
        <w:r>
          <w:rPr>
            <w:rFonts w:ascii="ＭＳ 明朝" w:hAnsi="ＭＳ 明朝" w:hint="eastAsia"/>
          </w:rPr>
          <w:t xml:space="preserve">（毎年3月末日及び9月末日に終了する各6ヶ月間をいい、最初の報告対象期間は当初出資実行日から、最後の報告対象期間は契約終了日までとする。以下同じ。）</w:t>
        </w:r>
      </w:ins>
      <w:r>
        <w:rPr>
          <w:rFonts w:ascii="ＭＳ 明朝" w:hAnsi="ＭＳ 明朝" w:hint="eastAsia"/>
        </w:rPr>
        <w:t xml:space="preserve">末日の翌月末日までに、第9条に基づき確定した各報告対象期間に係る本事業の利益又は損失の金額及びそのうち、本出資者に帰属すべき金額を記載した利益・損失分配計算書を提出する。</w:t>
      </w:r>
      <w:commentRangeEnd w:id="57"/>
      <w:r>
        <w:rPr>
          <w:rStyle w:val="af4"/>
          <w:rFonts w:ascii="ＭＳ 明朝" w:hAnsi="ＭＳ 明朝"/>
          <w:sz w:val="21"/>
          <w:szCs w:val="24"/>
        </w:rPr>
        <w:commentReference w:id="57"/>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前各号に定めるものの他、営業者は、営業者が必要と考える又は本出資者が随時要求する本事業に関する書類又は事項について、本出資者に提出又は報告を行うものとする。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本出資者は、営業者に事前に書面で申し出ることにより、営業者の営業時間内において、本事業に係る会計帳簿、契約書類、請求書、銀行取引記録その他の資料を閲覧し、その写しの交付を求めることができる。</w:t>
      </w:r>
    </w:p>
    <w:p w14:paraId="1310DF2B" w14:textId="31AC80C6"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営業者は、</w:t>
      </w:r>
      <w:del w:id="60" w:author="株式会社WineBank" w:date="2026-10-18T00:00:00Z">
        <w:r>
          <w:rPr>
            <w:rFonts w:ascii="ＭＳ 明朝" w:hAnsi="ＭＳ 明朝" w:hint="eastAsia"/>
          </w:rPr>
          <w:delText>各四半期（3月、6月、9月及び12月の各末日に終了する3ヶ月間をいう。）</w:delText>
        </w:r>
      </w:del>
      <w:ins w:id="61" w:author="株式会社WineBank" w:date="2026-10-18T00:00:00Z">
        <w:r>
          <w:rPr>
            <w:rFonts w:ascii="ＭＳ 明朝" w:hAnsi="ＭＳ 明朝" w:hint="eastAsia"/>
          </w:rPr>
          <w:t xml:space="preserve">各報告対象期間</w:t>
        </w:r>
      </w:ins>
      <w:r>
        <w:rPr>
          <w:rFonts w:ascii="ＭＳ 明朝" w:hAnsi="ＭＳ 明朝" w:hint="eastAsia"/>
        </w:rPr>
        <w:t xml:space="preserve">の末日から60日以内に、次に掲げる事項を記載した報告書を本出資者に提出する。</w:t>
      </w:r>
    </w:p>
    <w:p w14:paraId="094E2C99"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（1）</w:t>
        <w:tab/>
        <w:t xml:space="preserve">本事業に係る財務諸表（貸借対照表及び損益計算書）</w:t>
      </w:r>
    </w:p>
    <w:p w14:paraId="171190FF" w14:textId="282F0ABB" w:rsidR="00426997" w:rsidRDefault="00912D27">
      <w:pPr>
        <w:tabs>
          <w:tab w:val="left" w:pos="1260"/>
        </w:tabs>
        <w:ind w:left="1260" w:hanging="742"/>
        <w:rPr>
          <w:rFonts w:ascii="ＭＳ 明朝" w:hAnsi="ＭＳ 明朝"/>
        </w:rPr>
      </w:pPr>
      <w:r>
        <w:rPr>
          <w:rFonts w:ascii="ＭＳ 明朝" w:hAnsi="ＭＳ 明朝" w:hint="eastAsia"/>
        </w:rPr>
        <w:t xml:space="preserve">（2）</w:t>
        <w:tab/>
        <w:t xml:space="preserve">在庫明細（銘柄、ヴィンテージ、本数、取得原価、評価額及び保管場所）</w:t>
      </w:r>
    </w:p>
    <w:p w14:paraId="17F44EF2"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（3）</w:t>
        <w:tab/>
        <w:t xml:space="preserve">売買取引の明細（取引日、銘柄、本数、単価、金額及び相手方の区分）</w:t>
      </w:r>
    </w:p>
    <w:p w14:paraId="12855842"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（4）</w:t>
        <w:tab/>
        <w:t xml:space="preserve">受託者及びその関係者との取引の内容、金額及び取引条件</w:t>
      </w:r>
    </w:p>
    <w:p w14:paraId="20979440"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（5）</w:t>
        <w:tab/>
        <w:t xml:space="preserve">別紙3に定める配分台帳の写し及び在庫配分方針の遵守状況</w:t>
      </w:r>
    </w:p>
    <w:p w14:paraId="09A8AA62" w14:textId="77777777" w:rsidR="00721897" w:rsidRDefault="007571E7">
      <w:pPr>
        <w:tabs>
          <w:tab w:val="left" w:pos="1260"/>
        </w:tabs>
        <w:ind w:left="1260" w:hanging="742"/>
        <w:rPr>
          <w:ins w:id="62" w:author="株式会社WineBank" w:date="2026-10-18T00:00:00Z"/>
        </w:rPr>
      </w:pPr>
      <w:ins w:id="63" w:author="株式会社WineBank" w:date="2026-10-18T00:00:00Z">
        <w:r>
          <w:rPr>
            <w:rFonts w:ascii="ＭＳ 明朝" w:hAnsi="ＭＳ 明朝" w:hint="eastAsia"/>
          </w:rPr>
          <w:t xml:space="preserve">（6）</w:t>
          <w:tab/>
          <w:t xml:space="preserve">第7項に定める滞留在庫の状況及び評価減の内容</w:t>
        </w:r>
      </w:ins>
    </w:p>
    <w:p w14:paraId="721F1E88" w14:textId="3E88AECE" w:rsidR="00426997" w:rsidRDefault="00912D27">
      <w:pPr>
        <w:tabs>
          <w:tab w:val="left" w:pos="518"/>
        </w:tabs>
        <w:ind w:left="518" w:hanging="518"/>
        <w:rPr>
          <w:rFonts w:ascii="ＭＳ 明朝" w:hAnsi="ＭＳ 明朝"/>
        </w:rPr>
      </w:pPr>
      <w:r>
        <w:rPr>
          <w:rFonts w:ascii="ＭＳ 明朝" w:hAnsi="ＭＳ 明朝" w:hint="eastAsia"/>
        </w:rPr>
        <w:t xml:space="preserve">5</w:t>
        <w:tab/>
        <w:t xml:space="preserve">営業者は、各事業年度の終了後90日以内に、独立した公認会計士又は監査法人による合意された手続（以下「AUP」という。）を実施させ、その報告書を本出資者に提出する。AUPの対象には、第5条の2に定める取得価格の算定及び別紙3に定める</w:t>
      </w:r>
      <w:del w:id="64" w:author="株式会社WineBank" w:date="2026-10-18T00:00:00Z">
        <w:r>
          <w:rPr>
            <w:rFonts w:ascii="ＭＳ 明朝" w:hAnsi="ＭＳ 明朝" w:hint="eastAsia"/>
          </w:rPr>
          <w:delText>在庫配分方針の遵守状況を含めるものとする。</w:delText>
        </w:r>
      </w:del>
      <w:ins w:id="65" w:author="株式会社WineBank" w:date="2026-10-18T00:00:00Z">
        <w:r>
          <w:rPr>
            <w:rFonts w:ascii="ＭＳ 明朝" w:hAnsi="ＭＳ 明朝" w:hint="eastAsia"/>
          </w:rPr>
          <w:t xml:space="preserve">在庫配分方針の遵守状況のほか、次の各号に掲げる手続を含めるものとする。</w:t>
        </w:r>
      </w:ins>
    </w:p>
    <w:p w14:paraId="269D17AB" w14:textId="77777777" w:rsidR="00721897" w:rsidRDefault="007571E7">
      <w:pPr>
        <w:tabs>
          <w:tab w:val="left" w:pos="1260"/>
        </w:tabs>
        <w:ind w:left="1260" w:hanging="742"/>
        <w:rPr>
          <w:ins w:id="66" w:author="株式会社WineBank" w:date="2026-10-18T00:00:00Z"/>
        </w:rPr>
      </w:pPr>
      <w:commentRangeStart w:id="67"/>
      <w:ins w:id="68" w:author="株式会社WineBank" w:date="2026-10-18T00:00:00Z">
        <w:r>
          <w:rPr>
            <w:rFonts w:ascii="ＭＳ 明朝" w:hAnsi="ＭＳ 明朝" w:hint="eastAsia"/>
          </w:rPr>
          <w:t xml:space="preserve">（1）</w:t>
          <w:tab/>
          <w:t xml:space="preserve">銀行残高確認状の入手による営業者口座の残高の確認</w:t>
        </w:r>
      </w:ins>
      <w:commentRangeEnd w:id="67"/>
      <w:r>
        <w:rPr>
          <w:rStyle w:val="af4"/>
          <w:sz w:val="21"/>
          <w:szCs w:val="24"/>
        </w:rPr>
        <w:commentReference w:id="67"/>
      </w:r>
    </w:p>
    <w:p w14:paraId="1E466327" w14:textId="77777777" w:rsidR="00721897" w:rsidRDefault="007571E7">
      <w:pPr>
        <w:tabs>
          <w:tab w:val="left" w:pos="1260"/>
        </w:tabs>
        <w:ind w:left="1260" w:hanging="742"/>
        <w:rPr>
          <w:ins w:id="69" w:author="株式会社WineBank" w:date="2026-10-18T00:00:00Z"/>
        </w:rPr>
      </w:pPr>
      <w:ins w:id="70" w:author="株式会社WineBank" w:date="2026-10-18T00:00:00Z">
        <w:r>
          <w:rPr>
            <w:rFonts w:ascii="ＭＳ 明朝" w:hAnsi="ＭＳ 明朝" w:hint="eastAsia"/>
          </w:rPr>
          <w:t xml:space="preserve">（2）</w:t>
          <w:tab/>
          <w:t xml:space="preserve">関連当事者取引（受託者及びその関係者との取引をいう。）の明細の確認及び通例でない取引の有無の確認</w:t>
        </w:r>
      </w:ins>
    </w:p>
    <w:p w14:paraId="0D5680D9" w14:textId="118D60C5" w:rsidR="00721897" w:rsidRDefault="007571E7">
      <w:pPr>
        <w:tabs>
          <w:tab w:val="left" w:pos="1260"/>
        </w:tabs>
        <w:ind w:left="1260" w:hanging="742"/>
        <w:rPr>
          <w:ins w:id="71" w:author="株式会社WineBank" w:date="2026-10-18T00:00:00Z"/>
        </w:rPr>
      </w:pPr>
      <w:commentRangeStart w:id="113"/>
      <w:ins w:id="72" w:author="株式会社WineBank" w:date="2026-10-18T00:00:00Z">
        <w:r>
          <w:rPr>
            <w:rFonts w:ascii="ＭＳ 明朝" w:hAnsi="ＭＳ 明朝" w:hint="eastAsia"/>
          </w:rPr>
          <w:t xml:space="preserve">（3）</w:t>
          <w:tab/>
          <w:t xml:space="preserve">事業年度の末日における本財産たるワインその他の酒類の</w:t>
        </w:r>
      </w:ins>
      <w:ins w:id="40002" w:author="薫 戸髙" w:date="2026-10-19T16:04:00Z" w16du:dateUtc="2026-10-19T07:04:00Z">
        <w:del w:id="40001" w:author="株式会社WineBank" w:date="2026-10-19T12:00:00Z">
          <w:r>
            <w:rPr>
              <w:rFonts w:ascii="ＭＳ 明朝" w:hAnsi="ＭＳ 明朝" w:hint="eastAsia"/>
            </w:rPr>
            <w:delText xml:space="preserve">サンプルの</w:delText>
          </w:r>
        </w:del>
      </w:ins>
      <w:ins w:id="40003" w:author="株式会社WineBank" w:date="2026-10-19T12:00:00Z">
        <w:r>
          <w:rPr>
            <w:rFonts w:ascii="ＭＳ 明朝" w:hAnsi="ＭＳ 明朝" w:hint="eastAsia"/>
          </w:rPr>
          <w:t xml:space="preserve">サンプリングによる実地</w:t>
        </w:r>
      </w:ins>
      <w:ins w:id="74" w:author="株式会社WineBank" w:date="2026-10-18T00:00:00Z">
        <w:del w:id="75" w:author="薫 戸髙" w:date="2026-10-19T15:00:00Z" w16du:dateUtc="2026-10-19T06:00:00Z">
          <w:r>
            <w:rPr>
              <w:rFonts w:ascii="ＭＳ 明朝" w:hAnsi="ＭＳ 明朝" w:hint="eastAsia"/>
            </w:rPr>
            <w:delText>実地</w:delText>
          </w:r>
        </w:del>
        <w:r>
          <w:rPr>
            <w:rFonts w:ascii="ＭＳ 明朝" w:hAnsi="ＭＳ 明朝" w:hint="eastAsia"/>
          </w:rPr>
          <w:t xml:space="preserve">棚卸への立会</w:t>
        </w:r>
      </w:ins>
      <w:commentRangeEnd w:id="113"/>
      <w:r>
        <w:rPr>
          <w:rStyle w:val="CommentReference"/>
        </w:rPr>
        <w:commentReference w:id="113"/>
      </w:r>
    </w:p>
    <w:p w14:paraId="4A99C8B7" w14:textId="77777777" w:rsidR="00721897" w:rsidRDefault="007571E7">
      <w:pPr>
        <w:tabs>
          <w:tab w:val="left" w:pos="1260"/>
        </w:tabs>
        <w:ind w:left="1260" w:hanging="742"/>
        <w:rPr>
          <w:ins w:id="76" w:author="株式会社WineBank" w:date="2026-10-18T00:00:00Z"/>
        </w:rPr>
      </w:pPr>
      <w:ins w:id="77" w:author="株式会社WineBank" w:date="2026-10-18T00:00:00Z">
        <w:r>
          <w:rPr>
            <w:rFonts w:ascii="ＭＳ 明朝" w:hAnsi="ＭＳ 明朝" w:hint="eastAsia"/>
          </w:rPr>
          <w:t xml:space="preserve">（4）</w:t>
          <w:tab/>
          <w:t xml:space="preserve">第3条の2第3項に基づき開示された現物出資財産の帳簿価額と根拠資料との照合</w:t>
        </w:r>
      </w:ins>
    </w:p>
    <w:p w14:paraId="08B6040D" w14:textId="77777777" w:rsidR="00721897" w:rsidRDefault="007571E7">
      <w:pPr>
        <w:tabs>
          <w:tab w:val="left" w:pos="1260"/>
        </w:tabs>
        <w:ind w:left="1260" w:hanging="742"/>
        <w:rPr>
          <w:ins w:id="78" w:author="株式会社WineBank" w:date="2026-10-18T00:00:00Z"/>
        </w:rPr>
      </w:pPr>
      <w:ins w:id="79" w:author="株式会社WineBank" w:date="2026-10-18T00:00:00Z">
        <w:r>
          <w:rPr>
            <w:rFonts w:ascii="ＭＳ 明朝" w:hAnsi="ＭＳ 明朝" w:hint="eastAsia"/>
          </w:rPr>
          <w:t xml:space="preserve">（5）</w:t>
          <w:tab/>
          <w:t xml:space="preserve">第16条第11項に基づき受託者又はその関係者が落札した取引の確認</w:t>
        </w:r>
      </w:ins>
    </w:p>
    <w:p w14:paraId="49C62BF5" w14:textId="77777777" w:rsidR="00721897" w:rsidRDefault="007571E7">
      <w:pPr>
        <w:tabs>
          <w:tab w:val="left" w:pos="518"/>
        </w:tabs>
        <w:ind w:left="518" w:hanging="518"/>
        <w:rPr>
          <w:ins w:id="80" w:author="株式会社WineBank" w:date="2026-10-18T00:00:00Z"/>
        </w:rPr>
      </w:pPr>
      <w:commentRangeStart w:id="81"/>
      <w:ins w:id="82" w:author="株式会社WineBank" w:date="2026-10-18T00:00:00Z">
        <w:r>
          <w:rPr>
            <w:rFonts w:ascii="ＭＳ 明朝" w:hAnsi="ＭＳ 明朝" w:hint="eastAsia"/>
          </w:rPr>
          <w:t xml:space="preserve">6</w:t>
          <w:tab/>
          <w:t xml:space="preserve">営業者は、本件匿名組合員が常時閲覧することができる電子的な共有フォルダ（以下「データルーム」という。）を設け、現物出資財産の明細、別紙2に定める時価の算定に用いた資料、別紙3に定める配分台帳、第2項及び第4項に定める報告書並びにAUPの報告書を掲載する。</w:t>
        </w:r>
      </w:ins>
      <w:commentRangeEnd w:id="81"/>
      <w:r>
        <w:rPr>
          <w:rStyle w:val="af4"/>
          <w:sz w:val="21"/>
          <w:szCs w:val="24"/>
        </w:rPr>
        <w:commentReference w:id="81"/>
      </w:r>
    </w:p>
    <w:p w14:paraId="25F3CE02" w14:textId="77777777" w:rsidR="00721897" w:rsidRDefault="007571E7">
      <w:pPr>
        <w:tabs>
          <w:tab w:val="left" w:pos="518"/>
        </w:tabs>
        <w:ind w:left="518" w:hanging="518"/>
        <w:rPr>
          <w:ins w:id="83" w:author="株式会社WineBank" w:date="2026-10-18T00:00:00Z"/>
        </w:rPr>
      </w:pPr>
      <w:commentRangeStart w:id="84"/>
      <w:ins w:id="85" w:author="株式会社WineBank" w:date="2026-10-18T00:00:00Z">
        <w:r>
          <w:rPr>
            <w:rFonts w:ascii="ＭＳ 明朝" w:hAnsi="ＭＳ 明朝" w:hint="eastAsia"/>
          </w:rPr>
          <w:t xml:space="preserve">7</w:t>
          <w:tab/>
          <w:t xml:space="preserve">営業者は、各報告対象期間の末日において、取得日から12ヶ月を超えて保有する本財産たるワインその他の酒類（以下「滞留在庫」という。）を洗い出し、別紙2に定める時価が取得価額を下回るものについて評価減を行い、その内容を第4項の報告書に記載する。</w:t>
        </w:r>
      </w:ins>
      <w:commentRangeEnd w:id="84"/>
      <w:r>
        <w:rPr>
          <w:rStyle w:val="af4"/>
          <w:sz w:val="21"/>
          <w:szCs w:val="24"/>
        </w:rPr>
        <w:commentReference w:id="84"/>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 xml:space="preserve">第</w:t>
      </w:r>
      <w:r>
        <w:rPr>
          <w:rFonts w:ascii="ＭＳ 明朝" w:hAnsi="ＭＳ 明朝"/>
        </w:rPr>
        <w:t xml:space="preserve">13</w:t>
      </w:r>
      <w:r>
        <w:rPr>
          <w:rFonts w:ascii="ＭＳ 明朝" w:hAnsi="ＭＳ 明朝" w:hint="eastAsia"/>
        </w:rPr>
        <w:t xml:space="preserve">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 xml:space="preserve">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 xml:space="preserve">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 xml:space="preserve">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 xml:space="preserve">第1項にかかわらず、営業者は、出資持分を譲り受けようとする者が</w:t>
      </w:r>
      <w:r>
        <w:rPr>
          <w:rFonts w:ascii="ＭＳ 明朝" w:hAnsi="ＭＳ 明朝" w:hint="eastAsia"/>
        </w:rPr>
        <w:t xml:space="preserve">反社会的勢力等又は次の各号に該当する</w:t>
      </w:r>
      <w:r>
        <w:rPr>
          <w:rFonts w:ascii="ＭＳ 明朝" w:hAnsi="ＭＳ 明朝" w:hint="eastAsia"/>
          <w:color w:val="000000"/>
        </w:rPr>
        <w:t xml:space="preserve">者である</w:t>
      </w:r>
      <w:r>
        <w:rPr>
          <w:rFonts w:ascii="ＭＳ 明朝" w:hAnsi="ＭＳ 明朝" w:hint="eastAsia"/>
        </w:rPr>
        <w:t xml:space="preserve">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 xml:space="preserve">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 xml:space="preserve">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 xml:space="preserve">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 xml:space="preserve">本出資者の知り得る限り、</w:t>
      </w:r>
      <w:r>
        <w:rPr>
          <w:rFonts w:ascii="ＭＳ 明朝" w:hAnsi="ＭＳ 明朝" w:hint="eastAsia"/>
        </w:rPr>
        <w:t xml:space="preserve">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 xml:space="preserve">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 xml:space="preserve">第1</w:t>
      </w:r>
      <w:r>
        <w:rPr>
          <w:rFonts w:ascii="ＭＳ 明朝" w:hAnsi="ＭＳ 明朝"/>
        </w:rPr>
        <w:t xml:space="preserve">4</w:t>
      </w:r>
      <w:r>
        <w:rPr>
          <w:rFonts w:ascii="ＭＳ 明朝" w:hAnsi="ＭＳ 明朝" w:hint="eastAsia"/>
        </w:rPr>
        <w:t xml:space="preserve">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 xml:space="preserve">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 xml:space="preserve">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86"/>
      <w:r>
        <w:rPr>
          <w:rFonts w:ascii="ＭＳ 明朝" w:hAnsi="ＭＳ 明朝" w:hint="eastAsia"/>
        </w:rPr>
        <w:t xml:space="preserve">本契約の有効期間は、本契約締結日から2031年12月31日までとし、営業者は、受託者及びその関係者を除く本件匿名組合員の出資割合の過半の書面による同意を得て、これを最長3年延長することができる。</w:t>
      </w:r>
      <w:ins w:id="87" w:author="株式会社WineBank" w:date="2026-10-18T00:00:00Z">
        <w:r>
          <w:rPr>
            <w:rFonts w:ascii="ＭＳ 明朝" w:hAnsi="ＭＳ 明朝" w:hint="eastAsia"/>
          </w:rPr>
          <w:t xml:space="preserve">なお、受託者が営業者との間で締結する匿名組合契約においては、受託者は、第16条第2項に相当する規定に基づく解除を行わず、有効期間の満了まで出資を維持するものとする。</w:t>
        </w:r>
      </w:ins>
      <w:commentRangeEnd w:id="86"/>
      <w:r>
        <w:rPr>
          <w:rStyle w:val="af4"/>
          <w:rFonts w:ascii="ＭＳ 明朝" w:hAnsi="ＭＳ 明朝"/>
          <w:color w:val="FF0000"/>
          <w:sz w:val="21"/>
          <w:szCs w:val="24"/>
          <w:u w:val="single"/>
        </w:rPr>
        <w:commentReference w:id="86"/>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 xml:space="preserve">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（1）</w:t>
        <w:tab/>
        <w:t xml:space="preserve">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（2）</w:t>
        <w:tab/>
        <w:t xml:space="preserve">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（3）</w:t>
        <w:tab/>
        <w:t xml:space="preserve">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（4）</w:t>
        <w:tab/>
        <w:t xml:space="preserve">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114"/>
      <w:commentRangeStart w:id="88"/>
      <w:r>
        <w:rPr>
          <w:rFonts w:ascii="ＭＳ 明朝" w:hAnsi="ＭＳ 明朝"/>
        </w:rPr>
        <w:t xml:space="preserve">2</w:t>
      </w:r>
      <w:r>
        <w:rPr>
          <w:rFonts w:ascii="ＭＳ 明朝" w:hAnsi="ＭＳ 明朝" w:hint="eastAsia"/>
        </w:rPr>
        <w:tab/>
        <w:t xml:space="preserve">本出資者は、営業者に書面で通知することにより、本契約を解除することができる。但し、本契約締結日から</w:t>
      </w:r>
      <w:r>
        <w:rPr>
          <w:rFonts w:ascii="ＭＳ 明朝" w:hAnsi="ＭＳ 明朝"/>
        </w:rPr>
        <w:t xml:space="preserve">3</w:t>
      </w:r>
      <w:r>
        <w:rPr>
          <w:rFonts w:ascii="ＭＳ 明朝" w:hAnsi="ＭＳ 明朝" w:hint="eastAsia"/>
        </w:rPr>
        <w:t xml:space="preserve">年後の日（当日を含む。）以後の期間中に本契約を解除する場合には、毎年</w:t>
      </w:r>
      <w:r>
        <w:rPr>
          <w:rFonts w:ascii="ＭＳ 明朝" w:hAnsi="ＭＳ 明朝"/>
        </w:rPr>
        <w:t xml:space="preserve">1</w:t>
      </w:r>
      <w:r>
        <w:rPr>
          <w:rFonts w:ascii="ＭＳ 明朝" w:hAnsi="ＭＳ 明朝" w:hint="eastAsia"/>
        </w:rPr>
        <w:t xml:space="preserve">月</w:t>
      </w:r>
      <w:r>
        <w:rPr>
          <w:rFonts w:ascii="ＭＳ 明朝" w:hAnsi="ＭＳ 明朝"/>
        </w:rPr>
        <w:t xml:space="preserve">1</w:t>
      </w:r>
      <w:r>
        <w:rPr>
          <w:rFonts w:ascii="ＭＳ 明朝" w:hAnsi="ＭＳ 明朝" w:hint="eastAsia"/>
        </w:rPr>
        <w:t xml:space="preserve">日から</w:t>
      </w:r>
      <w:r>
        <w:rPr>
          <w:rFonts w:ascii="ＭＳ 明朝" w:hAnsi="ＭＳ 明朝"/>
        </w:rPr>
        <w:t xml:space="preserve">6</w:t>
      </w:r>
      <w:r>
        <w:rPr>
          <w:rFonts w:ascii="ＭＳ 明朝" w:hAnsi="ＭＳ 明朝" w:hint="eastAsia"/>
        </w:rPr>
        <w:t xml:space="preserve">月</w:t>
      </w:r>
      <w:r>
        <w:rPr>
          <w:rFonts w:ascii="ＭＳ 明朝" w:hAnsi="ＭＳ 明朝"/>
        </w:rPr>
        <w:t xml:space="preserve">30</w:t>
      </w:r>
      <w:r>
        <w:rPr>
          <w:rFonts w:ascii="ＭＳ 明朝" w:hAnsi="ＭＳ 明朝" w:hint="eastAsia"/>
        </w:rPr>
        <w:t xml:space="preserve">日まで、又は</w:t>
      </w:r>
      <w:r>
        <w:rPr>
          <w:rFonts w:ascii="ＭＳ 明朝" w:hAnsi="ＭＳ 明朝"/>
        </w:rPr>
        <w:t xml:space="preserve">7</w:t>
      </w:r>
      <w:r>
        <w:rPr>
          <w:rFonts w:ascii="ＭＳ 明朝" w:hAnsi="ＭＳ 明朝" w:hint="eastAsia"/>
        </w:rPr>
        <w:t xml:space="preserve">月</w:t>
      </w:r>
      <w:r>
        <w:rPr>
          <w:rFonts w:ascii="ＭＳ 明朝" w:hAnsi="ＭＳ 明朝"/>
        </w:rPr>
        <w:t xml:space="preserve">1</w:t>
      </w:r>
      <w:r>
        <w:rPr>
          <w:rFonts w:ascii="ＭＳ 明朝" w:hAnsi="ＭＳ 明朝" w:hint="eastAsia"/>
        </w:rPr>
        <w:t xml:space="preserve">日から</w:t>
      </w:r>
      <w:r>
        <w:rPr>
          <w:rFonts w:ascii="ＭＳ 明朝" w:hAnsi="ＭＳ 明朝"/>
        </w:rPr>
        <w:t xml:space="preserve">12</w:t>
      </w:r>
      <w:r>
        <w:rPr>
          <w:rFonts w:ascii="ＭＳ 明朝" w:hAnsi="ＭＳ 明朝" w:hint="eastAsia"/>
        </w:rPr>
        <w:t xml:space="preserve">月</w:t>
      </w:r>
      <w:r>
        <w:rPr>
          <w:rFonts w:ascii="ＭＳ 明朝" w:hAnsi="ＭＳ 明朝"/>
        </w:rPr>
        <w:t xml:space="preserve">31</w:t>
      </w:r>
      <w:r>
        <w:rPr>
          <w:rFonts w:ascii="ＭＳ 明朝" w:hAnsi="ＭＳ 明朝" w:hint="eastAsia"/>
        </w:rPr>
        <w:t xml:space="preserve">日までの期間に営業者に書面で通知することを要するものとする。また、本出資者が本項に基づき本契約を解除する場合、営業者は、本出資者に対し、契約終了日の属する月の翌々月末日までに、以下に定める想定売却額から以下に定める解約手数料を控除した金額を支払うことにより、出資の価額の返還を行うものとする。</w:t>
      </w:r>
      <w:ins w:id="40007" w:author="株式会社WineBank" w:date="2026-10-18T00:00:00Z">
        <w:r>
          <w:rPr>
            <w:rFonts w:ascii="ＭＳ 明朝" w:hAnsi="ＭＳ 明朝" w:hint="eastAsia"/>
          </w:rPr>
          <w:t xml:space="preserve">本項に基づく解除は、当該通知が営業者に到達した日から90日を経過した日</w:t>
        </w:r>
      </w:ins>
      <w:ins w:id="40008" w:author="株式会社WineBank" w:date="2026-10-19T12:00:00Z">
        <w:r>
          <w:rPr>
            <w:rFonts w:ascii="ＭＳ 明朝" w:hAnsi="ＭＳ 明朝" w:hint="eastAsia"/>
          </w:rPr>
          <w:t xml:space="preserve">以後最初に到来する報告対象期間（第12条第2項第1号に定める報告対象期間をいう。）の末日</w:t>
        </w:r>
      </w:ins>
      <w:ins w:id="40010" w:author="株式会社WineBank" w:date="2026-10-18T00:00:00Z">
        <w:r>
          <w:rPr>
            <w:rFonts w:ascii="ＭＳ 明朝" w:hAnsi="ＭＳ 明朝" w:hint="eastAsia"/>
          </w:rPr>
          <w:t xml:space="preserve">にその効力を生じ、同日を契約終了日とする。</w:t>
        </w:r>
      </w:ins>
      <w:ins w:id="40011" w:author="株式会社WineBank" w:date="2026-10-19T12:00:00Z">
        <w:r>
          <w:rPr>
            <w:rFonts w:ascii="ＭＳ 明朝" w:hAnsi="ＭＳ 明朝" w:hint="eastAsia"/>
          </w:rPr>
          <w:t xml:space="preserve">営業者は、本財産の換価の状況により前段の期限までに全額を支払うことができない場合、当該期限までに支払額の2分の1以上を支払い、残額を契約終了日から6ヶ月以内に支払うことができる。また、営業者が本項に基づく支払に充てるために本財産たるワインその他の酒類を売却したときは、当該売却に係る部分については、想定売却額の算定における時価から13%を控除した額に代えて、実際の売却代金から売却に要した費用を控除した額を用いて支払額を精算する。</w:t>
        </w:r>
      </w:ins>
      <w:commentRangeEnd w:id="88"/>
      <w:r>
        <w:rPr>
          <w:rStyle w:val="af4"/>
          <w:rFonts w:ascii="ＭＳ 明朝" w:hAnsi="ＭＳ 明朝"/>
          <w:sz w:val="21"/>
          <w:szCs w:val="24"/>
        </w:rPr>
        <w:commentReference w:id="88"/>
      </w:r>
      <w:commentRangeEnd w:id="114"/>
      <w:r>
        <w:rPr>
          <w:rStyle w:val="CommentReference"/>
        </w:rPr>
        <w:commentReference w:id="114"/>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 xml:space="preserve">（1）</w:t>
        <w:tab/>
        <w:t xml:space="preserve">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 xml:space="preserve">0</w:t>
      </w:r>
      <w:r>
        <w:rPr>
          <w:rFonts w:ascii="ＭＳ 明朝" w:hAnsi="ＭＳ 明朝" w:hint="eastAsia"/>
        </w:rPr>
        <w:t xml:space="preserve">％又は出資金の残高の7％のいずれか高い方の金額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commentRangeStart w:id="115"/>
      <w:r>
        <w:rPr>
          <w:rFonts w:ascii="ＭＳ 明朝" w:hAnsi="ＭＳ 明朝" w:hint="eastAsia"/>
        </w:rPr>
        <w:t xml:space="preserve">　　　想定売却額：</w:t>
      </w:r>
      <w:del w:id="90" w:author="株式会社WineBank" w:date="2026-10-18T00:00:00Z">
        <w:r>
          <w:rPr>
            <w:rFonts w:ascii="ＭＳ 明朝" w:hAnsi="ＭＳ 明朝" w:hint="eastAsia"/>
          </w:rPr>
          <w:delText>「本事業において営業者が当該契約終了日に保有するワインその他の酒類を、当該契約終了日が属する月の月末にオークションにおいて売却したと仮定して営業者が合理的に算出する売却額」</w:delText>
        </w:r>
      </w:del>
      <w:ins w:id="40012" w:author="株式会社WineBank" w:date="2026-10-18T00:00:00Z">
        <w:r>
          <w:rPr>
            <w:rFonts w:ascii="ＭＳ 明朝" w:hAnsi="ＭＳ 明朝" w:hint="eastAsia"/>
          </w:rPr>
          <w:t xml:space="preserve">「当該契約終了日において本財産たるワインその他の酒類について別紙2に定める方法により算定した時価の合計額から、その13%に相当する額（オークション手数料等相当額）を控除した額</w:t>
        </w:r>
      </w:ins>
      <w:ins w:id="40013" w:author="株式会社WineBank" w:date="2026-10-19T12:00:00Z">
        <w:r>
          <w:rPr>
            <w:rFonts w:ascii="ＭＳ 明朝" w:hAnsi="ＭＳ 明朝" w:hint="eastAsia"/>
          </w:rPr>
          <w:t xml:space="preserve">に、営業者口座の預金の残高（決定済みの分配予定額及び本事業の未払費用を除く。）を加えた額</w:t>
        </w:r>
      </w:ins>
      <w:ins w:id="40014" w:author="株式会社WineBank" w:date="2026-10-18T00:00:00Z">
        <w:r>
          <w:rPr>
            <w:rFonts w:ascii="ＭＳ 明朝" w:hAnsi="ＭＳ 明朝" w:hint="eastAsia"/>
          </w:rPr>
          <w:t xml:space="preserve">」</w:t>
        </w:r>
      </w:ins>
      <w:r>
        <w:rPr>
          <w:rFonts w:ascii="ＭＳ 明朝" w:hAnsi="ＭＳ 明朝" w:hint="eastAsia"/>
        </w:rPr>
        <w:t xml:space="preserve">×出資割合</w:t>
      </w:r>
      <w:commentRangeEnd w:id="115"/>
      <w:r>
        <w:rPr>
          <w:rStyle w:val="CommentReference"/>
        </w:rPr>
        <w:commentReference w:id="115"/>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 xml:space="preserve">（2）</w:t>
        <w:tab/>
        <w:t xml:space="preserve">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 xml:space="preserve">7</w:t>
      </w:r>
      <w:r>
        <w:rPr>
          <w:rFonts w:ascii="ＭＳ 明朝" w:hAnsi="ＭＳ 明朝" w:hint="eastAsia"/>
        </w:rPr>
        <w:t xml:space="preserve">％</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 xml:space="preserve">（3）</w:t>
        <w:tab/>
        <w:t xml:space="preserve">本契約締結日から</w:t>
      </w:r>
      <w:r>
        <w:rPr>
          <w:rFonts w:ascii="ＭＳ 明朝" w:hAnsi="ＭＳ 明朝"/>
        </w:rPr>
        <w:t xml:space="preserve">2</w:t>
      </w:r>
      <w:r>
        <w:rPr>
          <w:rFonts w:ascii="ＭＳ 明朝" w:hAnsi="ＭＳ 明朝" w:hint="eastAsia"/>
        </w:rPr>
        <w:t xml:space="preserve">年後の日（当日を含む。）から、本契約締結日から</w:t>
      </w:r>
      <w:r>
        <w:rPr>
          <w:rFonts w:ascii="ＭＳ 明朝" w:hAnsi="ＭＳ 明朝"/>
        </w:rPr>
        <w:t xml:space="preserve">3</w:t>
      </w:r>
      <w:r>
        <w:rPr>
          <w:rFonts w:ascii="ＭＳ 明朝" w:hAnsi="ＭＳ 明朝" w:hint="eastAsia"/>
        </w:rPr>
        <w:t xml:space="preserve">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 xml:space="preserve">5</w:t>
      </w:r>
      <w:r>
        <w:rPr>
          <w:rFonts w:ascii="ＭＳ 明朝" w:hAnsi="ＭＳ 明朝" w:hint="eastAsia"/>
        </w:rPr>
        <w:t xml:space="preserve">％</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 xml:space="preserve">（4）</w:t>
        <w:tab/>
        <w:t xml:space="preserve">本契約締結日から</w:t>
      </w:r>
      <w:r>
        <w:rPr>
          <w:rFonts w:ascii="ＭＳ 明朝" w:hAnsi="ＭＳ 明朝"/>
        </w:rPr>
        <w:t xml:space="preserve">3</w:t>
      </w:r>
      <w:r>
        <w:rPr>
          <w:rFonts w:ascii="ＭＳ 明朝" w:hAnsi="ＭＳ 明朝" w:hint="eastAsia"/>
        </w:rPr>
        <w:t xml:space="preserve">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 xml:space="preserve">3</w:t>
      </w:r>
      <w:r>
        <w:rPr>
          <w:rFonts w:ascii="ＭＳ 明朝" w:hAnsi="ＭＳ 明朝" w:hint="eastAsia"/>
        </w:rPr>
        <w:tab/>
        <w:t xml:space="preserve">前項にかかわらず、以下のいずれかにあたる事由が生じた場合には、本出資者は、以下に明示した場合を除き、営業者に催告することなく、また、解約手数料の支払義務を負うことなく、営業者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 xml:space="preserve">（1）</w:t>
        <w:tab/>
        <w:t xml:space="preserve">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（2）</w:t>
        <w:tab/>
        <w:t xml:space="preserve">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（3）</w:t>
        <w:tab/>
        <w:t xml:space="preserve">営業者が手形交換所の取引停止処分</w:t>
      </w:r>
      <w:r>
        <w:rPr>
          <w:rFonts w:ascii="ＭＳ 明朝" w:hAnsi="ＭＳ 明朝" w:cs="ＭＳ ゴシック" w:hint="eastAsia"/>
          <w:color w:val="000000"/>
          <w:kern w:val="0"/>
          <w:szCs w:val="21"/>
        </w:rPr>
        <w:t xml:space="preserve">又は株式会社全銀電子債権ネットワークによる取引停止処分若しくは他の電子債権記録機関によるこれと同等の措置</w:t>
      </w:r>
      <w:r>
        <w:rPr>
          <w:rFonts w:ascii="ＭＳ 明朝" w:hAnsi="ＭＳ 明朝" w:hint="eastAsia"/>
          <w:szCs w:val="21"/>
        </w:rPr>
        <w:t xml:space="preserve">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 xml:space="preserve">（4）</w:t>
        <w:tab/>
        <w:t xml:space="preserve">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 xml:space="preserve">30</w:t>
      </w:r>
      <w:r>
        <w:rPr>
          <w:rFonts w:ascii="ＭＳ 明朝" w:hAnsi="ＭＳ 明朝" w:hint="eastAsia"/>
        </w:rPr>
        <w:t xml:space="preserve">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 xml:space="preserve">（5）</w:t>
        <w:tab/>
        <w:t xml:space="preserve">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 xml:space="preserve">4</w:t>
      </w:r>
      <w:r>
        <w:rPr>
          <w:rFonts w:ascii="ＭＳ 明朝" w:hAnsi="ＭＳ 明朝" w:hint="eastAsia"/>
        </w:rPr>
        <w:tab/>
        <w:t xml:space="preserve">第1項又は第3項により本契約が終了した場合には、第9条に準じて本損益の計算及び分配を行った上で、営業者は本出資者に対して、速やかに出資の価額の返還を行うものとする。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 xml:space="preserve">5</w:t>
      </w:r>
      <w:r>
        <w:rPr>
          <w:rFonts w:ascii="ＭＳ 明朝" w:hAnsi="ＭＳ 明朝" w:hint="eastAsia"/>
        </w:rPr>
        <w:tab/>
        <w:t xml:space="preserve">営業者は、本財産の金額（本財産の実際の処分価額又は処分されない場合には別紙2に定める方法により算定した時価）及び出資割合をもとに、前項の出資の価額の返還額を決定する。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 xml:space="preserve">6</w:t>
      </w:r>
      <w:r>
        <w:rPr>
          <w:rFonts w:ascii="ＭＳ 明朝" w:hAnsi="ＭＳ 明朝" w:hint="eastAsia"/>
        </w:rPr>
        <w:tab/>
        <w:t xml:space="preserve">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 xml:space="preserve">7</w:t>
      </w:r>
      <w:r>
        <w:rPr>
          <w:rFonts w:ascii="ＭＳ 明朝" w:hAnsi="ＭＳ 明朝" w:hint="eastAsia"/>
        </w:rPr>
        <w:tab/>
        <w:t xml:space="preserve">第</w:t>
      </w:r>
      <w:r>
        <w:rPr>
          <w:rFonts w:ascii="ＭＳ 明朝" w:hAnsi="ＭＳ 明朝"/>
        </w:rPr>
        <w:t xml:space="preserve">3</w:t>
      </w:r>
      <w:r>
        <w:rPr>
          <w:rFonts w:ascii="ＭＳ 明朝" w:hAnsi="ＭＳ 明朝" w:hint="eastAsia"/>
        </w:rPr>
        <w:t xml:space="preserve">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rFonts w:ascii="ＭＳ 明朝" w:hAnsi="ＭＳ 明朝"/>
        </w:rPr>
      </w:pPr>
      <w:commentRangeStart w:id="92"/>
      <w:r>
        <w:rPr>
          <w:rFonts w:ascii="ＭＳ 明朝" w:hAnsi="ＭＳ 明朝" w:hint="eastAsia"/>
        </w:rPr>
        <w:t xml:space="preserve">8</w:t>
        <w:tab/>
        <w:t xml:space="preserve">営業者は、第15条に定める有効期間の満了日の</w:t>
      </w:r>
      <w:del w:id="93" w:author="株式会社WineBank" w:date="2026-10-18T00:00:00Z">
        <w:r>
          <w:rPr>
            <w:rFonts w:ascii="ＭＳ 明朝" w:hAnsi="ＭＳ 明朝" w:hint="eastAsia"/>
          </w:rPr>
          <w:delText>●ヶ月前</w:delText>
        </w:r>
      </w:del>
      <w:ins w:id="94" w:author="株式会社WineBank" w:date="2026-10-18T00:00:00Z">
        <w:r>
          <w:rPr>
            <w:rFonts w:ascii="ＭＳ 明朝" w:hAnsi="ＭＳ 明朝" w:hint="eastAsia"/>
          </w:rPr>
          <w:t xml:space="preserve">12ヶ月前</w:t>
        </w:r>
      </w:ins>
      <w:r>
        <w:rPr>
          <w:rFonts w:ascii="ＭＳ 明朝" w:hAnsi="ＭＳ 明朝" w:hint="eastAsia"/>
        </w:rPr>
        <w:t xml:space="preserve">から本財産たるワインその他の酒類の売却を開始し、満了日までに受託者及びその関係者以外の第三者への売却により換価するよう努めるものとする。</w:t>
      </w:r>
      <w:commentRangeEnd w:id="92"/>
      <w:r>
        <w:rPr>
          <w:rStyle w:val="af4"/>
          <w:rFonts w:ascii="ＭＳ 明朝" w:hAnsi="ＭＳ 明朝"/>
          <w:sz w:val="21"/>
          <w:szCs w:val="24"/>
        </w:rPr>
        <w:commentReference w:id="92"/>
      </w:r>
    </w:p>
    <w:p w14:paraId="6780CFE3" w14:textId="77777777" w:rsidR="00426997" w:rsidRDefault="00912D27">
      <w:pPr>
        <w:tabs>
          <w:tab w:val="left" w:pos="518"/>
        </w:tabs>
        <w:ind w:left="518" w:hanging="518"/>
        <w:rPr>
          <w:rFonts w:ascii="ＭＳ 明朝" w:hAnsi="ＭＳ 明朝"/>
        </w:rPr>
      </w:pPr>
      <w:r>
        <w:rPr>
          <w:rFonts w:ascii="ＭＳ 明朝" w:hAnsi="ＭＳ 明朝" w:hint="eastAsia"/>
        </w:rPr>
        <w:t xml:space="preserve">9</w:t>
        <w:tab/>
        <w:t xml:space="preserve">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p>
    <w:p w14:paraId="707F3C7A" w14:textId="77777777" w:rsidR="004D357B" w:rsidRDefault="00BE399D">
      <w:pPr>
        <w:tabs>
          <w:tab w:val="left" w:pos="518"/>
        </w:tabs>
        <w:ind w:left="518" w:hanging="518"/>
        <w:rPr>
          <w:rFonts w:ascii="ＭＳ 明朝" w:hAnsi="ＭＳ 明朝"/>
        </w:rPr>
      </w:pPr>
      <w:r>
        <w:rPr>
          <w:rFonts w:ascii="ＭＳ 明朝" w:hAnsi="ＭＳ 明朝" w:hint="eastAsia"/>
        </w:rPr>
        <w:t xml:space="preserve">10</w:t>
        <w:tab/>
        <w:t xml:space="preserve">有効期間の満了日（第15条に基づき延長された場合は延長後の満了日をいう。以下同じ。）において本財産たるワインその他の酒類が残存する場合（以下、当該残存するものを「残存在庫」という。）、営業者は、満了日の翌日から</w:t>
      </w:r>
      <w:del w:id="95" w:author="株式会社WineBank" w:date="2026-10-18T00:00:00Z">
        <w:r>
          <w:rPr>
            <w:rFonts w:ascii="ＭＳ 明朝" w:hAnsi="ＭＳ 明朝" w:hint="eastAsia"/>
          </w:rPr>
          <w:delText>●ヶ月間（以下「清算期間」</w:delText>
        </w:r>
      </w:del>
      <w:ins w:id="96" w:author="株式会社WineBank" w:date="2026-10-18T00:00:00Z">
        <w:r>
          <w:rPr>
            <w:rFonts w:ascii="ＭＳ 明朝" w:hAnsi="ＭＳ 明朝" w:hint="eastAsia"/>
          </w:rPr>
          <w:t xml:space="preserve">6ヶ月間（以下「清算期間」</w:t>
        </w:r>
      </w:ins>
      <w:r>
        <w:rPr>
          <w:rFonts w:ascii="ＭＳ 明朝" w:hAnsi="ＭＳ 明朝" w:hint="eastAsia"/>
        </w:rPr>
        <w:t xml:space="preserve">という。）、次の各号に定める順序により残存在庫を金銭に換価する。</w:t>
      </w:r>
    </w:p>
    <w:p w14:paraId="1E9FEA30"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（1）</w:t>
        <w:tab/>
        <w:t xml:space="preserve">清算期間の開始から</w:t>
      </w:r>
      <w:del w:id="97" w:author="株式会社WineBank" w:date="2026-10-18T00:00:00Z">
        <w:r>
          <w:rPr>
            <w:rFonts w:ascii="ＭＳ 明朝" w:hAnsi="ＭＳ 明朝" w:hint="eastAsia"/>
          </w:rPr>
          <w:delText>●ヶ月間は</w:delText>
        </w:r>
      </w:del>
      <w:ins w:id="98" w:author="株式会社WineBank" w:date="2026-10-18T00:00:00Z">
        <w:r>
          <w:rPr>
            <w:rFonts w:ascii="ＭＳ 明朝" w:hAnsi="ＭＳ 明朝" w:hint="eastAsia"/>
          </w:rPr>
          <w:t xml:space="preserve">3ヶ月間は</w:t>
        </w:r>
      </w:ins>
      <w:r>
        <w:rPr>
          <w:rFonts w:ascii="ＭＳ 明朝" w:hAnsi="ＭＳ 明朝" w:hint="eastAsia"/>
        </w:rPr>
        <w:t xml:space="preserve">、本事業における通常の販売経路（酒販店向け卸売及び一般消費者向け販売）により、別紙2に定める時価の</w:t>
      </w:r>
      <w:del w:id="99" w:author="株式会社WineBank" w:date="2026-10-18T00:00:00Z">
        <w:r>
          <w:rPr>
            <w:rFonts w:ascii="ＭＳ 明朝" w:hAnsi="ＭＳ 明朝" w:hint="eastAsia"/>
          </w:rPr>
          <w:delText>●%を下限</w:delText>
        </w:r>
      </w:del>
      <w:ins w:id="100" w:author="株式会社WineBank" w:date="2026-10-18T00:00:00Z">
        <w:r>
          <w:rPr>
            <w:rFonts w:ascii="ＭＳ 明朝" w:hAnsi="ＭＳ 明朝" w:hint="eastAsia"/>
          </w:rPr>
          <w:t xml:space="preserve">90%を下限</w:t>
        </w:r>
      </w:ins>
      <w:r>
        <w:rPr>
          <w:rFonts w:ascii="ＭＳ 明朝" w:hAnsi="ＭＳ 明朝" w:hint="eastAsia"/>
        </w:rPr>
        <w:t xml:space="preserve">として売却する。</w:t>
      </w:r>
    </w:p>
    <w:p w14:paraId="77E8009C"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（2）</w:t>
        <w:tab/>
        <w:t xml:space="preserve">前号の期間の経過後なお残存する在庫は、受託者及びその関係者から独立した国内外の酒類オークションへの出品、又は受託者及びその関係者以外の3社以上の酒類事業者から見積りを取得する入札の方法により、最も有利な条件を提示した者に売却する。オークションに出品する場合の最低落札価格は、別紙2に定める時価の</w:t>
      </w:r>
      <w:del w:id="101" w:author="株式会社WineBank" w:date="2026-10-18T00:00:00Z">
        <w:r>
          <w:rPr>
            <w:rFonts w:ascii="ＭＳ 明朝" w:hAnsi="ＭＳ 明朝" w:hint="eastAsia"/>
          </w:rPr>
          <w:delText>●%を上限</w:delText>
        </w:r>
      </w:del>
      <w:ins w:id="102" w:author="株式会社WineBank" w:date="2026-10-18T00:00:00Z">
        <w:r>
          <w:rPr>
            <w:rFonts w:ascii="ＭＳ 明朝" w:hAnsi="ＭＳ 明朝" w:hint="eastAsia"/>
          </w:rPr>
          <w:t xml:space="preserve">80%を上限</w:t>
        </w:r>
      </w:ins>
      <w:r>
        <w:rPr>
          <w:rFonts w:ascii="ＭＳ 明朝" w:hAnsi="ＭＳ 明朝" w:hint="eastAsia"/>
        </w:rPr>
        <w:t xml:space="preserve">として営業者が設定する。</w:t>
      </w:r>
    </w:p>
    <w:p w14:paraId="1A6C6453" w14:textId="77777777" w:rsidR="004D357B" w:rsidRDefault="00BE399D">
      <w:pPr>
        <w:tabs>
          <w:tab w:val="left" w:pos="518"/>
        </w:tabs>
        <w:ind w:left="518" w:hanging="518"/>
        <w:rPr>
          <w:rFonts w:ascii="ＭＳ 明朝" w:hAnsi="ＭＳ 明朝"/>
        </w:rPr>
      </w:pPr>
      <w:commentRangeStart w:id="103"/>
      <w:r>
        <w:rPr>
          <w:rFonts w:ascii="ＭＳ 明朝" w:hAnsi="ＭＳ 明朝" w:hint="eastAsia"/>
        </w:rPr>
        <w:t xml:space="preserve">11</w:t>
        <w:tab/>
        <w:t xml:space="preserve">前項第2号のオークション又は入札には、受託者又はその関係者も他の参加者と同一の条件により参加することができる。この場合において、受託者又はその関係者が落札したときは、</w:t>
      </w:r>
      <w:del w:id="104" w:author="株式会社WineBank" w:date="2026-10-18T00:00:00Z">
        <w:r>
          <w:rPr>
            <w:rFonts w:ascii="ＭＳ 明朝" w:hAnsi="ＭＳ 明朝" w:hint="eastAsia"/>
          </w:rPr>
          <w:delText>第9項の規定は適用しない</w:delText>
        </w:r>
      </w:del>
      <w:ins w:id="105" w:author="株式会社WineBank" w:date="2026-10-18T00:00:00Z">
        <w:r>
          <w:rPr>
            <w:rFonts w:ascii="ＭＳ 明朝" w:hAnsi="ＭＳ 明朝" w:hint="eastAsia"/>
          </w:rPr>
          <w:t xml:space="preserve">第9項に定める価格の下限は適用しないものとし、営業者は、売却後遅滞なく、売却先、数量及び価格を本出資者に報告する</w:t>
        </w:r>
      </w:ins>
      <w:r>
        <w:rPr>
          <w:rFonts w:ascii="ＭＳ 明朝" w:hAnsi="ＭＳ 明朝" w:hint="eastAsia"/>
        </w:rPr>
        <w:t xml:space="preserve">。但し、受託者及びその関係者は、残存在庫を買い取る義務を一切負わないものとする。</w:t>
      </w:r>
      <w:commentRangeEnd w:id="103"/>
      <w:r>
        <w:rPr>
          <w:rStyle w:val="af4"/>
          <w:rFonts w:ascii="ＭＳ 明朝" w:hAnsi="ＭＳ 明朝"/>
          <w:sz w:val="21"/>
          <w:szCs w:val="24"/>
        </w:rPr>
        <w:commentReference w:id="103"/>
      </w:r>
    </w:p>
    <w:p w14:paraId="103BE398" w14:textId="77777777" w:rsidR="004D357B" w:rsidRDefault="00BE399D">
      <w:pPr>
        <w:tabs>
          <w:tab w:val="left" w:pos="518"/>
        </w:tabs>
        <w:ind w:left="518" w:hanging="518"/>
        <w:rPr>
          <w:rFonts w:ascii="ＭＳ 明朝" w:hAnsi="ＭＳ 明朝"/>
        </w:rPr>
      </w:pPr>
      <w:r>
        <w:rPr>
          <w:rFonts w:ascii="ＭＳ 明朝" w:hAnsi="ＭＳ 明朝" w:hint="eastAsia"/>
        </w:rPr>
        <w:t xml:space="preserve">12</w:t>
        <w:tab/>
        <w:t xml:space="preserve">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p>
    <w:p w14:paraId="6496F331"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（1）</w:t>
        <w:tab/>
        <w:t xml:space="preserve">清算期間を</w:t>
      </w:r>
      <w:del w:id="106" w:author="株式会社WineBank" w:date="2026-10-18T00:00:00Z">
        <w:r>
          <w:rPr>
            <w:rFonts w:ascii="ＭＳ 明朝" w:hAnsi="ＭＳ 明朝" w:hint="eastAsia"/>
          </w:rPr>
          <w:delText>●ヶ月を限度</w:delText>
        </w:r>
      </w:del>
      <w:ins w:id="107" w:author="株式会社WineBank" w:date="2026-10-18T00:00:00Z">
        <w:r>
          <w:rPr>
            <w:rFonts w:ascii="ＭＳ 明朝" w:hAnsi="ＭＳ 明朝" w:hint="eastAsia"/>
          </w:rPr>
          <w:t xml:space="preserve">6ヶ月を限度</w:t>
        </w:r>
      </w:ins>
      <w:r>
        <w:rPr>
          <w:rFonts w:ascii="ＭＳ 明朝" w:hAnsi="ＭＳ 明朝" w:hint="eastAsia"/>
        </w:rPr>
        <w:t xml:space="preserve">として延長し、第10項第2号の方法による売却を継続する。</w:t>
      </w:r>
    </w:p>
    <w:p w14:paraId="0DFC88C1"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（2）</w:t>
        <w:tab/>
        <w:t xml:space="preserve">最低落札価格を設けずに、受託者及びその関係者から独立した酒類オークションに出品して売却する。</w:t>
      </w:r>
    </w:p>
    <w:p w14:paraId="2C170172" w14:textId="77777777" w:rsidR="004D357B" w:rsidRDefault="00BE399D">
      <w:pPr>
        <w:tabs>
          <w:tab w:val="left" w:pos="518"/>
        </w:tabs>
        <w:ind w:left="518" w:hanging="518"/>
        <w:rPr>
          <w:rFonts w:ascii="ＭＳ 明朝" w:hAnsi="ＭＳ 明朝"/>
        </w:rPr>
      </w:pPr>
      <w:r>
        <w:rPr>
          <w:rFonts w:ascii="ＭＳ 明朝" w:hAnsi="ＭＳ 明朝" w:hint="eastAsia"/>
        </w:rPr>
        <w:t xml:space="preserve">13</w:t>
        <w:tab/>
        <w:t xml:space="preserve">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p>
    <w:p w14:paraId="099F4823" w14:textId="77777777" w:rsidR="004D357B" w:rsidRDefault="00BE399D">
      <w:pPr>
        <w:tabs>
          <w:tab w:val="left" w:pos="518"/>
        </w:tabs>
        <w:ind w:left="518" w:hanging="518"/>
        <w:rPr>
          <w:rFonts w:ascii="ＭＳ 明朝" w:hAnsi="ＭＳ 明朝"/>
        </w:rPr>
      </w:pPr>
      <w:r>
        <w:rPr>
          <w:rFonts w:ascii="ＭＳ 明朝" w:hAnsi="ＭＳ 明朝" w:hint="eastAsia"/>
        </w:rPr>
        <w:t xml:space="preserve">14</w:t>
        <w:tab/>
        <w:t xml:space="preserve">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 xml:space="preserve">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 xml:space="preserve">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 xml:space="preserve">（1）</w:t>
        <w:tab/>
        <w:t xml:space="preserve">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（2）</w:t>
        <w:tab/>
        <w:t xml:space="preserve">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 xml:space="preserve">（3）</w:t>
        <w:tab/>
        <w:t xml:space="preserve">本出資者が営業者に対して有する本契約に基づく権利につき、仮差押</w:t>
      </w:r>
      <w:r>
        <w:rPr>
          <w:rFonts w:ascii="ＭＳ 明朝" w:hAnsi="ＭＳ 明朝" w:hint="eastAsia"/>
        </w:rPr>
        <w:t xml:space="preserve">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 xml:space="preserve">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（4）</w:t>
        <w:tab/>
        <w:t xml:space="preserve">本出資者が手形交換所の取引停止処分</w:t>
      </w:r>
      <w:r>
        <w:rPr>
          <w:rFonts w:ascii="ＭＳ 明朝" w:hAnsi="ＭＳ 明朝" w:cs="ＭＳ ゴシック" w:hint="eastAsia"/>
          <w:color w:val="000000"/>
          <w:kern w:val="0"/>
          <w:szCs w:val="21"/>
        </w:rPr>
        <w:t xml:space="preserve">又は株式会社全銀電子債権ネットワークによる取引停止処分若しくは他の電子債権記録機関によるこれと同等の措置</w:t>
      </w:r>
      <w:r>
        <w:rPr>
          <w:rFonts w:ascii="ＭＳ 明朝" w:hAnsi="ＭＳ 明朝" w:hint="eastAsia"/>
          <w:szCs w:val="21"/>
        </w:rPr>
        <w:t xml:space="preserve">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 xml:space="preserve">（5）</w:t>
        <w:tab/>
        <w:t xml:space="preserve">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（6）</w:t>
        <w:tab/>
        <w:t xml:space="preserve">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 xml:space="preserve">4</w:t>
        <w:tab/>
        <w:t xml:space="preserve">前項の出資の価額の返還額については、第16条第</w:t>
      </w:r>
      <w:r>
        <w:rPr>
          <w:rFonts w:ascii="ＭＳ 明朝" w:hAnsi="ＭＳ 明朝"/>
        </w:rPr>
        <w:t xml:space="preserve">5</w:t>
      </w:r>
      <w:r>
        <w:rPr>
          <w:rFonts w:ascii="ＭＳ 明朝" w:hAnsi="ＭＳ 明朝" w:hint="eastAsia"/>
        </w:rPr>
        <w:t xml:space="preserve">項及び第</w:t>
      </w:r>
      <w:r>
        <w:rPr>
          <w:rFonts w:ascii="ＭＳ 明朝" w:hAnsi="ＭＳ 明朝"/>
        </w:rPr>
        <w:t xml:space="preserve">6</w:t>
      </w:r>
      <w:r>
        <w:rPr>
          <w:rFonts w:ascii="ＭＳ 明朝" w:hAnsi="ＭＳ 明朝" w:hint="eastAsia"/>
        </w:rPr>
        <w:t xml:space="preserve">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5</w:t>
        <w:tab/>
        <w:t xml:space="preserve">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 xml:space="preserve">第18条</w:t>
      </w:r>
      <w:bookmarkStart w:id="108" w:name="_Toc271882815"/>
      <w:r>
        <w:t xml:space="preserve">（責任財産限定特約及び</w:t>
      </w:r>
      <w:r>
        <w:rPr>
          <w:rFonts w:hint="eastAsia"/>
        </w:rPr>
        <w:t xml:space="preserve">倒産手続開始</w:t>
      </w:r>
      <w:r>
        <w:t xml:space="preserve">申立等の制限等）</w:t>
      </w:r>
      <w:bookmarkEnd w:id="108"/>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本出資者の本契約に基づく債権に係る</w:t>
      </w:r>
      <w:r>
        <w:rPr>
          <w:rFonts w:ascii="ＭＳ 明朝" w:hAnsi="ＭＳ 明朝" w:hint="eastAsia"/>
          <w:szCs w:val="21"/>
        </w:rPr>
        <w:t xml:space="preserve">支払は、本</w:t>
      </w:r>
      <w:r>
        <w:rPr>
          <w:rFonts w:ascii="ＭＳ 明朝" w:hAnsi="ＭＳ 明朝" w:hint="eastAsia"/>
        </w:rPr>
        <w:t xml:space="preserve">財産のみを引当財産とし、その範囲内でのみ行われ、本財産が全て換価・分配され</w:t>
      </w:r>
      <w:r>
        <w:rPr>
          <w:rFonts w:ascii="ＭＳ 明朝" w:hAnsi="ＭＳ 明朝" w:hint="eastAsia"/>
          <w:kern w:val="0"/>
          <w:szCs w:val="21"/>
        </w:rPr>
        <w:t xml:space="preserve">たにもかかわらず、当該債権について満足を受けない部分が存在する場合、当該債権のうちかかる</w:t>
      </w:r>
      <w:r>
        <w:rPr>
          <w:rFonts w:ascii="ＭＳ 明朝" w:hAnsi="ＭＳ 明朝"/>
          <w:kern w:val="0"/>
          <w:szCs w:val="21"/>
        </w:rPr>
        <w:t xml:space="preserve">部分</w:t>
      </w:r>
      <w:r>
        <w:rPr>
          <w:rFonts w:ascii="ＭＳ 明朝" w:hAnsi="ＭＳ 明朝" w:hint="eastAsia"/>
          <w:kern w:val="0"/>
          <w:szCs w:val="21"/>
        </w:rPr>
        <w:t xml:space="preserve">に</w:t>
      </w:r>
      <w:r>
        <w:rPr>
          <w:rFonts w:ascii="ＭＳ 明朝" w:hAnsi="ＭＳ 明朝"/>
          <w:kern w:val="0"/>
          <w:szCs w:val="21"/>
        </w:rPr>
        <w:t xml:space="preserve">ついては放棄され</w:t>
      </w:r>
      <w:r>
        <w:rPr>
          <w:rFonts w:ascii="ＭＳ 明朝" w:hAnsi="ＭＳ 明朝" w:hint="eastAsia"/>
          <w:kern w:val="0"/>
          <w:szCs w:val="21"/>
        </w:rPr>
        <w:t xml:space="preserve">たものとみなされる</w:t>
      </w:r>
      <w:r>
        <w:rPr>
          <w:rFonts w:ascii="ＭＳ 明朝" w:hAnsi="ＭＳ 明朝"/>
          <w:kern w:val="0"/>
          <w:szCs w:val="21"/>
        </w:rPr>
        <w:t xml:space="preserve">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2</w:t>
        <w:tab/>
      </w:r>
      <w:r>
        <w:rPr>
          <w:rFonts w:ascii="ＭＳ 明朝" w:hAnsi="ＭＳ 明朝"/>
        </w:rPr>
        <w:t xml:space="preserve">本出資者は、営業者又はその財産について、破産手続開始、民事再生手続開始、その他営業者について適用ある倒産手続開始の申立</w:t>
      </w:r>
      <w:r>
        <w:rPr>
          <w:rFonts w:ascii="ＭＳ 明朝" w:hAnsi="ＭＳ 明朝" w:hint="eastAsia"/>
        </w:rPr>
        <w:t xml:space="preserve">て</w:t>
      </w:r>
      <w:r>
        <w:rPr>
          <w:rFonts w:ascii="ＭＳ 明朝" w:hAnsi="ＭＳ 明朝"/>
        </w:rPr>
        <w:t xml:space="preserve">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r>
      <w:r>
        <w:rPr>
          <w:rFonts w:ascii="ＭＳ 明朝" w:hAnsi="ＭＳ 明朝"/>
        </w:rPr>
        <w:t xml:space="preserve">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 xml:space="preserve">第19条（修　正）</w:t>
      </w:r>
    </w:p>
    <w:p w14:paraId="1B199B67" w14:textId="77777777" w:rsidR="005578A8" w:rsidRDefault="005578A8" w:rsidP="005578A8">
      <w:pPr>
        <w:rPr>
          <w:rFonts w:ascii="ＭＳ 明朝" w:hAnsi="ＭＳ 明朝"/>
        </w:rPr>
      </w:pPr>
      <w:r>
        <w:rPr>
          <w:rFonts w:ascii="ＭＳ 明朝" w:hAnsi="ＭＳ 明朝" w:hint="eastAsia"/>
        </w:rPr>
        <w:t xml:space="preserve">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 xml:space="preserve">第20条（準拠法）</w:t>
      </w:r>
    </w:p>
    <w:p w14:paraId="27ACAEAC" w14:textId="77777777" w:rsidR="005578A8" w:rsidRDefault="005578A8" w:rsidP="005578A8">
      <w:pPr>
        <w:rPr>
          <w:rFonts w:ascii="ＭＳ 明朝" w:hAnsi="ＭＳ 明朝"/>
        </w:rPr>
      </w:pPr>
      <w:r>
        <w:rPr>
          <w:rFonts w:ascii="ＭＳ 明朝" w:hAnsi="ＭＳ 明朝" w:hint="eastAsia"/>
        </w:rPr>
        <w:t xml:space="preserve">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 xml:space="preserve">第21条（管　轄）</w:t>
      </w:r>
    </w:p>
    <w:p w14:paraId="6B59D9E9" w14:textId="77777777" w:rsidR="005578A8" w:rsidRDefault="005578A8" w:rsidP="005578A8">
      <w:pPr>
        <w:rPr>
          <w:rFonts w:ascii="ＭＳ 明朝" w:hAnsi="ＭＳ 明朝"/>
        </w:rPr>
      </w:pPr>
      <w:r>
        <w:rPr>
          <w:rFonts w:ascii="ＭＳ 明朝" w:hAnsi="ＭＳ 明朝" w:hint="eastAsia"/>
        </w:rPr>
        <w:t xml:space="preserve">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 xml:space="preserve">第22条（端数処理）</w:t>
      </w:r>
    </w:p>
    <w:p w14:paraId="5509D252" w14:textId="77777777" w:rsidR="005578A8" w:rsidRDefault="005578A8" w:rsidP="005578A8">
      <w:pPr>
        <w:rPr>
          <w:rFonts w:ascii="ＭＳ 明朝" w:hAnsi="ＭＳ 明朝"/>
        </w:rPr>
      </w:pPr>
      <w:r>
        <w:rPr>
          <w:rFonts w:ascii="ＭＳ 明朝" w:hAnsi="ＭＳ 明朝" w:hint="eastAsia"/>
        </w:rPr>
        <w:t xml:space="preserve">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r>
        <w:rPr>
          <w:rFonts w:ascii="ＭＳ 明朝" w:hAnsi="ＭＳ 明朝" w:hint="eastAsia"/>
        </w:rPr>
        <w:t xml:space="preserve">第23条（規定外事項）</w:t>
      </w:r>
    </w:p>
    <w:p w14:paraId="289F48BE" w14:textId="66798543" w:rsidR="005578A8" w:rsidRDefault="005578A8" w:rsidP="00A55257">
      <w:pPr>
        <w:keepNext/>
      </w:pPr>
      <w:r>
        <w:rPr>
          <w:rFonts w:ascii="ＭＳ 明朝" w:hAnsi="ＭＳ 明朝" w:hint="eastAsia"/>
        </w:rPr>
        <w:t xml:space="preserve">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 xml:space="preserve">［以下余白］</w:t>
      </w:r>
    </w:p>
    <w:p w14:paraId="4CF0EBDC" w14:textId="77777777" w:rsidR="005578A8" w:rsidRDefault="005578A8" w:rsidP="005578A8">
      <w:pPr>
        <w:rPr>
          <w:rFonts w:ascii="ＭＳ 明朝" w:hAnsi="ＭＳ 明朝"/>
        </w:rPr>
      </w:pPr>
      <w:r>
        <w:rPr>
          <w:rFonts w:ascii="ＭＳ 明朝" w:hAnsi="ＭＳ 明朝" w:hint="eastAsia"/>
        </w:rPr>
        <w:br w:type="page"/>
        <w:t xml:space="preserve">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 xml:space="preserve">202●</w:t>
      </w:r>
      <w:r>
        <w:rPr>
          <w:rFonts w:ascii="ＭＳ 明朝" w:hAnsi="ＭＳ 明朝" w:hint="eastAsia"/>
          <w:lang w:eastAsia="zh-TW"/>
        </w:rPr>
        <w:t xml:space="preserve">年</w:t>
      </w:r>
      <w:r>
        <w:rPr>
          <w:rFonts w:ascii="ＭＳ 明朝" w:hAnsi="ＭＳ 明朝" w:hint="eastAsia"/>
        </w:rPr>
        <w:t xml:space="preserve">●</w:t>
      </w:r>
      <w:r>
        <w:rPr>
          <w:rFonts w:ascii="ＭＳ 明朝" w:hAnsi="ＭＳ 明朝" w:hint="eastAsia"/>
          <w:lang w:eastAsia="zh-TW"/>
        </w:rPr>
        <w:t xml:space="preserve">月</w:t>
      </w:r>
      <w:r>
        <w:rPr>
          <w:rFonts w:ascii="ＭＳ 明朝" w:hAnsi="ＭＳ 明朝" w:hint="eastAsia"/>
        </w:rPr>
        <w:t xml:space="preserve">●●</w:t>
      </w:r>
      <w:r>
        <w:rPr>
          <w:rFonts w:ascii="ＭＳ 明朝" w:hAnsi="ＭＳ 明朝" w:hint="eastAsia"/>
          <w:lang w:eastAsia="zh-TW"/>
        </w:rPr>
        <w:t xml:space="preserve">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r>
        <w:rPr>
          <w:rFonts w:ascii="ＭＳ 明朝" w:hAnsi="ＭＳ 明朝" w:hint="eastAsia"/>
          <w:lang w:eastAsia="zh-TW"/>
        </w:rPr>
        <w:t xml:space="preserve">（営業者）</w:t>
      </w:r>
      <w:r>
        <w:rPr>
          <w:rFonts w:ascii="ＭＳ 明朝" w:hAnsi="ＭＳ 明朝"/>
          <w:lang w:eastAsia="zh-TW"/>
        </w:rPr>
        <w:t xml:space="preserve">   </w:t>
      </w:r>
      <w:r>
        <w:rPr>
          <w:rFonts w:ascii="ＭＳ 明朝" w:hAnsi="ＭＳ 明朝" w:hint="eastAsia"/>
        </w:rPr>
        <w:t xml:space="preserve">東京都港区六本木四丁目12番8号　第六DMJビル2階</w:t>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 xml:space="preserve">合同会社WineBank</w:t>
      </w:r>
      <w:r>
        <w:rPr>
          <w:rFonts w:hAnsi="ＭＳ 明朝"/>
        </w:rPr>
        <w:t xml:space="preserve"> P5</w:t>
      </w:r>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 xml:space="preserve">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 xml:space="preserve">（出資者）</w:t>
        <w:tab/>
      </w:r>
      <w:r>
        <w:rPr>
          <w:rFonts w:ascii="ＭＳ 明朝" w:hAnsi="ＭＳ 明朝" w:hint="eastAsia"/>
        </w:rPr>
        <w:t xml:space="preserve">●●</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rFonts w:ascii="ＭＳ 明朝" w:hAnsi="ＭＳ 明朝"/>
        </w:rPr>
      </w:pPr>
      <w:r>
        <w:br w:type="page"/>
      </w:r>
    </w:p>
    <w:p w14:paraId="1C501EE6" w14:textId="77777777" w:rsidR="00426997" w:rsidRDefault="00912D27">
      <w:pPr>
        <w:jc w:val="center"/>
        <w:rPr>
          <w:rFonts w:ascii="ＭＳ 明朝" w:hAnsi="ＭＳ 明朝"/>
        </w:rPr>
      </w:pPr>
      <w:r>
        <w:rPr>
          <w:rFonts w:ascii="ＭＳ 明朝" w:hAnsi="ＭＳ 明朝" w:hint="eastAsia"/>
          <w:b/>
        </w:rPr>
        <w:t xml:space="preserve">別紙1　管理委託契約書（写し）</w:t>
      </w:r>
    </w:p>
    <w:p w14:paraId="48BE2ABB" w14:textId="77777777" w:rsidR="00426997" w:rsidRDefault="00426997">
      <w:pPr>
        <w:rPr>
          <w:rFonts w:ascii="ＭＳ 明朝" w:hAnsi="ＭＳ 明朝"/>
        </w:rPr>
      </w:pPr>
    </w:p>
    <w:p w14:paraId="1AB91ED5" w14:textId="77777777" w:rsidR="005241D7" w:rsidRDefault="005241D7">
      <w:pPr>
        <w:widowControl/>
        <w:jc w:val="left"/>
        <w:rPr>
          <w:rFonts w:ascii="ＭＳ 明朝" w:hAnsi="ＭＳ 明朝"/>
        </w:rPr>
      </w:pPr>
      <w:r>
        <w:rPr>
          <w:rFonts w:ascii="ＭＳ 明朝" w:hAnsi="ＭＳ 明朝"/>
        </w:rPr>
        <w:br w:type="page"/>
      </w:r>
    </w:p>
    <w:p w14:paraId="42DAFDCB" w14:textId="77777777" w:rsidR="00426997" w:rsidRDefault="00912D27">
      <w:pPr>
        <w:jc w:val="center"/>
        <w:rPr>
          <w:rFonts w:ascii="ＭＳ 明朝" w:hAnsi="ＭＳ 明朝"/>
        </w:rPr>
      </w:pPr>
      <w:r>
        <w:rPr>
          <w:rFonts w:ascii="ＭＳ 明朝" w:hAnsi="ＭＳ 明朝" w:hint="eastAsia"/>
          <w:b/>
        </w:rPr>
        <w:t xml:space="preserve">別紙2　現物出資財産及び受託者等からの取得財産の評価方法</w:t>
      </w:r>
    </w:p>
    <w:p w14:paraId="66473E51" w14:textId="77777777" w:rsidR="00426997" w:rsidRDefault="00426997">
      <w:pPr>
        <w:rPr>
          <w:rFonts w:ascii="ＭＳ 明朝" w:hAnsi="ＭＳ 明朝"/>
        </w:rPr>
      </w:pPr>
    </w:p>
    <w:p w14:paraId="562EA701" w14:textId="77777777" w:rsidR="00426997" w:rsidRDefault="00912D27">
      <w:pPr>
        <w:keepNext/>
        <w:rPr>
          <w:rFonts w:ascii="ＭＳ 明朝" w:hAnsi="ＭＳ 明朝"/>
        </w:rPr>
      </w:pPr>
      <w:r>
        <w:rPr>
          <w:rFonts w:ascii="ＭＳ 明朝" w:hAnsi="ＭＳ 明朝" w:hint="eastAsia"/>
        </w:rPr>
        <w:t xml:space="preserve">第1条（時価）</w:t>
      </w:r>
    </w:p>
    <w:p w14:paraId="56C9BBAF"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「時価」とは、対象銘柄（生産者名、銘柄名、ヴィンテージ及び容量の組合せにより特定される単位をいう。以下同じ。）ごとに、評価基準日における次の各号の価格を単純平均した価格をいう。</w:t>
      </w:r>
    </w:p>
    <w:p w14:paraId="14321F1D" w14:textId="22AC21AC" w:rsidR="00426997" w:rsidRDefault="00912D27">
      <w:pPr>
        <w:tabs>
          <w:tab w:val="left" w:pos="1260"/>
        </w:tabs>
        <w:ind w:left="1260" w:hanging="742"/>
        <w:rPr>
          <w:rFonts w:ascii="ＭＳ 明朝" w:hAnsi="ＭＳ 明朝"/>
        </w:rPr>
      </w:pPr>
      <w:r>
        <w:rPr>
          <w:rFonts w:ascii="ＭＳ 明朝" w:hAnsi="ＭＳ 明朝" w:hint="eastAsia"/>
        </w:rPr>
        <w:t xml:space="preserve">（1）</w:t>
        <w:tab/>
        <w:t xml:space="preserve">酒販店向け卸売価格（受託者及び第三者の直近6ヶ月の実現単価その他客観的資料に基づく価格）</w:t>
      </w:r>
    </w:p>
    <w:p w14:paraId="61E05CA5" w14:textId="0546E631" w:rsidR="00426997" w:rsidRDefault="00912D27">
      <w:pPr>
        <w:tabs>
          <w:tab w:val="left" w:pos="1260"/>
        </w:tabs>
        <w:ind w:left="1260" w:hanging="742"/>
        <w:rPr>
          <w:rFonts w:ascii="ＭＳ 明朝" w:hAnsi="ＭＳ 明朝"/>
        </w:rPr>
      </w:pPr>
      <w:r>
        <w:rPr>
          <w:rFonts w:ascii="ＭＳ 明朝" w:hAnsi="ＭＳ 明朝" w:hint="eastAsia"/>
        </w:rPr>
        <w:t xml:space="preserve">（2）</w:t>
        <w:tab/>
        <w:t xml:space="preserve">国内の主要な電子商取引サイトにおける一般消費者向け正規品の最安値販売価格（直近の実勢価格）</w:t>
      </w:r>
    </w:p>
    <w:p w14:paraId="774F2039"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評価基準日は、現物出資の実行日又は取得日とする。</w:t>
      </w:r>
    </w:p>
    <w:p w14:paraId="31941555"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前項の価格が得られない対象銘柄については、Liv-ex等の国際的な市場価格指標その他客観的な市場データに基づき合理的に算定する。</w:t>
      </w:r>
    </w:p>
    <w:p w14:paraId="507DC453" w14:textId="77777777" w:rsidR="00721897" w:rsidRDefault="007571E7">
      <w:pPr>
        <w:tabs>
          <w:tab w:val="left" w:pos="518"/>
        </w:tabs>
        <w:ind w:left="518" w:hanging="518"/>
        <w:rPr>
          <w:ins w:id="109" w:author="株式会社WineBank" w:date="2026-10-18T00:00:00Z"/>
        </w:rPr>
      </w:pPr>
      <w:ins w:id="110" w:author="株式会社WineBank" w:date="2026-10-18T00:00:00Z">
        <w:r>
          <w:rPr>
            <w:rFonts w:ascii="ＭＳ 明朝" w:hAnsi="ＭＳ 明朝" w:hint="eastAsia"/>
          </w:rPr>
          <w:t xml:space="preserve">4</w:t>
          <w:tab/>
          <w:t xml:space="preserve">前各項の価格の参照先には、Liv-ex、Wine-Searcher、国内の主要な電子商取引サイトにおける正規品の販売価格及び国内外の酒類オークションの落札結果を含むものとする。</w:t>
        </w:r>
      </w:ins>
    </w:p>
    <w:p w14:paraId="190323A4" w14:textId="77777777" w:rsidR="00426997" w:rsidRDefault="00426997">
      <w:pPr>
        <w:rPr>
          <w:rFonts w:ascii="ＭＳ 明朝" w:hAnsi="ＭＳ 明朝"/>
        </w:rPr>
      </w:pPr>
    </w:p>
    <w:p w14:paraId="287B022D" w14:textId="77777777" w:rsidR="00426997" w:rsidRDefault="00912D27">
      <w:pPr>
        <w:keepNext/>
        <w:rPr>
          <w:rFonts w:ascii="ＭＳ 明朝" w:hAnsi="ＭＳ 明朝"/>
        </w:rPr>
      </w:pPr>
      <w:r>
        <w:rPr>
          <w:rFonts w:ascii="ＭＳ 明朝" w:hAnsi="ＭＳ 明朝" w:hint="eastAsia"/>
        </w:rPr>
        <w:t xml:space="preserve">第2条（評価額）</w:t>
      </w:r>
    </w:p>
    <w:p w14:paraId="120F49A6" w14:textId="77777777" w:rsidR="00426997" w:rsidRDefault="00912D27">
      <w:pPr>
        <w:rPr>
          <w:rFonts w:ascii="ＭＳ 明朝" w:hAnsi="ＭＳ 明朝"/>
        </w:rPr>
      </w:pPr>
      <w:commentRangeStart w:id="111"/>
      <w:r>
        <w:rPr>
          <w:rFonts w:ascii="ＭＳ 明朝" w:hAnsi="ＭＳ 明朝" w:hint="eastAsia"/>
        </w:rPr>
        <w:t xml:space="preserve">現物出資財産の評価額及び受託者等からの取得価格は、時価に（1−α）を乗じた額とする。αは</w:t>
      </w:r>
      <w:del w:id="112" w:author="株式会社WineBank" w:date="2026-10-18T00:00:00Z">
        <w:r>
          <w:rPr>
            <w:rFonts w:ascii="ＭＳ 明朝" w:hAnsi="ＭＳ 明朝" w:hint="eastAsia"/>
          </w:rPr>
          <w:delText>20.8%</w:delText>
        </w:r>
      </w:del>
      <w:ins w:id="113" w:author="株式会社WineBank" w:date="2026-10-18T00:00:00Z">
        <w:r>
          <w:rPr>
            <w:rFonts w:ascii="ＭＳ 明朝" w:hAnsi="ＭＳ 明朝" w:hint="eastAsia"/>
          </w:rPr>
          <w:t xml:space="preserve">24.5%</w:t>
        </w:r>
      </w:ins>
      <w:r>
        <w:rPr>
          <w:rFonts w:ascii="ＭＳ 明朝" w:hAnsi="ＭＳ 明朝" w:hint="eastAsia"/>
        </w:rPr>
        <w:t xml:space="preserve">とする。</w:t>
      </w:r>
      <w:commentRangeEnd w:id="111"/>
      <w:r>
        <w:rPr>
          <w:rStyle w:val="af4"/>
          <w:rFonts w:ascii="ＭＳ 明朝" w:hAnsi="ＭＳ 明朝"/>
          <w:sz w:val="21"/>
          <w:szCs w:val="24"/>
        </w:rPr>
        <w:commentReference w:id="111"/>
      </w:r>
    </w:p>
    <w:p w14:paraId="79FE5D06" w14:textId="77777777" w:rsidR="00426997" w:rsidRDefault="00426997">
      <w:pPr>
        <w:rPr>
          <w:rFonts w:ascii="ＭＳ 明朝" w:hAnsi="ＭＳ 明朝"/>
        </w:rPr>
      </w:pPr>
    </w:p>
    <w:p w14:paraId="2E439F80" w14:textId="77777777" w:rsidR="00426997" w:rsidRDefault="00912D27">
      <w:pPr>
        <w:keepNext/>
        <w:rPr>
          <w:rFonts w:ascii="ＭＳ 明朝" w:hAnsi="ＭＳ 明朝"/>
        </w:rPr>
      </w:pPr>
      <w:r>
        <w:rPr>
          <w:rFonts w:ascii="ＭＳ 明朝" w:hAnsi="ＭＳ 明朝" w:hint="eastAsia"/>
        </w:rPr>
        <w:t xml:space="preserve">第3条（帳簿価額との関係）</w:t>
      </w:r>
    </w:p>
    <w:p w14:paraId="734AAFC3" w14:textId="77777777" w:rsidR="00426997" w:rsidRDefault="00912D27">
      <w:pPr>
        <w:rPr>
          <w:rFonts w:ascii="ＭＳ 明朝" w:hAnsi="ＭＳ 明朝"/>
        </w:rPr>
      </w:pPr>
      <w:r>
        <w:rPr>
          <w:rFonts w:ascii="ＭＳ 明朝" w:hAnsi="ＭＳ 明朝" w:hint="eastAsia"/>
        </w:rPr>
        <w:t xml:space="preserve">前条の評価額をもって営業者における取得価額とする。評価額と受託者の帳簿価額との差額は受託者に帰属し、本事業の損益には含めない。</w:t>
      </w:r>
    </w:p>
    <w:p w14:paraId="1345C9DF" w14:textId="77777777" w:rsidR="00426997" w:rsidRDefault="00426997">
      <w:pPr>
        <w:rPr>
          <w:rFonts w:ascii="ＭＳ 明朝" w:hAnsi="ＭＳ 明朝"/>
        </w:rPr>
      </w:pPr>
    </w:p>
    <w:p w14:paraId="775E3791" w14:textId="77777777" w:rsidR="00426997" w:rsidRDefault="00912D27">
      <w:pPr>
        <w:keepNext/>
        <w:rPr>
          <w:rFonts w:ascii="ＭＳ 明朝" w:hAnsi="ＭＳ 明朝"/>
        </w:rPr>
      </w:pPr>
      <w:r>
        <w:rPr>
          <w:rFonts w:ascii="ＭＳ 明朝" w:hAnsi="ＭＳ 明朝" w:hint="eastAsia"/>
        </w:rPr>
        <w:t xml:space="preserve">第4条（評価額を下回る売却）</w:t>
      </w:r>
    </w:p>
    <w:p w14:paraId="7486A16B"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本財産たるワインの売却価額が前条の取得価額を下回った場合の差額は、本事業の損失として、第9条第5項に従い各本件匿名組合員が出資割合に応じて負担する。</w:t>
      </w:r>
    </w:p>
    <w:p w14:paraId="6BEB8DDD"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前項にかかわらず、評価基準日における時価の算定に用いた資料に誤り又は虚偽があり、これにより評価額が過大となった場合には、受託者は、過大となった額を営業者に金銭で支払うものとする。</w:t>
      </w:r>
    </w:p>
    <w:p w14:paraId="46AE4B33" w14:textId="77777777" w:rsidR="00426997" w:rsidRDefault="00426997">
      <w:pPr>
        <w:rPr>
          <w:rFonts w:ascii="ＭＳ 明朝" w:hAnsi="ＭＳ 明朝"/>
        </w:rPr>
      </w:pPr>
    </w:p>
    <w:p w14:paraId="2787BD5E" w14:textId="77777777" w:rsidR="00426997" w:rsidRDefault="00912D27">
      <w:pPr>
        <w:keepNext/>
        <w:rPr>
          <w:rFonts w:ascii="ＭＳ 明朝" w:hAnsi="ＭＳ 明朝"/>
        </w:rPr>
      </w:pPr>
      <w:r>
        <w:rPr>
          <w:rFonts w:ascii="ＭＳ 明朝" w:hAnsi="ＭＳ 明朝" w:hint="eastAsia"/>
        </w:rPr>
        <w:t xml:space="preserve">第5条（消費税等）</w:t>
      </w:r>
    </w:p>
    <w:p w14:paraId="1D7890D3" w14:textId="77777777" w:rsidR="00426997" w:rsidRDefault="00912D27">
      <w:pPr>
        <w:rPr>
          <w:rFonts w:ascii="ＭＳ 明朝" w:hAnsi="ＭＳ 明朝"/>
        </w:rPr>
      </w:pPr>
      <w:r>
        <w:rPr>
          <w:rFonts w:ascii="ＭＳ 明朝" w:hAnsi="ＭＳ 明朝" w:hint="eastAsia"/>
        </w:rPr>
        <w:t xml:space="preserve">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p>
    <w:p w14:paraId="3558A1AE" w14:textId="77777777" w:rsidR="00426997" w:rsidRDefault="00426997">
      <w:pPr>
        <w:rPr>
          <w:rFonts w:ascii="ＭＳ 明朝" w:hAnsi="ＭＳ 明朝"/>
        </w:rPr>
      </w:pPr>
    </w:p>
    <w:p w14:paraId="243F5E70" w14:textId="77777777" w:rsidR="00426997" w:rsidRDefault="00912D27">
      <w:pPr>
        <w:keepNext/>
        <w:rPr>
          <w:rFonts w:ascii="ＭＳ 明朝" w:hAnsi="ＭＳ 明朝"/>
        </w:rPr>
      </w:pPr>
      <w:r>
        <w:rPr>
          <w:rFonts w:ascii="ＭＳ 明朝" w:hAnsi="ＭＳ 明朝" w:hint="eastAsia"/>
        </w:rPr>
        <w:t xml:space="preserve">第6条（根拠資料の保存・検証）</w:t>
      </w:r>
    </w:p>
    <w:p w14:paraId="2E16BA71" w14:textId="77777777" w:rsidR="00426997" w:rsidRDefault="00912D27">
      <w:pPr>
        <w:rPr>
          <w:rFonts w:ascii="ＭＳ 明朝" w:hAnsi="ＭＳ 明朝"/>
        </w:rPr>
      </w:pPr>
      <w:r>
        <w:rPr>
          <w:rFonts w:ascii="ＭＳ 明朝" w:hAnsi="ＭＳ 明朝" w:hint="eastAsia"/>
        </w:rPr>
        <w:t xml:space="preserve">営業者は、時価の算定に用いた資料を本契約終了後5年間保存し、本出資者の求めに応じて開示する。</w:t>
      </w:r>
      <w:ins w:id="114" w:author="株式会社WineBank" w:date="2026-10-18T00:00:00Z">
        <w:r>
          <w:rPr>
            <w:rFonts w:ascii="ＭＳ 明朝" w:hAnsi="ＭＳ 明朝" w:hint="eastAsia"/>
          </w:rPr>
          <w:t xml:space="preserve">また、当該資料は第12条第6項に定めるデータルームに掲載する。</w:t>
        </w:r>
      </w:ins>
      <w:r>
        <w:rPr>
          <w:rFonts w:ascii="ＭＳ 明朝" w:hAnsi="ＭＳ 明朝" w:hint="eastAsia"/>
        </w:rPr>
        <w:t xml:space="preserve">時価の算定は第12条第5項に定める合意された手続の対象とする。</w:t>
      </w:r>
    </w:p>
    <w:p w14:paraId="38FB4D07" w14:textId="77777777" w:rsidR="00426997" w:rsidRDefault="00912D27">
      <w:pPr>
        <w:rPr>
          <w:rFonts w:ascii="ＭＳ 明朝" w:hAnsi="ＭＳ 明朝"/>
        </w:rPr>
      </w:pPr>
      <w:r>
        <w:br w:type="page"/>
      </w:r>
    </w:p>
    <w:p w14:paraId="1BC6E66E" w14:textId="77777777" w:rsidR="00426997" w:rsidRDefault="00912D27">
      <w:pPr>
        <w:jc w:val="center"/>
        <w:rPr>
          <w:rFonts w:ascii="ＭＳ 明朝" w:hAnsi="ＭＳ 明朝"/>
        </w:rPr>
      </w:pPr>
      <w:r>
        <w:rPr>
          <w:rFonts w:ascii="ＭＳ 明朝" w:hAnsi="ＭＳ 明朝" w:hint="eastAsia"/>
          <w:b/>
        </w:rPr>
        <w:t xml:space="preserve">別紙3　在庫配分方針</w:t>
      </w:r>
    </w:p>
    <w:p w14:paraId="3882B81E" w14:textId="77777777" w:rsidR="00426997" w:rsidRDefault="00426997">
      <w:pPr>
        <w:rPr>
          <w:rFonts w:ascii="ＭＳ 明朝" w:hAnsi="ＭＳ 明朝"/>
        </w:rPr>
      </w:pPr>
    </w:p>
    <w:p w14:paraId="09DE2C8C" w14:textId="77777777" w:rsidR="00426997" w:rsidRDefault="00912D27">
      <w:pPr>
        <w:rPr>
          <w:rFonts w:ascii="ＭＳ 明朝" w:hAnsi="ＭＳ 明朝"/>
        </w:rPr>
      </w:pPr>
      <w:r>
        <w:rPr>
          <w:rFonts w:ascii="ＭＳ 明朝" w:hAnsi="ＭＳ 明朝" w:hint="eastAsia"/>
        </w:rPr>
        <w:t xml:space="preserve">本別紙において、「本件在庫」とは本財産たるワインその他の酒類を、「自己勘定在庫」とは受託者が自己の計算において保有するワインその他の酒類をいう。</w:t>
      </w:r>
    </w:p>
    <w:p w14:paraId="2B5F9B93" w14:textId="77777777" w:rsidR="00426997" w:rsidRDefault="00426997">
      <w:pPr>
        <w:rPr>
          <w:rFonts w:ascii="ＭＳ 明朝" w:hAnsi="ＭＳ 明朝"/>
        </w:rPr>
      </w:pPr>
    </w:p>
    <w:p w14:paraId="0DE03065" w14:textId="77777777" w:rsidR="00426997" w:rsidRDefault="00912D27">
      <w:pPr>
        <w:keepNext/>
        <w:rPr>
          <w:rFonts w:ascii="ＭＳ 明朝" w:hAnsi="ＭＳ 明朝"/>
        </w:rPr>
      </w:pPr>
      <w:r>
        <w:rPr>
          <w:rFonts w:ascii="ＭＳ 明朝" w:hAnsi="ＭＳ 明朝" w:hint="eastAsia"/>
        </w:rPr>
        <w:t xml:space="preserve">第1条（売却の配分）</w:t>
      </w:r>
    </w:p>
    <w:p w14:paraId="6CAD4BEF"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同一の対象銘柄について本件在庫及び自己勘定在庫の双方が存在する場合、当該対象銘柄の売却は、売却時点における両者の在庫数量の比率に応じて配分する。</w:t>
      </w:r>
    </w:p>
    <w:p w14:paraId="4F470756"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個々の売却は数量の分割になじまないことから、対象銘柄ごとの累計売却数量の配分比率が前項の比率に一致するよう配分台帳により管理し、当該比率からの乖離が大きい側の在庫から出庫する。</w:t>
      </w:r>
    </w:p>
    <w:p w14:paraId="72F13D4A"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前項による乖離が同等である場合、ロット単位での売却その他前項の方法により配分を決し得ない場合、又は配分の判断を要する場合は、本件在庫を優先して売却する。</w:t>
      </w:r>
    </w:p>
    <w:p w14:paraId="2BC931ED" w14:textId="77777777" w:rsidR="00426997" w:rsidRDefault="00912D27">
      <w:pPr>
        <w:tabs>
          <w:tab w:val="left" w:pos="518"/>
        </w:tabs>
        <w:ind w:left="518" w:hanging="518"/>
        <w:rPr>
          <w:rFonts w:ascii="ＭＳ 明朝" w:hAnsi="ＭＳ 明朝"/>
        </w:rPr>
      </w:pPr>
      <w:r>
        <w:rPr>
          <w:rFonts w:ascii="ＭＳ 明朝" w:hAnsi="ＭＳ 明朝" w:hint="eastAsia"/>
        </w:rPr>
        <w:t xml:space="preserve">4</w:t>
        <w:tab/>
      </w:r>
      <w:del w:id="115" w:author="株式会社WineBank" w:date="2026-10-18T00:00:00Z">
        <w:r>
          <w:rPr>
            <w:rFonts w:ascii="ＭＳ 明朝" w:hAnsi="ＭＳ 明朝" w:hint="eastAsia"/>
          </w:rPr>
          <w:delText>四半期末日</w:delText>
        </w:r>
      </w:del>
      <w:ins w:id="116" w:author="株式会社WineBank" w:date="2026-10-18T00:00:00Z">
        <w:r>
          <w:rPr>
            <w:rFonts w:ascii="ＭＳ 明朝" w:hAnsi="ＭＳ 明朝" w:hint="eastAsia"/>
          </w:rPr>
          <w:t xml:space="preserve">各報告対象期間の末日</w:t>
        </w:r>
      </w:ins>
      <w:r>
        <w:rPr>
          <w:rFonts w:ascii="ＭＳ 明朝" w:hAnsi="ＭＳ 明朝" w:hint="eastAsia"/>
        </w:rPr>
        <w:t xml:space="preserve">における累計配分比率と第1項の比率との乖離が</w:t>
      </w:r>
      <w:del w:id="117" w:author="株式会社WineBank" w:date="2026-10-18T00:00:00Z">
        <w:r>
          <w:rPr>
            <w:rFonts w:ascii="ＭＳ 明朝" w:hAnsi="ＭＳ 明朝" w:hint="eastAsia"/>
          </w:rPr>
          <w:delText>●%</w:delText>
        </w:r>
      </w:del>
      <w:ins w:id="118" w:author="株式会社WineBank" w:date="2026-10-18T00:00:00Z">
        <w:r>
          <w:rPr>
            <w:rFonts w:ascii="ＭＳ 明朝" w:hAnsi="ＭＳ 明朝" w:hint="eastAsia"/>
          </w:rPr>
          <w:t xml:space="preserve">10%</w:t>
        </w:r>
      </w:ins>
      <w:r>
        <w:rPr>
          <w:rFonts w:ascii="ＭＳ 明朝" w:hAnsi="ＭＳ 明朝" w:hint="eastAsia"/>
        </w:rPr>
        <w:t xml:space="preserve">を超えた場合、</w:t>
      </w:r>
      <w:del w:id="119" w:author="株式会社WineBank" w:date="2026-10-18T00:00:00Z">
        <w:r>
          <w:rPr>
            <w:rFonts w:ascii="ＭＳ 明朝" w:hAnsi="ＭＳ 明朝" w:hint="eastAsia"/>
          </w:rPr>
          <w:delText>翌四半期</w:delText>
        </w:r>
      </w:del>
      <w:ins w:id="120" w:author="株式会社WineBank" w:date="2026-10-18T00:00:00Z">
        <w:r>
          <w:rPr>
            <w:rFonts w:ascii="ＭＳ 明朝" w:hAnsi="ＭＳ 明朝" w:hint="eastAsia"/>
          </w:rPr>
          <w:t xml:space="preserve">翌報告対象期間</w:t>
        </w:r>
      </w:ins>
      <w:r>
        <w:rPr>
          <w:rFonts w:ascii="ＭＳ 明朝" w:hAnsi="ＭＳ 明朝" w:hint="eastAsia"/>
        </w:rPr>
        <w:t xml:space="preserve">においてこれを是正する。</w:t>
      </w:r>
    </w:p>
    <w:p w14:paraId="608D1641" w14:textId="77777777" w:rsidR="00426997" w:rsidRDefault="00426997">
      <w:pPr>
        <w:rPr>
          <w:rFonts w:ascii="ＭＳ 明朝" w:hAnsi="ＭＳ 明朝"/>
        </w:rPr>
      </w:pPr>
    </w:p>
    <w:p w14:paraId="1F9BAE8E" w14:textId="77777777" w:rsidR="00426997" w:rsidRDefault="00912D27">
      <w:pPr>
        <w:keepNext/>
        <w:rPr>
          <w:rFonts w:ascii="ＭＳ 明朝" w:hAnsi="ＭＳ 明朝"/>
        </w:rPr>
      </w:pPr>
      <w:r>
        <w:rPr>
          <w:rFonts w:ascii="ＭＳ 明朝" w:hAnsi="ＭＳ 明朝" w:hint="eastAsia"/>
        </w:rPr>
        <w:t xml:space="preserve">第2条（組入銘柄の選定）</w:t>
      </w:r>
    </w:p>
    <w:p w14:paraId="3284497D" w14:textId="77777777" w:rsidR="00426997" w:rsidRDefault="00912D27">
      <w:pPr>
        <w:rPr>
          <w:rFonts w:ascii="ＭＳ 明朝" w:hAnsi="ＭＳ 明朝"/>
        </w:rPr>
      </w:pPr>
      <w:r>
        <w:rPr>
          <w:rFonts w:ascii="ＭＳ 明朝" w:hAnsi="ＭＳ 明朝" w:hint="eastAsia"/>
        </w:rPr>
        <w:t xml:space="preserve">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p>
    <w:p w14:paraId="18041A54" w14:textId="77777777" w:rsidR="00426997" w:rsidRDefault="00426997">
      <w:pPr>
        <w:rPr>
          <w:rFonts w:ascii="ＭＳ 明朝" w:hAnsi="ＭＳ 明朝"/>
        </w:rPr>
      </w:pPr>
    </w:p>
    <w:p w14:paraId="7072BACA" w14:textId="77777777" w:rsidR="00426997" w:rsidRDefault="00912D27">
      <w:pPr>
        <w:keepNext/>
        <w:rPr>
          <w:rFonts w:ascii="ＭＳ 明朝" w:hAnsi="ＭＳ 明朝"/>
        </w:rPr>
      </w:pPr>
      <w:r>
        <w:rPr>
          <w:rFonts w:ascii="ＭＳ 明朝" w:hAnsi="ＭＳ 明朝" w:hint="eastAsia"/>
        </w:rPr>
        <w:t xml:space="preserve">第3条（実現単価の同一性と差額の補填）</w:t>
      </w:r>
    </w:p>
    <w:p w14:paraId="7C74D303"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同一の対象銘柄について</w:t>
      </w:r>
      <w:del w:id="121" w:author="株式会社WineBank" w:date="2026-10-18T00:00:00Z">
        <w:r>
          <w:rPr>
            <w:rFonts w:ascii="ＭＳ 明朝" w:hAnsi="ＭＳ 明朝" w:hint="eastAsia"/>
          </w:rPr>
          <w:delText>同一の四半期</w:delText>
        </w:r>
      </w:del>
      <w:ins w:id="122" w:author="株式会社WineBank" w:date="2026-10-18T00:00:00Z">
        <w:r>
          <w:rPr>
            <w:rFonts w:ascii="ＭＳ 明朝" w:hAnsi="ＭＳ 明朝" w:hint="eastAsia"/>
          </w:rPr>
          <w:t xml:space="preserve">同一の報告対象期間</w:t>
        </w:r>
      </w:ins>
      <w:r>
        <w:rPr>
          <w:rFonts w:ascii="ＭＳ 明朝" w:hAnsi="ＭＳ 明朝" w:hint="eastAsia"/>
        </w:rPr>
        <w:t xml:space="preserve">に本件在庫及び自己勘定在庫の双方を売却した場合、本件在庫に係る実現単価は自己勘定在庫に係る実現単価を下回らないものとする。</w:t>
      </w:r>
    </w:p>
    <w:p w14:paraId="28D00F34"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前項に反して本件在庫に係る実現単価が下回った場合、受託者は、その差額に当該</w:t>
      </w:r>
      <w:del w:id="123" w:author="株式会社WineBank" w:date="2026-10-18T00:00:00Z">
        <w:r>
          <w:rPr>
            <w:rFonts w:ascii="ＭＳ 明朝" w:hAnsi="ＭＳ 明朝" w:hint="eastAsia"/>
          </w:rPr>
          <w:delText>四半期</w:delText>
        </w:r>
      </w:del>
      <w:ins w:id="124" w:author="株式会社WineBank" w:date="2026-10-18T00:00:00Z">
        <w:r>
          <w:rPr>
            <w:rFonts w:ascii="ＭＳ 明朝" w:hAnsi="ＭＳ 明朝" w:hint="eastAsia"/>
          </w:rPr>
          <w:t xml:space="preserve">報告対象期間</w:t>
        </w:r>
      </w:ins>
      <w:r>
        <w:rPr>
          <w:rFonts w:ascii="ＭＳ 明朝" w:hAnsi="ＭＳ 明朝" w:hint="eastAsia"/>
        </w:rPr>
        <w:t xml:space="preserve">における本件在庫の売却本数を乗じた金額を、当該</w:t>
      </w:r>
      <w:del w:id="125" w:author="株式会社WineBank" w:date="2026-10-18T00:00:00Z">
        <w:r>
          <w:rPr>
            <w:rFonts w:ascii="ＭＳ 明朝" w:hAnsi="ＭＳ 明朝" w:hint="eastAsia"/>
          </w:rPr>
          <w:delText>四半期</w:delText>
        </w:r>
      </w:del>
      <w:ins w:id="126" w:author="株式会社WineBank" w:date="2026-10-18T00:00:00Z">
        <w:r>
          <w:rPr>
            <w:rFonts w:ascii="ＭＳ 明朝" w:hAnsi="ＭＳ 明朝" w:hint="eastAsia"/>
          </w:rPr>
          <w:t xml:space="preserve">報告対象期間</w:t>
        </w:r>
      </w:ins>
      <w:r>
        <w:rPr>
          <w:rFonts w:ascii="ＭＳ 明朝" w:hAnsi="ＭＳ 明朝" w:hint="eastAsia"/>
        </w:rPr>
        <w:t xml:space="preserve">の報告書提出後30日以内に営業者に支払う。</w:t>
      </w:r>
    </w:p>
    <w:p w14:paraId="50E41422" w14:textId="77777777" w:rsidR="00426997" w:rsidRDefault="00426997">
      <w:pPr>
        <w:rPr>
          <w:rFonts w:ascii="ＭＳ 明朝" w:hAnsi="ＭＳ 明朝"/>
        </w:rPr>
      </w:pPr>
    </w:p>
    <w:p w14:paraId="58E538D0" w14:textId="77777777" w:rsidR="00426997" w:rsidRDefault="00912D27">
      <w:pPr>
        <w:keepNext/>
        <w:rPr>
          <w:rFonts w:ascii="ＭＳ 明朝" w:hAnsi="ＭＳ 明朝"/>
        </w:rPr>
      </w:pPr>
      <w:r>
        <w:rPr>
          <w:rFonts w:ascii="ＭＳ 明朝" w:hAnsi="ＭＳ 明朝" w:hint="eastAsia"/>
        </w:rPr>
        <w:t xml:space="preserve">第4条（配分台帳・出庫の自動割当・分別保管）</w:t>
      </w:r>
    </w:p>
    <w:p w14:paraId="6CC162F2"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受託者は、対象銘柄ごとに本件在庫及び自己勘定在庫の期首数量、</w:t>
      </w:r>
      <w:ins w:id="127" w:author="株式会社WineBank" w:date="2026-10-18T00:00:00Z">
        <w:r>
          <w:rPr>
            <w:rFonts w:ascii="ＭＳ 明朝" w:hAnsi="ＭＳ 明朝" w:hint="eastAsia"/>
          </w:rPr>
          <w:t xml:space="preserve">取得日、</w:t>
        </w:r>
      </w:ins>
      <w:r>
        <w:rPr>
          <w:rFonts w:ascii="ＭＳ 明朝" w:hAnsi="ＭＳ 明朝" w:hint="eastAsia"/>
        </w:rPr>
        <w:t xml:space="preserve">取得数量、取得単価、売却数量、売却単価</w:t>
      </w:r>
      <w:del w:id="128" w:author="株式会社WineBank" w:date="2026-10-18T00:00:00Z">
        <w:r>
          <w:rPr>
            <w:rFonts w:ascii="ＭＳ 明朝" w:hAnsi="ＭＳ 明朝" w:hint="eastAsia"/>
          </w:rPr>
          <w:delText>及び期末数量</w:delText>
        </w:r>
      </w:del>
      <w:ins w:id="129" w:author="株式会社WineBank" w:date="2026-10-18T00:00:00Z">
        <w:r>
          <w:rPr>
            <w:rFonts w:ascii="ＭＳ 明朝" w:hAnsi="ＭＳ 明朝" w:hint="eastAsia"/>
          </w:rPr>
          <w:t xml:space="preserve">、期末数量及び保管場所</w:t>
        </w:r>
      </w:ins>
      <w:r>
        <w:rPr>
          <w:rFonts w:ascii="ＭＳ 明朝" w:hAnsi="ＭＳ 明朝" w:hint="eastAsia"/>
        </w:rPr>
        <w:t xml:space="preserve">を記録した配分台帳を作成・維持し、</w:t>
      </w:r>
      <w:del w:id="130" w:author="株式会社WineBank" w:date="2026-10-18T00:00:00Z">
        <w:r>
          <w:rPr>
            <w:rFonts w:ascii="ＭＳ 明朝" w:hAnsi="ＭＳ 明朝" w:hint="eastAsia"/>
          </w:rPr>
          <w:delText>四半期ごとに営業者を通じて本出資者に開示する</w:delText>
        </w:r>
      </w:del>
      <w:ins w:id="131" w:author="株式会社WineBank" w:date="2026-10-18T00:00:00Z">
        <w:r>
          <w:rPr>
            <w:rFonts w:ascii="ＭＳ 明朝" w:hAnsi="ＭＳ 明朝" w:hint="eastAsia"/>
          </w:rPr>
          <w:t xml:space="preserve">報告対象期間ごとに営業者を通じて本出資者に開示し、第12条第6項に定めるデータルームに掲載する</w:t>
        </w:r>
      </w:ins>
      <w:r>
        <w:rPr>
          <w:rFonts w:ascii="ＭＳ 明朝" w:hAnsi="ＭＳ 明朝" w:hint="eastAsia"/>
        </w:rPr>
        <w:t xml:space="preserve">。</w:t>
      </w:r>
    </w:p>
    <w:p w14:paraId="51FDC085"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出庫元の決定は前条までの規則に基づき情報システムにより自動的に行い、担当者が変更する場合はその理由を記録する。</w:t>
      </w:r>
    </w:p>
    <w:p w14:paraId="0ECF89A8"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本件在庫は自己勘定在庫と区分されたロケーションで保管し、識別表示を付す。</w:t>
      </w:r>
      <w:del w:id="132" w:author="株式会社WineBank" w:date="2026-10-18T00:00:00Z">
        <w:r>
          <w:rPr>
            <w:rFonts w:ascii="ＭＳ 明朝" w:hAnsi="ＭＳ 明朝" w:hint="eastAsia"/>
          </w:rPr>
          <w:delText>四半期ごとに</w:delText>
        </w:r>
      </w:del>
      <w:ins w:id="133" w:author="株式会社WineBank" w:date="2026-10-18T00:00:00Z">
        <w:r>
          <w:rPr>
            <w:rFonts w:ascii="ＭＳ 明朝" w:hAnsi="ＭＳ 明朝" w:hint="eastAsia"/>
          </w:rPr>
          <w:t xml:space="preserve">報告対象期間ごとに</w:t>
        </w:r>
      </w:ins>
      <w:r>
        <w:rPr>
          <w:rFonts w:ascii="ＭＳ 明朝" w:hAnsi="ＭＳ 明朝" w:hint="eastAsia"/>
        </w:rPr>
        <w:t xml:space="preserve">第三者による実地棚卸を実施する。</w:t>
      </w:r>
    </w:p>
    <w:p w14:paraId="4AE0B59E" w14:textId="77777777" w:rsidR="00426997" w:rsidRDefault="00426997">
      <w:pPr>
        <w:rPr>
          <w:rFonts w:ascii="ＭＳ 明朝" w:hAnsi="ＭＳ 明朝"/>
        </w:rPr>
      </w:pPr>
    </w:p>
    <w:p w14:paraId="29A44218" w14:textId="77777777" w:rsidR="00426997" w:rsidRDefault="00912D27">
      <w:pPr>
        <w:keepNext/>
        <w:rPr>
          <w:rFonts w:ascii="ＭＳ 明朝" w:hAnsi="ＭＳ 明朝"/>
        </w:rPr>
      </w:pPr>
      <w:r>
        <w:rPr>
          <w:rFonts w:ascii="ＭＳ 明朝" w:hAnsi="ＭＳ 明朝" w:hint="eastAsia"/>
        </w:rPr>
        <w:t xml:space="preserve">第5条（遵守状況の検証・違反時の是正）</w:t>
      </w:r>
    </w:p>
    <w:p w14:paraId="1D886870" w14:textId="77777777" w:rsidR="00426997" w:rsidRDefault="00912D27">
      <w:pPr>
        <w:rPr>
          <w:rFonts w:ascii="ＭＳ 明朝" w:hAnsi="ＭＳ 明朝"/>
        </w:rPr>
      </w:pPr>
      <w:r>
        <w:rPr>
          <w:rFonts w:ascii="ＭＳ 明朝" w:hAnsi="ＭＳ 明朝" w:hint="eastAsia"/>
        </w:rPr>
        <w:t xml:space="preserve">本別紙の遵守状況は第12条第5項に定める合意された手続の対象とする。違反があった場合、営業者は遅滞なく本出資者に報告し、是正措置の内容及び実施時期を書面で提示する。</w:t>
      </w:r>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株式会社WineBank" w:date="2026-10-18T04:47:00Z" w:initials="WB">
    <w:p w14:paraId="7FC28DD6" w14:textId="77777777" w:rsidR="00721897" w:rsidRDefault="007571E7">
      <w:r>
        <w:annotationRef/>
      </w:r>
      <w:r>
        <w:rPr>
          <w:color w:val="000000"/>
          <w:sz w:val="20"/>
          <w:szCs w:val="20"/>
        </w:rPr>
        <w:t>高山様ご指摘</w:t>
      </w:r>
      <w:r>
        <w:rPr>
          <w:color w:val="000000"/>
          <w:sz w:val="20"/>
          <w:szCs w:val="20"/>
        </w:rPr>
        <w:t>1</w:t>
      </w:r>
      <w:r>
        <w:rPr>
          <w:color w:val="000000"/>
          <w:sz w:val="20"/>
          <w:szCs w:val="20"/>
        </w:rPr>
        <w:t>）：現物出資明細を実行日の</w:t>
      </w:r>
      <w:r>
        <w:rPr>
          <w:color w:val="000000"/>
          <w:sz w:val="20"/>
          <w:szCs w:val="20"/>
        </w:rPr>
        <w:t>10</w:t>
      </w:r>
      <w:r>
        <w:rPr>
          <w:color w:val="000000"/>
          <w:sz w:val="20"/>
          <w:szCs w:val="20"/>
        </w:rPr>
        <w:t>営業日前までに提示し、</w:t>
      </w:r>
      <w:r>
        <w:rPr>
          <w:color w:val="000000"/>
          <w:sz w:val="20"/>
          <w:szCs w:val="20"/>
        </w:rPr>
        <w:t>WineBank</w:t>
      </w:r>
      <w:r>
        <w:rPr>
          <w:color w:val="000000"/>
          <w:sz w:val="20"/>
          <w:szCs w:val="20"/>
        </w:rPr>
        <w:t>以外の出資者の過半から異議がないことを実行条件としました。帳簿価額は</w:t>
      </w:r>
      <w:r>
        <w:rPr>
          <w:color w:val="000000"/>
          <w:sz w:val="20"/>
          <w:szCs w:val="20"/>
        </w:rPr>
        <w:t>WineBank</w:t>
      </w:r>
      <w:r>
        <w:rPr>
          <w:color w:val="000000"/>
          <w:sz w:val="20"/>
          <w:szCs w:val="20"/>
        </w:rPr>
        <w:t>の原価情報のため、第</w:t>
      </w:r>
      <w:r>
        <w:rPr>
          <w:color w:val="000000"/>
          <w:sz w:val="20"/>
          <w:szCs w:val="20"/>
        </w:rPr>
        <w:t>3</w:t>
      </w:r>
      <w:r>
        <w:rPr>
          <w:color w:val="000000"/>
          <w:sz w:val="20"/>
          <w:szCs w:val="20"/>
        </w:rPr>
        <w:t>項で</w:t>
      </w:r>
      <w:r>
        <w:rPr>
          <w:color w:val="000000"/>
          <w:sz w:val="20"/>
          <w:szCs w:val="20"/>
        </w:rPr>
        <w:t>AUP</w:t>
      </w:r>
      <w:r>
        <w:rPr>
          <w:color w:val="000000"/>
          <w:sz w:val="20"/>
          <w:szCs w:val="20"/>
        </w:rPr>
        <w:t>を実施する会計士への開示とし、第</w:t>
      </w:r>
      <w:r>
        <w:rPr>
          <w:color w:val="000000"/>
          <w:sz w:val="20"/>
          <w:szCs w:val="20"/>
        </w:rPr>
        <w:t>12</w:t>
      </w:r>
      <w:r>
        <w:rPr>
          <w:color w:val="000000"/>
          <w:sz w:val="20"/>
          <w:szCs w:val="20"/>
        </w:rPr>
        <w:t>条第</w:t>
      </w:r>
      <w:r>
        <w:rPr>
          <w:color w:val="000000"/>
          <w:sz w:val="20"/>
          <w:szCs w:val="20"/>
        </w:rPr>
        <w:t>5</w:t>
      </w:r>
      <w:r>
        <w:rPr>
          <w:color w:val="000000"/>
          <w:sz w:val="20"/>
          <w:szCs w:val="20"/>
        </w:rPr>
        <w:t>項第</w:t>
      </w:r>
      <w:r>
        <w:rPr>
          <w:color w:val="000000"/>
          <w:sz w:val="20"/>
          <w:szCs w:val="20"/>
        </w:rPr>
        <w:t>4</w:t>
      </w:r>
      <w:r>
        <w:rPr>
          <w:color w:val="000000"/>
          <w:sz w:val="20"/>
          <w:szCs w:val="20"/>
        </w:rPr>
        <w:t>号で照合します。</w:t>
      </w:r>
    </w:p>
  </w:comment>
  <w:comment w:id="9" w:author="株式会社WineBank" w:date="2026-10-18T04:47:00Z" w:initials="WB">
    <w:p w14:paraId="19A1C139" w14:textId="77777777" w:rsidR="00721897" w:rsidRDefault="007571E7">
      <w:r>
        <w:annotationRef/>
      </w:r>
      <w:r>
        <w:rPr>
          <w:color w:val="000000"/>
          <w:sz w:val="20"/>
          <w:szCs w:val="20"/>
        </w:rPr>
        <w:t>高山様ご指摘</w:t>
      </w:r>
      <w:r>
        <w:rPr>
          <w:color w:val="000000"/>
          <w:sz w:val="20"/>
          <w:szCs w:val="20"/>
        </w:rPr>
        <w:t>2</w:t>
      </w:r>
      <w:r>
        <w:rPr>
          <w:color w:val="000000"/>
          <w:sz w:val="20"/>
          <w:szCs w:val="20"/>
        </w:rPr>
        <w:t>）：現物出資財産の表明保証（第</w:t>
      </w:r>
      <w:r>
        <w:rPr>
          <w:color w:val="000000"/>
          <w:sz w:val="20"/>
          <w:szCs w:val="20"/>
        </w:rPr>
        <w:t>8</w:t>
      </w:r>
      <w:r>
        <w:rPr>
          <w:color w:val="000000"/>
          <w:sz w:val="20"/>
          <w:szCs w:val="20"/>
        </w:rPr>
        <w:t>項）と金銭補償（第</w:t>
      </w:r>
      <w:r>
        <w:rPr>
          <w:color w:val="000000"/>
          <w:sz w:val="20"/>
          <w:szCs w:val="20"/>
        </w:rPr>
        <w:t>9</w:t>
      </w:r>
      <w:r>
        <w:rPr>
          <w:color w:val="000000"/>
          <w:sz w:val="20"/>
          <w:szCs w:val="20"/>
        </w:rPr>
        <w:t>項）、第</w:t>
      </w:r>
      <w:r>
        <w:rPr>
          <w:color w:val="000000"/>
          <w:sz w:val="20"/>
          <w:szCs w:val="20"/>
        </w:rPr>
        <w:t>5</w:t>
      </w:r>
      <w:r>
        <w:rPr>
          <w:color w:val="000000"/>
          <w:sz w:val="20"/>
          <w:szCs w:val="20"/>
        </w:rPr>
        <w:t>条第</w:t>
      </w:r>
      <w:r>
        <w:rPr>
          <w:color w:val="000000"/>
          <w:sz w:val="20"/>
          <w:szCs w:val="20"/>
        </w:rPr>
        <w:t>8</w:t>
      </w:r>
      <w:r>
        <w:rPr>
          <w:color w:val="000000"/>
          <w:sz w:val="20"/>
          <w:szCs w:val="20"/>
        </w:rPr>
        <w:t>項で本財産への担保設定禁止を新設しました。</w:t>
      </w:r>
    </w:p>
  </w:comment>
  <w:comment w:id="13" w:author="薫 戸髙" w:date="2026-10-19T12:16:00Z" w:initials="薫戸">
    <w:p w14:paraId="79BF3C6E" w14:textId="77777777" w:rsidR="007F16E9" w:rsidRDefault="007F16E9" w:rsidP="007F16E9">
      <w:pPr>
        <w:pStyle w:val="af5"/>
      </w:pPr>
      <w:r>
        <w:rPr>
          <w:rStyle w:val="af4"/>
        </w:rPr>
        <w:annotationRef/>
      </w:r>
      <w:r>
        <w:rPr>
          <w:rFonts w:hint="eastAsia"/>
        </w:rPr>
        <w:t>静銀担保のワイン</w:t>
      </w:r>
    </w:p>
  </w:comment>
  <w:comment w:id="33" w:author="株式会社WineBank" w:date="2026-10-18T04:47:00Z" w:initials="WB">
    <w:p w14:paraId="01B955AB" w14:textId="77777777" w:rsidR="00721897" w:rsidRDefault="007571E7">
      <w:r>
        <w:annotationRef/>
      </w:r>
      <w:r>
        <w:rPr>
          <w:color w:val="000000"/>
          <w:sz w:val="20"/>
          <w:szCs w:val="20"/>
        </w:rPr>
        <w:t>高山様ご指摘</w:t>
      </w:r>
      <w:r>
        <w:rPr>
          <w:color w:val="000000"/>
          <w:sz w:val="20"/>
          <w:szCs w:val="20"/>
        </w:rPr>
        <w:t>3</w:t>
      </w:r>
      <w:r>
        <w:rPr>
          <w:color w:val="000000"/>
          <w:sz w:val="20"/>
          <w:szCs w:val="20"/>
        </w:rPr>
        <w:t>）：</w:t>
      </w:r>
      <w:r>
        <w:rPr>
          <w:color w:val="000000"/>
          <w:sz w:val="20"/>
          <w:szCs w:val="20"/>
        </w:rPr>
        <w:t>SPC</w:t>
      </w:r>
      <w:r>
        <w:rPr>
          <w:color w:val="000000"/>
          <w:sz w:val="20"/>
          <w:szCs w:val="20"/>
        </w:rPr>
        <w:t>負担費目を限定列挙し、</w:t>
      </w:r>
      <w:r>
        <w:rPr>
          <w:color w:val="000000"/>
          <w:sz w:val="20"/>
          <w:szCs w:val="20"/>
        </w:rPr>
        <w:t>EC</w:t>
      </w:r>
      <w:r>
        <w:rPr>
          <w:color w:val="000000"/>
          <w:sz w:val="20"/>
          <w:szCs w:val="20"/>
        </w:rPr>
        <w:t>広告・集客・システム費は</w:t>
      </w:r>
      <w:r>
        <w:rPr>
          <w:color w:val="000000"/>
          <w:sz w:val="20"/>
          <w:szCs w:val="20"/>
        </w:rPr>
        <w:t>WineBank</w:t>
      </w:r>
      <w:r>
        <w:rPr>
          <w:color w:val="000000"/>
          <w:sz w:val="20"/>
          <w:szCs w:val="20"/>
        </w:rPr>
        <w:t>負担としました。自社</w:t>
      </w:r>
      <w:r>
        <w:rPr>
          <w:color w:val="000000"/>
          <w:sz w:val="20"/>
          <w:szCs w:val="20"/>
        </w:rPr>
        <w:t>EC</w:t>
      </w:r>
      <w:r>
        <w:rPr>
          <w:color w:val="000000"/>
          <w:sz w:val="20"/>
          <w:szCs w:val="20"/>
        </w:rPr>
        <w:t>・オークションの手数料は決済込み</w:t>
      </w:r>
      <w:r>
        <w:rPr>
          <w:color w:val="000000"/>
          <w:sz w:val="20"/>
          <w:szCs w:val="20"/>
        </w:rPr>
        <w:t>13%</w:t>
      </w:r>
      <w:r>
        <w:rPr>
          <w:color w:val="000000"/>
          <w:sz w:val="20"/>
          <w:szCs w:val="20"/>
        </w:rPr>
        <w:t>（楽天市場における当社実績</w:t>
      </w:r>
      <w:r>
        <w:rPr>
          <w:color w:val="000000"/>
          <w:sz w:val="20"/>
          <w:szCs w:val="20"/>
        </w:rPr>
        <w:t>12</w:t>
      </w:r>
      <w:r>
        <w:rPr>
          <w:color w:val="000000"/>
          <w:sz w:val="20"/>
          <w:szCs w:val="20"/>
        </w:rPr>
        <w:t>〜</w:t>
      </w:r>
      <w:r>
        <w:rPr>
          <w:color w:val="000000"/>
          <w:sz w:val="20"/>
          <w:szCs w:val="20"/>
        </w:rPr>
        <w:t>13%</w:t>
      </w:r>
      <w:r>
        <w:rPr>
          <w:color w:val="000000"/>
          <w:sz w:val="20"/>
          <w:szCs w:val="20"/>
        </w:rPr>
        <w:t>）を上限とし、年度合計は売上高の</w:t>
      </w:r>
      <w:r>
        <w:rPr>
          <w:color w:val="000000"/>
          <w:sz w:val="20"/>
          <w:szCs w:val="20"/>
        </w:rPr>
        <w:t>10%</w:t>
      </w:r>
      <w:r>
        <w:rPr>
          <w:color w:val="000000"/>
          <w:sz w:val="20"/>
          <w:szCs w:val="20"/>
        </w:rPr>
        <w:t>以内（超過分は</w:t>
      </w:r>
      <w:r>
        <w:rPr>
          <w:color w:val="000000"/>
          <w:sz w:val="20"/>
          <w:szCs w:val="20"/>
        </w:rPr>
        <w:t>WineBank</w:t>
      </w:r>
      <w:r>
        <w:rPr>
          <w:color w:val="000000"/>
          <w:sz w:val="20"/>
          <w:szCs w:val="20"/>
        </w:rPr>
        <w:t>負担）。第</w:t>
      </w:r>
      <w:r>
        <w:rPr>
          <w:color w:val="000000"/>
          <w:sz w:val="20"/>
          <w:szCs w:val="20"/>
        </w:rPr>
        <w:t>7</w:t>
      </w:r>
      <w:r>
        <w:rPr>
          <w:color w:val="000000"/>
          <w:sz w:val="20"/>
          <w:szCs w:val="20"/>
        </w:rPr>
        <w:t>項は清算期間中の管理報酬を残存在庫の取得価額ベースに引き下げるものです。</w:t>
      </w:r>
    </w:p>
  </w:comment>
  <w:comment w:id="57" w:author="株式会社WineBank" w:date="2026-10-18T04:47:00Z" w:initials="WB">
    <w:p w14:paraId="0C286D7D" w14:textId="77777777" w:rsidR="00721897" w:rsidRDefault="007571E7">
      <w:r>
        <w:annotationRef/>
      </w:r>
      <w:r>
        <w:rPr>
          <w:color w:val="000000"/>
          <w:sz w:val="20"/>
          <w:szCs w:val="20"/>
        </w:rPr>
        <w:t>高山様ご指摘</w:t>
      </w:r>
      <w:r>
        <w:rPr>
          <w:color w:val="000000"/>
          <w:sz w:val="20"/>
          <w:szCs w:val="20"/>
        </w:rPr>
        <w:t>4</w:t>
      </w:r>
      <w:r>
        <w:rPr>
          <w:color w:val="000000"/>
          <w:sz w:val="20"/>
          <w:szCs w:val="20"/>
        </w:rPr>
        <w:t>）：未定義だった「報告対象期間」を半期として定義しました。数値開示の半期化に合わせ、第</w:t>
      </w:r>
      <w:r>
        <w:rPr>
          <w:color w:val="000000"/>
          <w:sz w:val="20"/>
          <w:szCs w:val="20"/>
        </w:rPr>
        <w:t>4</w:t>
      </w:r>
      <w:r>
        <w:rPr>
          <w:color w:val="000000"/>
          <w:sz w:val="20"/>
          <w:szCs w:val="20"/>
        </w:rPr>
        <w:t>項・第</w:t>
      </w:r>
      <w:r>
        <w:rPr>
          <w:color w:val="000000"/>
          <w:sz w:val="20"/>
          <w:szCs w:val="20"/>
        </w:rPr>
        <w:t>5</w:t>
      </w:r>
      <w:r>
        <w:rPr>
          <w:color w:val="000000"/>
          <w:sz w:val="20"/>
          <w:szCs w:val="20"/>
        </w:rPr>
        <w:t>条の</w:t>
      </w:r>
      <w:r>
        <w:rPr>
          <w:color w:val="000000"/>
          <w:sz w:val="20"/>
          <w:szCs w:val="20"/>
        </w:rPr>
        <w:t>2</w:t>
      </w:r>
      <w:r>
        <w:rPr>
          <w:color w:val="000000"/>
          <w:sz w:val="20"/>
          <w:szCs w:val="20"/>
        </w:rPr>
        <w:t>・別紙</w:t>
      </w:r>
      <w:r>
        <w:rPr>
          <w:color w:val="000000"/>
          <w:sz w:val="20"/>
          <w:szCs w:val="20"/>
        </w:rPr>
        <w:t>3</w:t>
      </w:r>
      <w:r>
        <w:rPr>
          <w:color w:val="000000"/>
          <w:sz w:val="20"/>
          <w:szCs w:val="20"/>
        </w:rPr>
        <w:t>も報告対象期間（半期）に統一しています。</w:t>
      </w:r>
    </w:p>
  </w:comment>
  <w:comment w:id="67" w:author="株式会社WineBank" w:date="2026-10-18T04:47:00Z" w:initials="WB">
    <w:p w14:paraId="56F03942" w14:textId="77777777" w:rsidR="00721897" w:rsidRDefault="007571E7">
      <w:r>
        <w:annotationRef/>
      </w:r>
      <w:r>
        <w:rPr>
          <w:color w:val="000000"/>
          <w:sz w:val="20"/>
          <w:szCs w:val="20"/>
        </w:rPr>
        <w:t>高山様ご指摘</w:t>
      </w:r>
      <w:r>
        <w:rPr>
          <w:color w:val="000000"/>
          <w:sz w:val="20"/>
          <w:szCs w:val="20"/>
        </w:rPr>
        <w:t>4</w:t>
      </w:r>
      <w:r>
        <w:rPr>
          <w:color w:val="000000"/>
          <w:sz w:val="20"/>
          <w:szCs w:val="20"/>
        </w:rPr>
        <w:t>）</w:t>
      </w:r>
      <w:r>
        <w:rPr>
          <w:color w:val="000000"/>
          <w:sz w:val="20"/>
          <w:szCs w:val="20"/>
        </w:rPr>
        <w:t>AUP</w:t>
      </w:r>
      <w:r>
        <w:rPr>
          <w:color w:val="000000"/>
          <w:sz w:val="20"/>
          <w:szCs w:val="20"/>
        </w:rPr>
        <w:t>：銀行残高確認、関連当事者取引の確認、期末棚卸立会を追加しました（</w:t>
      </w:r>
      <w:r>
        <w:rPr>
          <w:color w:val="000000"/>
          <w:sz w:val="20"/>
          <w:szCs w:val="20"/>
        </w:rPr>
        <w:t>AUP</w:t>
      </w:r>
      <w:r>
        <w:rPr>
          <w:color w:val="000000"/>
          <w:sz w:val="20"/>
          <w:szCs w:val="20"/>
        </w:rPr>
        <w:t>費用は年</w:t>
      </w:r>
      <w:r>
        <w:rPr>
          <w:color w:val="000000"/>
          <w:sz w:val="20"/>
          <w:szCs w:val="20"/>
        </w:rPr>
        <w:t>150</w:t>
      </w:r>
      <w:r>
        <w:rPr>
          <w:color w:val="000000"/>
          <w:sz w:val="20"/>
          <w:szCs w:val="20"/>
        </w:rPr>
        <w:t>万円に見直し）。</w:t>
      </w:r>
    </w:p>
  </w:comment>
  <w:comment w:id="81" w:author="株式会社WineBank" w:date="2026-10-18T04:47:00Z" w:initials="WB">
    <w:p w14:paraId="58222D9F" w14:textId="77777777" w:rsidR="00721897" w:rsidRDefault="007571E7">
      <w:r>
        <w:annotationRef/>
      </w:r>
      <w:r>
        <w:rPr>
          <w:color w:val="000000"/>
          <w:sz w:val="20"/>
          <w:szCs w:val="20"/>
        </w:rPr>
        <w:t>高山様ご指摘</w:t>
      </w:r>
      <w:r>
        <w:rPr>
          <w:color w:val="000000"/>
          <w:sz w:val="20"/>
          <w:szCs w:val="20"/>
        </w:rPr>
        <w:t>1</w:t>
      </w:r>
      <w:r>
        <w:rPr>
          <w:color w:val="000000"/>
          <w:sz w:val="20"/>
          <w:szCs w:val="20"/>
        </w:rPr>
        <w:t>）：出資者が常時参照できるデータルームを設置します。</w:t>
      </w:r>
    </w:p>
  </w:comment>
  <w:comment w:id="84" w:author="株式会社WineBank" w:date="2026-10-18T04:47:00Z" w:initials="WB">
    <w:p w14:paraId="09F9BBCD" w14:textId="77777777" w:rsidR="00721897" w:rsidRDefault="007571E7">
      <w:r>
        <w:annotationRef/>
      </w:r>
      <w:r>
        <w:rPr>
          <w:color w:val="000000"/>
          <w:sz w:val="20"/>
          <w:szCs w:val="20"/>
        </w:rPr>
        <w:t>高山様ご指摘</w:t>
      </w:r>
      <w:r>
        <w:rPr>
          <w:color w:val="000000"/>
          <w:sz w:val="20"/>
          <w:szCs w:val="20"/>
        </w:rPr>
        <w:t>9</w:t>
      </w:r>
      <w:r>
        <w:rPr>
          <w:color w:val="000000"/>
          <w:sz w:val="20"/>
          <w:szCs w:val="20"/>
        </w:rPr>
        <w:t>）：提案資料記載の滞留在庫の洗い出し・簿価見直しを条文化しました。配分台帳の記録事項（別紙</w:t>
      </w:r>
      <w:r>
        <w:rPr>
          <w:color w:val="000000"/>
          <w:sz w:val="20"/>
          <w:szCs w:val="20"/>
        </w:rPr>
        <w:t>3</w:t>
      </w:r>
      <w:r>
        <w:rPr>
          <w:color w:val="000000"/>
          <w:sz w:val="20"/>
          <w:szCs w:val="20"/>
        </w:rPr>
        <w:t>第</w:t>
      </w:r>
      <w:r>
        <w:rPr>
          <w:color w:val="000000"/>
          <w:sz w:val="20"/>
          <w:szCs w:val="20"/>
        </w:rPr>
        <w:t>4</w:t>
      </w:r>
      <w:r>
        <w:rPr>
          <w:color w:val="000000"/>
          <w:sz w:val="20"/>
          <w:szCs w:val="20"/>
        </w:rPr>
        <w:t>条）にも取得日・保管場所を追加しています。</w:t>
      </w:r>
    </w:p>
  </w:comment>
  <w:comment w:id="86" w:author="株式会社WineBank" w:date="2026-10-18T04:47:00Z" w:initials="WB">
    <w:p w14:paraId="73A9EAF2" w14:textId="77777777" w:rsidR="00721897" w:rsidRDefault="007571E7">
      <w:r>
        <w:annotationRef/>
      </w:r>
      <w:r>
        <w:rPr>
          <w:color w:val="000000"/>
          <w:sz w:val="20"/>
          <w:szCs w:val="20"/>
        </w:rPr>
        <w:t>その他（第</w:t>
      </w:r>
      <w:r>
        <w:rPr>
          <w:color w:val="000000"/>
          <w:sz w:val="20"/>
          <w:szCs w:val="20"/>
        </w:rPr>
        <w:t>15</w:t>
      </w:r>
      <w:r>
        <w:rPr>
          <w:color w:val="000000"/>
          <w:sz w:val="20"/>
          <w:szCs w:val="20"/>
        </w:rPr>
        <w:t>条）：当社の匿名組合契約も同一条件としつつ、当社は任意解除権を行使せず満期まで出資を維持します。</w:t>
      </w:r>
    </w:p>
  </w:comment>
  <w:comment w:id="88" w:author="株式会社WineBank" w:date="2026-10-18T04:47:00Z" w:initials="WB">
    <w:p w14:paraId="20B95731" w14:textId="77777777" w:rsidR="00721897" w:rsidRDefault="007571E7">
      <w:r>
        <w:annotationRef/>
      </w:r>
      <w:r>
        <w:rPr>
          <w:color w:val="000000"/>
          <w:sz w:val="20"/>
          <w:szCs w:val="20"/>
        </w:rPr>
        <w:t>高山様ご指摘</w:t>
      </w:r>
      <w:r>
        <w:rPr>
          <w:color w:val="000000"/>
          <w:sz w:val="20"/>
          <w:szCs w:val="20"/>
        </w:rPr>
        <w:t>5</w:t>
      </w:r>
      <w:r>
        <w:rPr>
          <w:color w:val="000000"/>
          <w:sz w:val="20"/>
          <w:szCs w:val="20"/>
        </w:rPr>
        <w:t>）：解除の効力発生日を通知到達から</w:t>
      </w:r>
      <w:r>
        <w:rPr>
          <w:color w:val="000000"/>
          <w:sz w:val="20"/>
          <w:szCs w:val="20"/>
        </w:rPr>
        <w:t>90</w:t>
      </w:r>
      <w:r>
        <w:rPr>
          <w:color w:val="000000"/>
          <w:sz w:val="20"/>
          <w:szCs w:val="20"/>
        </w:rPr>
        <w:t>日経過日とし、同日を契約終了日としました。想定売却額は別紙</w:t>
      </w:r>
      <w:r>
        <w:rPr>
          <w:color w:val="000000"/>
          <w:sz w:val="20"/>
          <w:szCs w:val="20"/>
        </w:rPr>
        <w:t>2</w:t>
      </w:r>
      <w:r>
        <w:rPr>
          <w:color w:val="000000"/>
          <w:sz w:val="20"/>
          <w:szCs w:val="20"/>
        </w:rPr>
        <w:t>の時価から</w:t>
      </w:r>
      <w:r>
        <w:rPr>
          <w:color w:val="000000"/>
          <w:sz w:val="20"/>
          <w:szCs w:val="20"/>
        </w:rPr>
        <w:t>13%</w:t>
      </w:r>
      <w:r>
        <w:rPr>
          <w:color w:val="000000"/>
          <w:sz w:val="20"/>
          <w:szCs w:val="20"/>
        </w:rPr>
        <w:t>（オークション手数料等相当）を控除した額に改めています。</w:t>
      </w:r>
    </w:p>
  </w:comment>
  <w:comment w:id="92" w:author="株式会社WineBank" w:date="2026-10-18T04:47:00Z" w:initials="WB">
    <w:p w14:paraId="65086587" w14:textId="77777777" w:rsidR="00721897" w:rsidRDefault="007571E7">
      <w:r>
        <w:annotationRef/>
      </w:r>
      <w:r>
        <w:rPr>
          <w:color w:val="000000"/>
          <w:sz w:val="20"/>
          <w:szCs w:val="20"/>
        </w:rPr>
        <w:t>高山様ご指摘</w:t>
      </w:r>
      <w:r>
        <w:rPr>
          <w:color w:val="000000"/>
          <w:sz w:val="20"/>
          <w:szCs w:val="20"/>
        </w:rPr>
        <w:t>8</w:t>
      </w:r>
      <w:r>
        <w:rPr>
          <w:color w:val="000000"/>
          <w:sz w:val="20"/>
          <w:szCs w:val="20"/>
        </w:rPr>
        <w:t>）：空欄に当社たたき台を記入しました（売却開始</w:t>
      </w:r>
      <w:r>
        <w:rPr>
          <w:color w:val="000000"/>
          <w:sz w:val="20"/>
          <w:szCs w:val="20"/>
        </w:rPr>
        <w:t>12</w:t>
      </w:r>
      <w:r>
        <w:rPr>
          <w:color w:val="000000"/>
          <w:sz w:val="20"/>
          <w:szCs w:val="20"/>
        </w:rPr>
        <w:t>ヶ月前、清算期間</w:t>
      </w:r>
      <w:r>
        <w:rPr>
          <w:color w:val="000000"/>
          <w:sz w:val="20"/>
          <w:szCs w:val="20"/>
        </w:rPr>
        <w:t>6</w:t>
      </w:r>
      <w:r>
        <w:rPr>
          <w:color w:val="000000"/>
          <w:sz w:val="20"/>
          <w:szCs w:val="20"/>
        </w:rPr>
        <w:t>ヶ月うち通常販路</w:t>
      </w:r>
      <w:r>
        <w:rPr>
          <w:color w:val="000000"/>
          <w:sz w:val="20"/>
          <w:szCs w:val="20"/>
        </w:rPr>
        <w:t>3</w:t>
      </w:r>
      <w:r>
        <w:rPr>
          <w:color w:val="000000"/>
          <w:sz w:val="20"/>
          <w:szCs w:val="20"/>
        </w:rPr>
        <w:t>ヶ月・下限</w:t>
      </w:r>
      <w:r>
        <w:rPr>
          <w:color w:val="000000"/>
          <w:sz w:val="20"/>
          <w:szCs w:val="20"/>
        </w:rPr>
        <w:t>90%</w:t>
      </w:r>
      <w:r>
        <w:rPr>
          <w:color w:val="000000"/>
          <w:sz w:val="20"/>
          <w:szCs w:val="20"/>
        </w:rPr>
        <w:t>、最低落札価格の上限</w:t>
      </w:r>
      <w:r>
        <w:rPr>
          <w:color w:val="000000"/>
          <w:sz w:val="20"/>
          <w:szCs w:val="20"/>
        </w:rPr>
        <w:t>80%</w:t>
      </w:r>
      <w:r>
        <w:rPr>
          <w:color w:val="000000"/>
          <w:sz w:val="20"/>
          <w:szCs w:val="20"/>
        </w:rPr>
        <w:t>、延長</w:t>
      </w:r>
      <w:r>
        <w:rPr>
          <w:color w:val="000000"/>
          <w:sz w:val="20"/>
          <w:szCs w:val="20"/>
        </w:rPr>
        <w:t>6</w:t>
      </w:r>
      <w:r>
        <w:rPr>
          <w:color w:val="000000"/>
          <w:sz w:val="20"/>
          <w:szCs w:val="20"/>
        </w:rPr>
        <w:t>ヶ月、別紙</w:t>
      </w:r>
      <w:r>
        <w:rPr>
          <w:color w:val="000000"/>
          <w:sz w:val="20"/>
          <w:szCs w:val="20"/>
        </w:rPr>
        <w:t>3</w:t>
      </w:r>
      <w:r>
        <w:rPr>
          <w:color w:val="000000"/>
          <w:sz w:val="20"/>
          <w:szCs w:val="20"/>
        </w:rPr>
        <w:t>の乖離</w:t>
      </w:r>
      <w:r>
        <w:rPr>
          <w:color w:val="000000"/>
          <w:sz w:val="20"/>
          <w:szCs w:val="20"/>
        </w:rPr>
        <w:t>10%</w:t>
      </w:r>
      <w:r>
        <w:rPr>
          <w:color w:val="000000"/>
          <w:sz w:val="20"/>
          <w:szCs w:val="20"/>
        </w:rPr>
        <w:t>）。組成前にご相談させてください。</w:t>
      </w:r>
    </w:p>
  </w:comment>
  <w:comment w:id="103" w:author="株式会社WineBank" w:date="2026-10-18T04:47:00Z" w:initials="WB">
    <w:p w14:paraId="78C82C8B" w14:textId="77777777" w:rsidR="00721897" w:rsidRDefault="007571E7">
      <w:r>
        <w:annotationRef/>
      </w:r>
      <w:r>
        <w:rPr>
          <w:color w:val="000000"/>
          <w:sz w:val="20"/>
          <w:szCs w:val="20"/>
        </w:rPr>
        <w:t>その他（第</w:t>
      </w:r>
      <w:r>
        <w:rPr>
          <w:color w:val="000000"/>
          <w:sz w:val="20"/>
          <w:szCs w:val="20"/>
        </w:rPr>
        <w:t>16</w:t>
      </w:r>
      <w:r>
        <w:rPr>
          <w:color w:val="000000"/>
          <w:sz w:val="20"/>
          <w:szCs w:val="20"/>
        </w:rPr>
        <w:t>条第</w:t>
      </w:r>
      <w:r>
        <w:rPr>
          <w:color w:val="000000"/>
          <w:sz w:val="20"/>
          <w:szCs w:val="20"/>
        </w:rPr>
        <w:t>11</w:t>
      </w:r>
      <w:r>
        <w:rPr>
          <w:color w:val="000000"/>
          <w:sz w:val="20"/>
          <w:szCs w:val="20"/>
        </w:rPr>
        <w:t>項）：独立オークション等では価格が市場で決まり、当社だけ時価未満で入札できないと入札者が減ってファンドに不利になるため、外すのは価格下限のみとし、事後報告と</w:t>
      </w:r>
      <w:r>
        <w:rPr>
          <w:color w:val="000000"/>
          <w:sz w:val="20"/>
          <w:szCs w:val="20"/>
        </w:rPr>
        <w:t>AUP</w:t>
      </w:r>
      <w:r>
        <w:rPr>
          <w:color w:val="000000"/>
          <w:sz w:val="20"/>
          <w:szCs w:val="20"/>
        </w:rPr>
        <w:t>（第</w:t>
      </w:r>
      <w:r>
        <w:rPr>
          <w:color w:val="000000"/>
          <w:sz w:val="20"/>
          <w:szCs w:val="20"/>
        </w:rPr>
        <w:t>12</w:t>
      </w:r>
      <w:r>
        <w:rPr>
          <w:color w:val="000000"/>
          <w:sz w:val="20"/>
          <w:szCs w:val="20"/>
        </w:rPr>
        <w:t>条第</w:t>
      </w:r>
      <w:r>
        <w:rPr>
          <w:color w:val="000000"/>
          <w:sz w:val="20"/>
          <w:szCs w:val="20"/>
        </w:rPr>
        <w:t>5</w:t>
      </w:r>
      <w:r>
        <w:rPr>
          <w:color w:val="000000"/>
          <w:sz w:val="20"/>
          <w:szCs w:val="20"/>
        </w:rPr>
        <w:t>項第</w:t>
      </w:r>
      <w:r>
        <w:rPr>
          <w:color w:val="000000"/>
          <w:sz w:val="20"/>
          <w:szCs w:val="20"/>
        </w:rPr>
        <w:t>5</w:t>
      </w:r>
      <w:r>
        <w:rPr>
          <w:color w:val="000000"/>
          <w:sz w:val="20"/>
          <w:szCs w:val="20"/>
        </w:rPr>
        <w:t>号）の対象としました。</w:t>
      </w:r>
    </w:p>
  </w:comment>
  <w:comment w:id="111" w:author="株式会社WineBank" w:date="2026-10-18T04:47:00Z" w:initials="WB">
    <w:p w14:paraId="61785ABD" w14:textId="77777777" w:rsidR="00721897" w:rsidRDefault="007571E7">
      <w:r>
        <w:annotationRef/>
      </w:r>
      <w:r>
        <w:rPr>
          <w:color w:val="000000"/>
          <w:sz w:val="20"/>
          <w:szCs w:val="20"/>
        </w:rPr>
        <w:t>α</w:t>
      </w:r>
      <w:r>
        <w:rPr>
          <w:color w:val="000000"/>
          <w:sz w:val="20"/>
          <w:szCs w:val="20"/>
        </w:rPr>
        <w:t>：算定基礎を</w:t>
      </w:r>
      <w:r>
        <w:rPr>
          <w:color w:val="000000"/>
          <w:sz w:val="20"/>
          <w:szCs w:val="20"/>
        </w:rPr>
        <w:t>5</w:t>
      </w:r>
      <w:r>
        <w:rPr>
          <w:color w:val="000000"/>
          <w:sz w:val="20"/>
          <w:szCs w:val="20"/>
        </w:rPr>
        <w:t>年通算の年平均</w:t>
      </w:r>
      <w:r>
        <w:rPr>
          <w:color w:val="000000"/>
          <w:sz w:val="20"/>
          <w:szCs w:val="20"/>
        </w:rPr>
        <w:t>20%</w:t>
      </w:r>
      <w:r>
        <w:rPr>
          <w:color w:val="000000"/>
          <w:sz w:val="20"/>
          <w:szCs w:val="20"/>
        </w:rPr>
        <w:t>に変更（自社</w:t>
      </w:r>
      <w:r>
        <w:rPr>
          <w:color w:val="000000"/>
          <w:sz w:val="20"/>
          <w:szCs w:val="20"/>
        </w:rPr>
        <w:t>EC</w:t>
      </w:r>
      <w:r>
        <w:rPr>
          <w:color w:val="000000"/>
          <w:sz w:val="20"/>
          <w:szCs w:val="20"/>
        </w:rPr>
        <w:t>手数料</w:t>
      </w:r>
      <w:r>
        <w:rPr>
          <w:color w:val="000000"/>
          <w:sz w:val="20"/>
          <w:szCs w:val="20"/>
        </w:rPr>
        <w:t>13%</w:t>
      </w:r>
      <w:r>
        <w:rPr>
          <w:color w:val="000000"/>
          <w:sz w:val="20"/>
          <w:szCs w:val="20"/>
        </w:rPr>
        <w:t>・</w:t>
      </w:r>
      <w:r>
        <w:rPr>
          <w:color w:val="000000"/>
          <w:sz w:val="20"/>
          <w:szCs w:val="20"/>
        </w:rPr>
        <w:t>AUP</w:t>
      </w:r>
      <w:r>
        <w:rPr>
          <w:color w:val="000000"/>
          <w:sz w:val="20"/>
          <w:szCs w:val="20"/>
        </w:rPr>
        <w:t>年</w:t>
      </w:r>
      <w:r>
        <w:rPr>
          <w:color w:val="000000"/>
          <w:sz w:val="20"/>
          <w:szCs w:val="20"/>
        </w:rPr>
        <w:t>150</w:t>
      </w:r>
      <w:r>
        <w:rPr>
          <w:color w:val="000000"/>
          <w:sz w:val="20"/>
          <w:szCs w:val="20"/>
        </w:rPr>
        <w:t>万円・残存在庫の清算売却を織り込み、回転</w:t>
      </w:r>
      <w:r>
        <w:rPr>
          <w:color w:val="000000"/>
          <w:sz w:val="20"/>
          <w:szCs w:val="20"/>
        </w:rPr>
        <w:t>12</w:t>
      </w:r>
      <w:r>
        <w:rPr>
          <w:color w:val="000000"/>
          <w:sz w:val="20"/>
          <w:szCs w:val="20"/>
        </w:rPr>
        <w:t>ヶ月で</w:t>
      </w:r>
      <w:r>
        <w:rPr>
          <w:color w:val="000000"/>
          <w:sz w:val="20"/>
          <w:szCs w:val="20"/>
        </w:rPr>
        <w:t>5</w:t>
      </w:r>
      <w:r>
        <w:rPr>
          <w:color w:val="000000"/>
          <w:sz w:val="20"/>
          <w:szCs w:val="20"/>
        </w:rPr>
        <w:t>年通算</w:t>
      </w:r>
      <w:r>
        <w:rPr>
          <w:color w:val="000000"/>
          <w:sz w:val="20"/>
          <w:szCs w:val="20"/>
        </w:rPr>
        <w:t>20.0%</w:t>
      </w:r>
      <w:r>
        <w:rPr>
          <w:color w:val="000000"/>
          <w:sz w:val="20"/>
          <w:szCs w:val="20"/>
        </w:rPr>
        <w:t>）。</w:t>
      </w:r>
    </w:p>
  </w:comment>
  <w:comment w:id="112" w:author="株式会社WineBank" w:date="2026-10-19T08:58:28Z" w:initials="WB">
    <w:p w14:paraId="649DF4AB" w14:textId="77777777">
      <w:r>
        <w:rPr>
          <w:rStyle w:val="CommentReference"/>
        </w:rPr>
        <w:annotationRef/>
      </w:r>
      <w:r>
        <w:rPr>
          <w:color w:val="000000"/>
          <w:sz w:val="20"/>
          <w:szCs w:val="20"/>
        </w:rPr>
        <w:t xml:space="preserve">【戸髙さんコメント（静銀担保のワイン）への対応】静岡銀行の担保が付いているワインは、担保を外すまで現物出資できません（第8項第2号の表明保証に反し、SPCの所有権も争われます）。①担保の付いていない銘柄だけを拠出する、②拠出前に静岡銀行の同意を得て担保を外す（必要なら代わりの担保を差し入れる）のいずれかとし、条文は現状のままとすることをお勧めします。在庫一括の譲渡担保（集合動産譲渡担保）の場合は、SPCへ移すワインを担保の対象から除く旨の同意書を銀行から取得してください。</w:t>
      </w:r>
    </w:p>
  </w:comment>
  <w:comment w:id="113" w:author="株式会社WineBank" w:date="2026-10-19T08:58:28Z" w:initials="WB">
    <w:p w14:paraId="54276A00" w14:textId="77777777">
      <w:r>
        <w:rPr>
          <w:rStyle w:val="CommentReference"/>
        </w:rPr>
        <w:annotationRef/>
      </w:r>
      <w:r>
        <w:rPr>
          <w:color w:val="000000"/>
          <w:sz w:val="20"/>
          <w:szCs w:val="20"/>
        </w:rPr>
        <w:t xml:space="preserve">戸髙さんの趣旨（全量ではなく抽出による立会）を活かし、監査実務の用語に合わせて「サンプリングによる実地棚卸」としました。</w:t>
      </w:r>
    </w:p>
  </w:comment>
  <w:comment w:id="114" w:author="株式会社WineBank" w:date="2026-10-19T08:58:29Z" w:initials="WB">
    <w:p w14:paraId="1F4FFDC4" w14:textId="77777777">
      <w:r>
        <w:rPr>
          <w:rStyle w:val="CommentReference"/>
        </w:rPr>
        <w:annotationRef/>
      </w:r>
      <w:r>
        <w:rPr>
          <w:color w:val="000000"/>
          <w:sz w:val="20"/>
          <w:szCs w:val="20"/>
        </w:rPr>
        <w:t xml:space="preserve">解約は通知から90日経過後の最初の半期末（3月末・9月末）に効力を生じ、支払は従来どおり翌々月末までです。換価が遅れる場合に限り半額以上を期限までに、残額を6ヶ月以内に支払います。解約資金のために追加で売却した分は実際の売却代金で精算し、時価評価との差が残る出資者に偏らないようにしました。</w:t>
      </w:r>
    </w:p>
  </w:comment>
  <w:comment w:id="115" w:author="株式会社WineBank" w:date="2026-10-19T08:58:29Z" w:initials="WB">
    <w:p w14:paraId="569BAA66" w14:textId="77777777">
      <w:r>
        <w:rPr>
          <w:rStyle w:val="CommentReference"/>
        </w:rPr>
        <w:annotationRef/>
      </w:r>
      <w:r>
        <w:rPr>
          <w:color w:val="000000"/>
          <w:sz w:val="20"/>
          <w:szCs w:val="20"/>
        </w:rPr>
        <w:t xml:space="preserve">解約に備えて再購入を止めると在庫が預金に置き換わるため、想定売却額に預金を含め、解約する出資者の評価が下がらないようにしました。</w:t>
      </w:r>
    </w:p>
  </w:comment>
  <w:comment w:id="116" w:author="株式会社WineBank" w:date="2026-10-19T08:58:29Z" w:initials="WB">
    <w:p w14:paraId="1FE4F59A" w14:textId="77777777">
      <w:r>
        <w:rPr>
          <w:rStyle w:val="CommentReference"/>
        </w:rPr>
        <w:annotationRef/>
      </w:r>
      <w:r>
        <w:rPr>
          <w:color w:val="000000"/>
          <w:sz w:val="20"/>
          <w:szCs w:val="20"/>
        </w:rPr>
        <w:t xml:space="preserve">売却代金のうち取得価額相当（元本相当）は再購入に充て、年1回の分配は利益のみであることを明記しました（提案資料の「元本はSPC内に留保し継続運用」と同じ）。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C28DD6" w15:done="0"/>
  <w15:commentEx w15:paraId="19A1C139" w15:done="0"/>
  <w15:commentEx w15:paraId="79BF3C6E" w15:done="1"/>
  <w15:commentEx w15:paraId="01B955AB" w15:done="0"/>
  <w15:commentEx w15:paraId="0C286D7D" w15:done="0"/>
  <w15:commentEx w15:paraId="56F03942" w15:done="0"/>
  <w15:commentEx w15:paraId="58222D9F" w15:done="0"/>
  <w15:commentEx w15:paraId="09F9BBCD" w15:done="0"/>
  <w15:commentEx w15:paraId="73A9EAF2" w15:done="0"/>
  <w15:commentEx w15:paraId="20B95731" w15:done="0"/>
  <w15:commentEx w15:paraId="65086587" w15:done="0"/>
  <w15:commentEx w15:paraId="78C82C8B" w15:done="0"/>
  <w15:commentEx w15:paraId="61785ABD" w15:done="0"/>
  <w15:commentEx w15:paraId="649DF4AB" w15:done="0"/>
  <w15:commentEx w15:paraId="54276A00" w15:done="0"/>
  <w15:commentEx w15:paraId="1F4FFDC4" w15:done="0"/>
  <w15:commentEx w15:paraId="569BAA66" w15:done="0"/>
  <w15:commentEx w15:paraId="1FE4F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05C100" w16cex:dateUtc="2026-10-18T04:47:00Z"/>
  <w16cex:commentExtensible w16cex:durableId="029B71DA" w16cex:dateUtc="2026-10-18T04:47:00Z"/>
  <w16cex:commentExtensible w16cex:durableId="67FA822C" w16cex:dateUtc="2026-10-19T03:16:00Z"/>
  <w16cex:commentExtensible w16cex:durableId="578E1F80" w16cex:dateUtc="2026-10-18T04:47:00Z"/>
  <w16cex:commentExtensible w16cex:durableId="79DB86CA" w16cex:dateUtc="2026-10-18T04:47:00Z"/>
  <w16cex:commentExtensible w16cex:durableId="76D6D086" w16cex:dateUtc="2026-10-18T04:47:00Z"/>
  <w16cex:commentExtensible w16cex:durableId="11395394" w16cex:dateUtc="2026-10-18T04:47:00Z"/>
  <w16cex:commentExtensible w16cex:durableId="52DEB6F5" w16cex:dateUtc="2026-10-18T04:47:00Z"/>
  <w16cex:commentExtensible w16cex:durableId="39D71277" w16cex:dateUtc="2026-10-18T04:47:00Z"/>
  <w16cex:commentExtensible w16cex:durableId="3B934A86" w16cex:dateUtc="2026-10-18T04:47:00Z"/>
  <w16cex:commentExtensible w16cex:durableId="5ECF1398" w16cex:dateUtc="2026-10-18T04:47:00Z"/>
  <w16cex:commentExtensible w16cex:durableId="557AE0F7" w16cex:dateUtc="2026-10-18T04:47:00Z"/>
  <w16cex:commentExtensible w16cex:durableId="0594D67C" w16cex:dateUtc="2026-10-18T04:47:00Z"/>
  <w16cex:commentExtensible w16cex:durableId="50BF840D" w16cex:dateUtc="2026-10-19T08:58:28Z"/>
  <w16cex:commentExtensible w16cex:durableId="2878FF76" w16cex:dateUtc="2026-10-19T08:58:28Z"/>
  <w16cex:commentExtensible w16cex:durableId="4B4757E6" w16cex:dateUtc="2026-10-19T08:58:29Z"/>
  <w16cex:commentExtensible w16cex:durableId="60EF4CE9" w16cex:dateUtc="2026-10-19T08:58:29Z"/>
  <w16cex:commentExtensible w16cex:durableId="6FD839B5" w16cex:dateUtc="2026-10-19T08:58:2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C28DD6" w16cid:durableId="5405C100"/>
  <w16cid:commentId w16cid:paraId="19A1C139" w16cid:durableId="029B71DA"/>
  <w16cid:commentId w16cid:paraId="79BF3C6E" w16cid:durableId="67FA822C"/>
  <w16cid:commentId w16cid:paraId="01B955AB" w16cid:durableId="578E1F80"/>
  <w16cid:commentId w16cid:paraId="0C286D7D" w16cid:durableId="79DB86CA"/>
  <w16cid:commentId w16cid:paraId="56F03942" w16cid:durableId="76D6D086"/>
  <w16cid:commentId w16cid:paraId="58222D9F" w16cid:durableId="11395394"/>
  <w16cid:commentId w16cid:paraId="09F9BBCD" w16cid:durableId="52DEB6F5"/>
  <w16cid:commentId w16cid:paraId="73A9EAF2" w16cid:durableId="39D71277"/>
  <w16cid:commentId w16cid:paraId="20B95731" w16cid:durableId="3B934A86"/>
  <w16cid:commentId w16cid:paraId="65086587" w16cid:durableId="5ECF1398"/>
  <w16cid:commentId w16cid:paraId="78C82C8B" w16cid:durableId="557AE0F7"/>
  <w16cid:commentId w16cid:paraId="61785ABD" w16cid:durableId="0594D67C"/>
  <w16cid:commentId w16cid:paraId="649DF4AB" w16cid:durableId="50BF840D"/>
  <w16cid:commentId w16cid:paraId="54276A00" w16cid:durableId="2878FF76"/>
  <w16cid:commentId w16cid:paraId="1F4FFDC4" w16cid:durableId="4B4757E6"/>
  <w16cid:commentId w16cid:paraId="569BAA66" w16cid:durableId="60EF4CE9"/>
  <w16cid:commentId w16cid:paraId="1FE4F59A" w16cid:durableId="6FD839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A66F" w14:textId="77777777" w:rsidR="00B6326F" w:rsidRDefault="00B6326F">
      <w:r>
        <w:separator/>
      </w:r>
    </w:p>
  </w:endnote>
  <w:endnote w:type="continuationSeparator" w:id="0">
    <w:p w14:paraId="6FC8D53B" w14:textId="77777777" w:rsidR="00B6326F" w:rsidRDefault="00B63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2CDF" w14:textId="77777777" w:rsidR="00B6326F" w:rsidRDefault="00B6326F">
      <w:r>
        <w:separator/>
      </w:r>
    </w:p>
  </w:footnote>
  <w:footnote w:type="continuationSeparator" w:id="0">
    <w:p w14:paraId="14FF15E7" w14:textId="77777777" w:rsidR="00B6326F" w:rsidRDefault="00B63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薫 戸髙">
    <w15:presenceInfo w15:providerId="Windows Live" w15:userId="5519674286c171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4C26"/>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30DC8"/>
    <w:rsid w:val="00137DA1"/>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B6F9D"/>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85E1A"/>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02C3"/>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0DC6"/>
    <w:rsid w:val="006D19BC"/>
    <w:rsid w:val="006E0E38"/>
    <w:rsid w:val="006E25E4"/>
    <w:rsid w:val="006F4CCC"/>
    <w:rsid w:val="00721897"/>
    <w:rsid w:val="00726561"/>
    <w:rsid w:val="00730C4B"/>
    <w:rsid w:val="00737186"/>
    <w:rsid w:val="00737BBC"/>
    <w:rsid w:val="00757179"/>
    <w:rsid w:val="007571E7"/>
    <w:rsid w:val="007732EC"/>
    <w:rsid w:val="007755EC"/>
    <w:rsid w:val="007773ED"/>
    <w:rsid w:val="00782EE6"/>
    <w:rsid w:val="007848D5"/>
    <w:rsid w:val="007849B9"/>
    <w:rsid w:val="00785EBF"/>
    <w:rsid w:val="00796D90"/>
    <w:rsid w:val="007B4345"/>
    <w:rsid w:val="007B63BA"/>
    <w:rsid w:val="007C1A77"/>
    <w:rsid w:val="007C29F8"/>
    <w:rsid w:val="007F16E9"/>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6F83"/>
    <w:rsid w:val="00A7778A"/>
    <w:rsid w:val="00A77E59"/>
    <w:rsid w:val="00A90170"/>
    <w:rsid w:val="00A92F93"/>
    <w:rsid w:val="00A958C4"/>
    <w:rsid w:val="00AA101E"/>
    <w:rsid w:val="00AA4059"/>
    <w:rsid w:val="00AA532E"/>
    <w:rsid w:val="00AA63AA"/>
    <w:rsid w:val="00AA7665"/>
    <w:rsid w:val="00AB1EB2"/>
    <w:rsid w:val="00AB3F94"/>
    <w:rsid w:val="00AC49E7"/>
    <w:rsid w:val="00AC6CBA"/>
    <w:rsid w:val="00AD065B"/>
    <w:rsid w:val="00AE01D4"/>
    <w:rsid w:val="00AF43F0"/>
    <w:rsid w:val="00AF4D10"/>
    <w:rsid w:val="00B04F0E"/>
    <w:rsid w:val="00B04FC6"/>
    <w:rsid w:val="00B07C4F"/>
    <w:rsid w:val="00B105DC"/>
    <w:rsid w:val="00B25492"/>
    <w:rsid w:val="00B32ADF"/>
    <w:rsid w:val="00B6326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42B7"/>
    <w:rsid w:val="00C16EEF"/>
    <w:rsid w:val="00C3315E"/>
    <w:rsid w:val="00C33352"/>
    <w:rsid w:val="00C37F32"/>
    <w:rsid w:val="00C53909"/>
    <w:rsid w:val="00C55256"/>
    <w:rsid w:val="00C649B8"/>
    <w:rsid w:val="00C64F6D"/>
    <w:rsid w:val="00C737A3"/>
    <w:rsid w:val="00C80133"/>
    <w:rsid w:val="00C853C6"/>
    <w:rsid w:val="00C944A3"/>
    <w:rsid w:val="00CA070C"/>
    <w:rsid w:val="00CA09D4"/>
    <w:rsid w:val="00CC1B29"/>
    <w:rsid w:val="00CE3A18"/>
    <w:rsid w:val="00CF2084"/>
    <w:rsid w:val="00CF30EB"/>
    <w:rsid w:val="00D06274"/>
    <w:rsid w:val="00D07391"/>
    <w:rsid w:val="00D11BB6"/>
    <w:rsid w:val="00D11C1E"/>
    <w:rsid w:val="00D17EA0"/>
    <w:rsid w:val="00D2464E"/>
    <w:rsid w:val="00D300A7"/>
    <w:rsid w:val="00D5391B"/>
    <w:rsid w:val="00D67BE3"/>
    <w:rsid w:val="00D745B7"/>
    <w:rsid w:val="00D748FA"/>
    <w:rsid w:val="00D863C3"/>
    <w:rsid w:val="00DA3A97"/>
    <w:rsid w:val="00DA6F90"/>
    <w:rsid w:val="00DB636C"/>
    <w:rsid w:val="00DC5D34"/>
    <w:rsid w:val="00DD1624"/>
    <w:rsid w:val="00DE23D1"/>
    <w:rsid w:val="00DE3EFB"/>
    <w:rsid w:val="00DE6F8E"/>
    <w:rsid w:val="00DF0AAE"/>
    <w:rsid w:val="00DF1AB9"/>
    <w:rsid w:val="00DF4477"/>
    <w:rsid w:val="00E00210"/>
    <w:rsid w:val="00E062FA"/>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B7ADF"/>
    <w:rsid w:val="00EC3ACC"/>
    <w:rsid w:val="00EC57B9"/>
    <w:rsid w:val="00EC7DED"/>
    <w:rsid w:val="00EE12B3"/>
    <w:rsid w:val="00EE715F"/>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239E"/>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3100</Words>
  <Characters>17673</Characters>
  <Application>Microsoft Office Word</Application>
  <DocSecurity>0</DocSecurity>
  <Lines>147</Lines>
  <Paragraphs>41</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20732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2026-10-19T08:53:00Z</dcterms:created>
  <dcterms:modified xsi:type="dcterms:W3CDTF">2026-10-19T08:53:00Z</dcterms:modified>
</cp:coreProperties>
</file>