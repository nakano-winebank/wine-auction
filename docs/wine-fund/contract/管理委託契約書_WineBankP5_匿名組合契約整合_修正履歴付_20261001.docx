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6467" w:rsidRDefault="00746467">
      <w:pPr>
        <w:spacing w:line="360" w:lineRule="auto"/>
        <w:jc w:val="both"/>
      </w:pPr>
    </w:p>
    <w:p w14:paraId="00000002" w14:textId="77777777" w:rsidR="00746467" w:rsidRDefault="00746467">
      <w:pPr>
        <w:spacing w:line="360" w:lineRule="auto"/>
        <w:jc w:val="both"/>
      </w:pPr>
    </w:p>
    <w:p w14:paraId="00000003" w14:textId="77777777" w:rsidR="00746467" w:rsidRDefault="00746467">
      <w:pPr>
        <w:spacing w:line="360" w:lineRule="auto"/>
        <w:jc w:val="both"/>
      </w:pPr>
    </w:p>
    <w:p w14:paraId="00000004" w14:textId="77777777" w:rsidR="00746467" w:rsidRDefault="00746467">
      <w:pPr>
        <w:spacing w:line="360" w:lineRule="auto"/>
        <w:jc w:val="both"/>
      </w:pPr>
    </w:p>
    <w:p w14:paraId="00000005" w14:textId="77777777" w:rsidR="00746467" w:rsidRDefault="00746467">
      <w:pPr>
        <w:spacing w:line="360" w:lineRule="auto"/>
        <w:jc w:val="both"/>
      </w:pPr>
    </w:p>
    <w:p w14:paraId="00000006" w14:textId="77777777" w:rsidR="00746467" w:rsidRDefault="00746467">
      <w:pPr>
        <w:spacing w:line="360" w:lineRule="auto"/>
        <w:jc w:val="both"/>
      </w:pPr>
    </w:p>
    <w:p w14:paraId="00000007" w14:textId="77777777" w:rsidR="00746467" w:rsidRDefault="00746467">
      <w:pPr>
        <w:spacing w:line="360" w:lineRule="auto"/>
        <w:jc w:val="both"/>
      </w:pPr>
    </w:p>
    <w:p w14:paraId="00000008" w14:textId="77777777" w:rsidR="00746467" w:rsidRDefault="00746467">
      <w:pPr>
        <w:spacing w:line="360" w:lineRule="auto"/>
        <w:jc w:val="both"/>
      </w:pPr>
    </w:p>
    <w:p w14:paraId="00000009" w14:textId="77777777" w:rsidR="00746467" w:rsidRDefault="009A497D">
      <w:pPr>
        <w:spacing w:after="600" w:line="360" w:lineRule="auto"/>
        <w:jc w:val="center"/>
      </w:pPr>
      <w:r>
        <w:rPr>
          <w:b/>
          <w:bCs/>
          <w:sz w:val="36"/>
          <w:szCs w:val="36"/>
        </w:rPr>
        <w:t>管理委託契約書</w:t>
      </w:r>
    </w:p>
    <w:p w14:paraId="0000000A" w14:textId="77777777" w:rsidR="00746467" w:rsidRDefault="00746467">
      <w:pPr>
        <w:spacing w:line="360" w:lineRule="auto"/>
        <w:jc w:val="both"/>
      </w:pPr>
    </w:p>
    <w:p w14:paraId="0000000B" w14:textId="77777777" w:rsidR="00746467" w:rsidRDefault="00746467">
      <w:pPr>
        <w:spacing w:line="360" w:lineRule="auto"/>
        <w:jc w:val="both"/>
      </w:pPr>
    </w:p>
    <w:p w14:paraId="0000000C" w14:textId="77777777" w:rsidR="00746467" w:rsidRDefault="00746467">
      <w:pPr>
        <w:spacing w:line="360" w:lineRule="auto"/>
        <w:jc w:val="both"/>
      </w:pPr>
    </w:p>
    <w:p w14:paraId="0000000D" w14:textId="77777777" w:rsidR="00746467" w:rsidRDefault="00746467">
      <w:pPr>
        <w:spacing w:line="360" w:lineRule="auto"/>
        <w:jc w:val="both"/>
      </w:pPr>
    </w:p>
    <w:p w14:paraId="0000000E" w14:textId="77777777" w:rsidR="00746467" w:rsidRDefault="009A497D">
      <w:pPr>
        <w:spacing w:after="120" w:line="360" w:lineRule="auto"/>
        <w:jc w:val="center"/>
      </w:pPr>
      <w:r>
        <w:rPr>
          <w:sz w:val="24"/>
          <w:szCs w:val="24"/>
        </w:rPr>
        <w:t xml:space="preserve">委託者：合同会社WineBank P5</w:t>
      </w:r>
    </w:p>
    <w:p w14:paraId="0000000F" w14:textId="77777777" w:rsidR="00746467" w:rsidRDefault="009A497D">
      <w:pPr>
        <w:spacing w:after="600" w:line="360" w:lineRule="auto"/>
        <w:jc w:val="center"/>
      </w:pPr>
      <w:r>
        <w:rPr>
          <w:sz w:val="24"/>
          <w:szCs w:val="24"/>
        </w:rPr>
        <w:t>受託者：株式会社WineBank</w:t>
      </w:r>
    </w:p>
    <w:p w14:paraId="00000010" w14:textId="77777777" w:rsidR="00746467" w:rsidRDefault="00746467">
      <w:pPr>
        <w:spacing w:line="360" w:lineRule="auto"/>
        <w:jc w:val="both"/>
      </w:pPr>
    </w:p>
    <w:p w14:paraId="00000011" w14:textId="77777777" w:rsidR="00746467" w:rsidRDefault="00746467">
      <w:pPr>
        <w:spacing w:line="360" w:lineRule="auto"/>
        <w:jc w:val="both"/>
      </w:pPr>
    </w:p>
    <w:p w14:paraId="00000012" w14:textId="77777777" w:rsidR="00746467" w:rsidRDefault="00746467">
      <w:pPr>
        <w:spacing w:line="360" w:lineRule="auto"/>
        <w:jc w:val="both"/>
      </w:pPr>
    </w:p>
    <w:p w14:paraId="00000013" w14:textId="77777777" w:rsidR="00746467" w:rsidRDefault="00746467">
      <w:pPr>
        <w:spacing w:line="360" w:lineRule="auto"/>
        <w:jc w:val="both"/>
      </w:pPr>
    </w:p>
    <w:p w14:paraId="00000014" w14:textId="77777777" w:rsidR="00746467" w:rsidRDefault="009A497D">
      <w:pPr>
        <w:spacing w:line="360" w:lineRule="auto"/>
        <w:jc w:val="center"/>
      </w:pPr>
      <w:del w:id="40001" w:author="株式会社WineBank" w:date="2026-10-01T00:00:00Z">
        <w:r>
          <w:rPr>
            <w:sz w:val="24"/>
            <w:szCs w:val="24"/>
          </w:rPr>
          <w:delText xml:space="preserve">202　年　月　日</w:delText>
        </w:r>
      </w:del>
      <w:ins w:id="40002" w:author="株式会社WineBank" w:date="2026-10-01T00:00:00Z">
        <w:r>
          <w:rPr>
            <w:sz w:val="24"/>
            <w:szCs w:val="24"/>
          </w:rPr>
          <w:t xml:space="preserve">2026年●月●日</w:t>
        </w:r>
      </w:ins>
    </w:p>
    <w:p w14:paraId="00000015" w14:textId="77777777" w:rsidR="00746467" w:rsidRDefault="009A497D">
      <w:r>
        <w:br w:type="page"/>
      </w:r>
    </w:p>
    <w:p w14:paraId="00000016" w14:textId="77777777" w:rsidR="00746467" w:rsidRDefault="009A497D">
      <w:pPr>
        <w:spacing w:after="360" w:line="360" w:lineRule="auto"/>
        <w:jc w:val="center"/>
      </w:pPr>
      <w:r>
        <w:rPr>
          <w:sz w:val="28"/>
          <w:szCs w:val="28"/>
        </w:rPr>
        <w:lastRenderedPageBreak/>
        <w:t>管理委託契約書</w:t>
      </w:r>
    </w:p>
    <w:p w14:paraId="00000017" w14:textId="77777777" w:rsidR="00746467" w:rsidRDefault="009A497D">
      <w:pPr>
        <w:spacing w:line="360" w:lineRule="auto"/>
        <w:ind w:firstLine="210"/>
        <w:jc w:val="both"/>
      </w:pPr>
      <w:r>
        <w:t xml:space="preserve">本管理委託契約（以下「本契約」という。）は、</w:t>
      </w:r>
      <w:del w:id="40003" w:author="株式会社WineBank" w:date="2026-10-01T00:00:00Z">
        <w:r>
          <w:delText xml:space="preserve">202　年　月　日</w:delText>
        </w:r>
      </w:del>
      <w:ins w:id="40004" w:author="株式会社WineBank" w:date="2026-10-01T00:00:00Z">
        <w:r>
          <w:t xml:space="preserve">2026年●月●日</w:t>
        </w:r>
      </w:ins>
      <w:r>
        <w:t xml:space="preserve">（以下「本契約締結日」という。）に、合同会社WineBank P5（以下「委託者」という。）と株式会社WineBank（以下「受託者」という。）との間で締結された。</w:t>
      </w:r>
    </w:p>
    <w:p w14:paraId="00000018" w14:textId="77777777" w:rsidR="00746467" w:rsidRDefault="009A497D">
      <w:pPr>
        <w:keepNext/>
        <w:spacing w:before="240" w:line="360" w:lineRule="auto"/>
        <w:jc w:val="both"/>
      </w:pPr>
      <w:r>
        <w:t>第1条（定義）</w:t>
      </w:r>
    </w:p>
    <w:p w14:paraId="00000019" w14:textId="77777777" w:rsidR="00746467" w:rsidRDefault="009A497D">
      <w:pPr>
        <w:spacing w:line="360" w:lineRule="auto"/>
        <w:jc w:val="both"/>
      </w:pPr>
      <w:r>
        <w:t xml:space="preserve">本契約において用いられる用語は、本契約で特に定義される場合を除き、文脈上明らかに別異に解すべきでない限り、別紙1に記載された意味と同じ意味を有するものとする。</w:t>
      </w:r>
      <w:ins w:id="40007" w:author="株式会社WineBank" w:date="2026-10-01T00:00:00Z">
        <w:r>
          <w:t xml:space="preserve">なお、本契約及び別紙1において定義されていない用語は、本件匿名組合契約において定義された意味を有するものとする。</w:t>
        </w:r>
      </w:ins>
    </w:p>
    <w:p w14:paraId="0000001A" w14:textId="77777777" w:rsidR="00746467" w:rsidRDefault="009A497D">
      <w:pPr>
        <w:keepNext/>
        <w:spacing w:before="240" w:line="360" w:lineRule="auto"/>
        <w:jc w:val="both"/>
      </w:pPr>
      <w:r>
        <w:t>第2条（業務委託内容）</w:t>
      </w:r>
    </w:p>
    <w:p w14:paraId="0000001B" w14:textId="77777777" w:rsidR="00746467" w:rsidRDefault="009A497D">
      <w:pPr>
        <w:spacing w:line="360" w:lineRule="auto"/>
        <w:ind w:left="210" w:hanging="210"/>
        <w:jc w:val="both"/>
      </w:pPr>
      <w:r>
        <w:t xml:space="preserve">1　委託者は、別紙2に列挙する業務（以下「本業務」と総称する。）を受託者に委託し、受託者は、本契約に定める条件に従ってこれを受託する。</w:t>
      </w:r>
    </w:p>
    <w:p w14:paraId="0000001C" w14:textId="77777777" w:rsidR="00746467" w:rsidRDefault="009A497D">
      <w:pPr>
        <w:spacing w:line="360" w:lineRule="auto"/>
        <w:ind w:left="210" w:hanging="210"/>
        <w:jc w:val="both"/>
      </w:pPr>
      <w:r>
        <w:t xml:space="preserve">2　委託者は、受託者に対し、受託者が本業務を実施するに当たって必要な代理権を付与するとともに、受託者による本業務の実施に協力する。</w:t>
      </w:r>
    </w:p>
    <w:p w14:paraId="0000001D" w14:textId="77777777" w:rsidR="00746467" w:rsidRDefault="009A497D">
      <w:pPr>
        <w:keepNext/>
        <w:spacing w:before="240" w:line="360" w:lineRule="auto"/>
        <w:jc w:val="both"/>
      </w:pPr>
      <w:r>
        <w:t>第3条（契約期間）</w:t>
      </w:r>
    </w:p>
    <w:p w14:paraId="0000001E" w14:textId="77777777" w:rsidR="00746467" w:rsidRDefault="009A497D">
      <w:pPr>
        <w:spacing w:line="360" w:lineRule="auto"/>
        <w:jc w:val="both"/>
      </w:pPr>
      <w:commentRangeStart w:id="2"/>
      <w:r>
        <w:t xml:space="preserve">本契約の有効期間は、本契約締結日から</w:t>
      </w:r>
      <w:del w:id="40008" w:author="株式会社WineBank" w:date="2026-10-01T00:00:00Z">
        <w:r>
          <w:delText xml:space="preserve">203　年　月末日</w:delText>
        </w:r>
      </w:del>
      <w:ins w:id="40009" w:author="株式会社WineBank" w:date="2026-10-01T00:00:00Z">
        <w:r>
          <w:t xml:space="preserve">全ての本件匿名組合契約が終了し、かつ、本件匿名組合契約に基づく本財産の換価及び本件組合員への分配が完了した日</w:t>
        </w:r>
      </w:ins>
      <w:r>
        <w:t xml:space="preserve">までとする。</w:t>
      </w:r>
      <w:commentRangeEnd w:id="2"/>
      <w:r>
        <w:rPr>
          <w:rStyle w:val="CommentReference"/>
        </w:rPr>
        <w:commentReference w:id="2"/>
      </w:r>
    </w:p>
    <w:p w14:paraId="0000001F" w14:textId="77777777" w:rsidR="00746467" w:rsidRDefault="009A497D">
      <w:pPr>
        <w:keepNext/>
        <w:spacing w:before="240" w:line="360" w:lineRule="auto"/>
        <w:jc w:val="both"/>
      </w:pPr>
      <w:r>
        <w:t>第4条（業務報酬）</w:t>
      </w:r>
    </w:p>
    <w:p w14:paraId="00000020" w14:textId="77777777" w:rsidR="00746467" w:rsidRDefault="009A497D">
      <w:pPr>
        <w:spacing w:line="360" w:lineRule="auto"/>
        <w:ind w:left="210" w:hanging="210"/>
        <w:jc w:val="both"/>
      </w:pPr>
      <w:r>
        <w:t xml:space="preserve">1　委託者は、受託者に対し、本業務の対価として、以下に定める金額（消費税及び地方消費税を含む。）の報酬をその対応する支払期限までに支払うものとする。</w:t>
      </w:r>
    </w:p>
    <w:p w14:paraId="00000021" w14:textId="77777777" w:rsidR="00746467" w:rsidRDefault="009A497D">
      <w:pPr>
        <w:spacing w:line="360" w:lineRule="auto"/>
        <w:ind w:left="630" w:hanging="420"/>
        <w:jc w:val="both"/>
      </w:pPr>
      <w:r>
        <w:t>（期中報酬）</w:t>
      </w:r>
    </w:p>
    <w:p w14:paraId="00000022" w14:textId="77777777" w:rsidR="00746467" w:rsidRDefault="009A497D">
      <w:pPr>
        <w:tabs>
          <w:tab w:val="left" w:pos="1890"/>
        </w:tabs>
        <w:spacing w:line="360" w:lineRule="auto"/>
        <w:ind w:left="1890" w:hanging="1260"/>
        <w:jc w:val="both"/>
      </w:pPr>
      <w:commentRangeStart w:id="0"/>
      <w:r>
        <w:t xml:space="preserve">報酬額：計算期間に係る本業務に対する報酬として、当該計算期間末日における</w:t>
      </w:r>
      <w:del w:id="40010" w:author="株式会社WineBank" w:date="2026-10-01T00:00:00Z">
        <w:r>
          <w:delText xml:space="preserve">本件匿名組合契約に基づく出資金</w:delText>
        </w:r>
      </w:del>
      <w:ins w:id="40011" w:author="株式会社WineBank" w:date="2026-10-01T00:00:00Z">
        <w:r>
          <w:t xml:space="preserve">全ての本件組合員の出資金</w:t>
        </w:r>
      </w:ins>
      <w:r>
        <w:t xml:space="preserve">の残高の合計額に</w:t>
      </w:r>
      <w:ins w:id="40012" w:author="株式会社WineBank" w:date="2026-10-01T00:00:00Z">
        <w:r>
          <w:t xml:space="preserve">年</w:t>
        </w:r>
      </w:ins>
      <w:r>
        <w:t xml:space="preserve">2％を乗じ、4で除した金額並びにこれにかかる消費税及び地方消費税の額。</w:t>
      </w:r>
      <w:commentRangeEnd w:id="0"/>
      <w:r>
        <w:rPr>
          <w:rStyle w:val="CommentReference"/>
        </w:rPr>
        <w:commentReference w:id="0"/>
      </w:r>
    </w:p>
    <w:p w14:paraId="00000023" w14:textId="77777777" w:rsidR="00746467" w:rsidRDefault="009A497D">
      <w:pPr>
        <w:tabs>
          <w:tab w:val="left" w:pos="1890"/>
        </w:tabs>
        <w:spacing w:line="360" w:lineRule="auto"/>
        <w:ind w:left="1890" w:hanging="1260"/>
        <w:jc w:val="both"/>
      </w:pPr>
      <w:r>
        <w:t>支払期限：計算期間ごとに、その計算期間末日の翌月25日（但し、当該日が営業日でない場合は、その直前の営業日とする。）まで（なお、本契約終了日を計算期間末日とする計算期間の場合は計算期間末日から速やかに）。</w:t>
      </w:r>
    </w:p>
    <w:p w14:paraId="00000024" w14:textId="77777777" w:rsidR="00746467" w:rsidRDefault="009A497D">
      <w:pPr>
        <w:spacing w:line="360" w:lineRule="auto"/>
        <w:ind w:left="1890"/>
        <w:jc w:val="both"/>
      </w:pPr>
      <w:r>
        <w:t xml:space="preserve">また、計算期間が</w:t>
      </w:r>
      <w:del w:id="40013" w:author="株式会社WineBank" w:date="2026-10-01T00:00:00Z">
        <w:r>
          <w:delText xml:space="preserve">6ヶ月未満の</w:delText>
        </w:r>
      </w:del>
      <w:ins w:id="40014" w:author="株式会社WineBank" w:date="2026-10-01T00:00:00Z">
        <w:r>
          <w:t xml:space="preserve">3ヶ月に満たない</w:t>
        </w:r>
      </w:ins>
      <w:r>
        <w:t xml:space="preserve">場合は、</w:t>
      </w:r>
      <w:del w:id="40015" w:author="株式会社WineBank" w:date="2026-10-01T00:00:00Z">
        <w:r>
          <w:delText xml:space="preserve">年365日の日割計算（1円未満の端数を切捨て）により算出するものとする</w:delText>
        </w:r>
      </w:del>
      <w:ins w:id="40016" w:author="株式会社WineBank" w:date="2026-10-01T00:00:00Z">
        <w:r>
          <w:t xml:space="preserve">前記の報酬額は、当該計算期間末日における全ての本件組合員の出資金の残高の合計額に年2％を乗じた金額を1年を365日とする当該計算期間の日数により日割計算した金額（1円未満の端数を切捨て）並びにこれにかかる消費税及び地方消費税の額とする</w:t>
        </w:r>
      </w:ins>
      <w:r>
        <w:t xml:space="preserve">。</w:t>
      </w:r>
    </w:p>
    <w:p w14:paraId="00000025" w14:textId="77777777" w:rsidR="00746467" w:rsidRDefault="00746467">
      <w:pPr>
        <w:tabs>
          <w:tab w:val="left" w:pos="1890"/>
        </w:tabs>
        <w:spacing w:line="360" w:lineRule="auto"/>
        <w:ind w:left="1890" w:hanging="1260"/>
        <w:jc w:val="both"/>
      </w:pPr>
    </w:p>
    <w:p w14:paraId="00000026" w14:textId="77777777" w:rsidR="00746467" w:rsidRDefault="009A497D">
      <w:pPr>
        <w:spacing w:line="360" w:lineRule="auto"/>
        <w:ind w:left="210" w:hanging="210"/>
        <w:jc w:val="both"/>
      </w:pPr>
      <w:commentRangeStart w:id="1"/>
      <w:r>
        <w:t xml:space="preserve">2　委託者は、</w:t>
      </w:r>
      <w:del w:id="40017" w:author="株式会社WineBank" w:date="2026-10-01T00:00:00Z">
        <w:r>
          <w:delText xml:space="preserve">本契約締結日に、</w:delText>
        </w:r>
      </w:del>
      <w:r>
        <w:t xml:space="preserve">受託者に対し、本事業に係る本契約締結前のアレンジメントの報酬として、</w:t>
      </w:r>
      <w:del w:id="40018" w:author="株式会社WineBank" w:date="2026-10-01T00:00:00Z">
        <w:r>
          <w:delText xml:space="preserve">匿名組合契約による取り扱い手数料を上限としてこれにかかる消費税及び地方消費税の額を、委託者の固有財産から支払う</w:delText>
        </w:r>
      </w:del>
      <w:ins w:id="40019" w:author="株式会社WineBank" w:date="2026-10-01T00:00:00Z">
        <w:r>
          <w:t xml:space="preserve">本件匿名組合契約第3条第2項に基づき委託者が本件組合員から収受した取扱手数料に相当する金額（消費税及び地方消費税を含む。）を、当該取扱手数料の収受後速やかに支払う</w:t>
        </w:r>
      </w:ins>
      <w:r>
        <w:t xml:space="preserve">。</w:t>
      </w:r>
      <w:commentRangeEnd w:id="1"/>
      <w:r>
        <w:rPr>
          <w:rStyle w:val="CommentReference"/>
        </w:rPr>
        <w:commentReference w:id="1"/>
      </w:r>
    </w:p>
    <w:p w14:paraId="00000027" w14:textId="77777777" w:rsidR="00746467" w:rsidRDefault="009A497D">
      <w:pPr>
        <w:spacing w:line="360" w:lineRule="auto"/>
        <w:ind w:left="210" w:hanging="210"/>
        <w:jc w:val="both"/>
      </w:pPr>
      <w:r>
        <w:lastRenderedPageBreak/>
        <w:t xml:space="preserve">3　前各項に定める報酬の支払は、受託者が指定する以下の銀行口座（以下「受託者口座」という。）に振り込む方法により行われるものとする。なお、かかる支払に要する費用は委託者の負担とする。</w:t>
      </w:r>
    </w:p>
    <w:p w14:paraId="00000028" w14:textId="77777777" w:rsidR="00746467" w:rsidRDefault="009A497D">
      <w:pPr>
        <w:spacing w:line="360" w:lineRule="auto"/>
        <w:ind w:left="630"/>
        <w:jc w:val="both"/>
      </w:pPr>
      <w:r>
        <w:t>口座開設金融機関：●●銀行●●支店</w:t>
      </w:r>
    </w:p>
    <w:p w14:paraId="00000029" w14:textId="77777777" w:rsidR="00746467" w:rsidRDefault="009A497D">
      <w:pPr>
        <w:spacing w:line="360" w:lineRule="auto"/>
        <w:ind w:left="630"/>
        <w:jc w:val="both"/>
      </w:pPr>
      <w:r>
        <w:t>口座種類：●●</w:t>
      </w:r>
    </w:p>
    <w:p w14:paraId="0000002A" w14:textId="77777777" w:rsidR="00746467" w:rsidRDefault="009A497D">
      <w:pPr>
        <w:spacing w:line="360" w:lineRule="auto"/>
        <w:ind w:left="630"/>
        <w:jc w:val="both"/>
      </w:pPr>
      <w:r>
        <w:t>口座番号：●●</w:t>
      </w:r>
    </w:p>
    <w:p w14:paraId="0000002B" w14:textId="77777777" w:rsidR="00746467" w:rsidRDefault="009A497D">
      <w:pPr>
        <w:spacing w:line="360" w:lineRule="auto"/>
        <w:ind w:left="630"/>
        <w:jc w:val="both"/>
      </w:pPr>
      <w:r>
        <w:t>口座名義：●●</w:t>
      </w:r>
    </w:p>
    <w:p w14:paraId="0000002C" w14:textId="77777777" w:rsidR="00746467" w:rsidRDefault="009A497D">
      <w:pPr>
        <w:keepNext/>
        <w:spacing w:before="240" w:line="360" w:lineRule="auto"/>
        <w:jc w:val="both"/>
      </w:pPr>
      <w:r>
        <w:t>第5条（再委託、費用負担）</w:t>
      </w:r>
    </w:p>
    <w:p w14:paraId="0000002D" w14:textId="77777777" w:rsidR="00746467" w:rsidRDefault="009A497D">
      <w:pPr>
        <w:spacing w:line="360" w:lineRule="auto"/>
        <w:ind w:left="210" w:hanging="210"/>
        <w:jc w:val="both"/>
      </w:pPr>
      <w:r>
        <w:t xml:space="preserve">1　受託者は、委託者に対して、事前に書面による通知の上で、本業務の全部又は一部を第三者に再委託することができる。また、受託者が本業務の全部又は一部を第三者に再委託した場合、当該第三者への再委託に係る報酬・費用等（以下「費用等」という。）は受託者がこれを負担する。但し、受託者は、再受託者に本契約上の受託者の義務と同等の義務を負わせるものとし、再受託者の選任・監督及び再受託者による業務遂行について責任を負う。</w:t>
      </w:r>
    </w:p>
    <w:p w14:paraId="0000002E" w14:textId="77777777" w:rsidR="00746467" w:rsidRDefault="009A497D">
      <w:pPr>
        <w:spacing w:line="360" w:lineRule="auto"/>
        <w:ind w:left="210" w:hanging="210"/>
        <w:jc w:val="both"/>
      </w:pPr>
      <w:commentRangeStart w:id="3"/>
      <w:r>
        <w:t xml:space="preserve">2　委託者は、</w:t>
      </w:r>
      <w:del w:id="40020" w:author="株式会社WineBank" w:date="2026-10-01T00:00:00Z">
        <w:r>
          <w:delText xml:space="preserve">前項に定める第三者への委託に係る費用等</w:delText>
        </w:r>
      </w:del>
      <w:ins w:id="40021" w:author="株式会社WineBank" w:date="2026-10-01T00:00:00Z">
        <w:r>
          <w:t xml:space="preserve">本事業の遂行に必要な費用（ワインの保管料、輸送費、保険料、販売手数料、オークション手数料その他本件匿名組合契約において本事業の費用とされるものをいい、前項に定める費用等を除く。以下「本事業費用」という。）</w:t>
        </w:r>
      </w:ins>
      <w:r>
        <w:t xml:space="preserve">について、受託者からその明細又は算定根拠を示した書類を添付の上で請求を受けた場合に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の指図に従って</w:t>
      </w:r>
      <w:del w:id="40022" w:author="株式会社WineBank" w:date="2026-10-01T00:00:00Z">
        <w:r>
          <w:delText xml:space="preserve">当該第三者に対して直接</w:delText>
        </w:r>
      </w:del>
      <w:ins w:id="40023" w:author="株式会社WineBank" w:date="2026-10-01T00:00:00Z">
        <w:r>
          <w:t xml:space="preserve">本事業費用の支払先に対して直接</w:t>
        </w:r>
      </w:ins>
      <w:r>
        <w:t xml:space="preserve">支払うものとする。但し、受託者が</w:t>
      </w:r>
      <w:del w:id="40024" w:author="株式会社WineBank" w:date="2026-10-01T00:00:00Z">
        <w:r>
          <w:delText xml:space="preserve">当該第三者への委託に係る費用等を立替払い</w:delText>
        </w:r>
      </w:del>
      <w:ins w:id="40025" w:author="株式会社WineBank" w:date="2026-10-01T00:00:00Z">
        <w:r>
          <w:t xml:space="preserve">本事業費用を立替払い</w:t>
        </w:r>
      </w:ins>
      <w:r>
        <w:t xml:space="preserve">している場合は、</w:t>
      </w:r>
      <w:del w:id="40026" w:author="株式会社WineBank" w:date="2026-10-01T00:00:00Z">
        <w:r>
          <w:delText xml:space="preserve">当該第三者への支払に代えて</w:delText>
        </w:r>
      </w:del>
      <w:ins w:id="40027" w:author="株式会社WineBank" w:date="2026-10-01T00:00:00Z">
        <w:r>
          <w:t xml:space="preserve">当該支払先への支払に代えて</w:t>
        </w:r>
      </w:ins>
      <w:r>
        <w:t xml:space="preserve">、受託者に対して、受託者口座に振り込む方法により支払う。なお、これらの支払に要する費用は委託者の負担とする。</w:t>
      </w:r>
      <w:commentRangeEnd w:id="3"/>
      <w:r>
        <w:rPr>
          <w:rStyle w:val="CommentReference"/>
        </w:rPr>
        <w:commentReference w:id="3"/>
      </w:r>
    </w:p>
    <w:p w14:paraId="0000002F" w14:textId="77777777" w:rsidR="00746467" w:rsidRDefault="009A497D">
      <w:pPr>
        <w:spacing w:line="360" w:lineRule="auto"/>
        <w:ind w:left="210" w:hanging="210"/>
        <w:jc w:val="both"/>
      </w:pPr>
      <w:r>
        <w:t xml:space="preserve">3　前二項に定める場合の他、受託者は、本業務の遂行に関して、受託者において本契約締結時にその発生を予想できなかったと合理的に判断される費用（①本業務の全部又は一部を第三者に再委託した場合の当該第三者への再委託に係る費用等、②受託者の事務所の維持に要する費用及び経費、③通信費、交通費、旅費等の一般管理費、並びに④役職員に対する給与・賞与その他の間接費はこれに含まれない。）を負担した場合、</w:t>
      </w:r>
      <w:ins w:id="40028" w:author="株式会社WineBank" w:date="2026-10-01T00:00:00Z">
        <w:r>
          <w:t xml:space="preserve">その明細又は算定根拠を示した書類を添付の上で、</w:t>
        </w:r>
      </w:ins>
      <w:r>
        <w:t xml:space="preserve">当該費用の支払を委託者に請求することができるものとし、委託者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口座に振り込む方法により支払う。なお、かかる支払に要する費用は委託者の負担とする。</w:t>
      </w:r>
    </w:p>
    <w:p w14:paraId="00000030" w14:textId="77777777" w:rsidR="00746467" w:rsidRDefault="009A497D">
      <w:pPr>
        <w:keepNext/>
        <w:spacing w:before="240" w:line="360" w:lineRule="auto"/>
        <w:jc w:val="both"/>
      </w:pPr>
      <w:r>
        <w:lastRenderedPageBreak/>
        <w:t>第6条（報告）</w:t>
      </w:r>
    </w:p>
    <w:p w14:paraId="00000031" w14:textId="77777777" w:rsidR="00746467" w:rsidRDefault="009A497D">
      <w:pPr>
        <w:spacing w:line="360" w:lineRule="auto"/>
        <w:jc w:val="both"/>
      </w:pPr>
      <w:r>
        <w:t>受託者は、本業務のうち①本事業の運営業務並びに②本財産の運用及び管理の業務について、各計算期間（契約終了日に係る計算期間を含む。）末日の翌月25日までに、委託者に対し、以下の事項を含む当該計算期間における当該業務の実施状況を報告書にて報告する。</w:t>
      </w:r>
    </w:p>
    <w:p w14:paraId="00000032" w14:textId="77777777" w:rsidR="00746467" w:rsidRDefault="009A497D">
      <w:pPr>
        <w:spacing w:line="360" w:lineRule="auto"/>
        <w:ind w:left="420" w:hanging="420"/>
        <w:jc w:val="both"/>
      </w:pPr>
      <w:r>
        <w:t xml:space="preserve">(1)　当該計算期間に係る本事業の利益又は損失の状況</w:t>
      </w:r>
    </w:p>
    <w:p w14:paraId="00000033" w14:textId="77777777" w:rsidR="00746467" w:rsidRDefault="009A497D">
      <w:pPr>
        <w:spacing w:line="360" w:lineRule="auto"/>
        <w:ind w:left="420" w:hanging="420"/>
        <w:jc w:val="both"/>
      </w:pPr>
      <w:r>
        <w:t xml:space="preserve">(2)　当該計算期間に係る投資対象ワインの時価推移状況</w:t>
      </w:r>
    </w:p>
    <w:p w14:paraId="00000034" w14:textId="77777777" w:rsidR="00746467" w:rsidRDefault="009A497D">
      <w:pPr>
        <w:spacing w:line="360" w:lineRule="auto"/>
        <w:ind w:left="420" w:hanging="420"/>
        <w:jc w:val="both"/>
      </w:pPr>
      <w:r>
        <w:t xml:space="preserve">(3)　当該計算期間に係る投資対象ワインの状況</w:t>
      </w:r>
    </w:p>
    <w:p>
      <w:pPr>
        <w:spacing w:line="360" w:lineRule="auto"/>
        <w:ind w:left="420" w:hanging="420"/>
        <w:jc w:val="both"/>
        <w:rPr>
          <w:ins w:id="40029" w:author="株式会社WineBank" w:date="2026-10-01T00:00:00Z"/>
        </w:rPr>
      </w:pPr>
      <w:ins w:id="40030" w:author="株式会社WineBank" w:date="2026-10-01T00:00:00Z">
        <w:r>
          <w:t xml:space="preserve">(4)　当該計算期間に係る受託者及びその関係者からの本財産の取得の状況（本件匿名組合契約第5条の2に定める取得価格の算定根拠を含む。）</w:t>
        </w:r>
      </w:ins>
    </w:p>
    <w:p>
      <w:pPr>
        <w:spacing w:line="360" w:lineRule="auto"/>
        <w:ind w:left="420" w:hanging="420"/>
        <w:jc w:val="both"/>
        <w:rPr>
          <w:ins w:id="40031" w:author="株式会社WineBank" w:date="2026-10-01T00:00:00Z"/>
        </w:rPr>
      </w:pPr>
      <w:ins w:id="40032" w:author="株式会社WineBank" w:date="2026-10-01T00:00:00Z">
        <w:r>
          <w:t xml:space="preserve">(5)　本件匿名組合契約別紙3に定める配分台帳の写し及び在庫配分方針の遵守状況</w:t>
        </w:r>
      </w:ins>
    </w:p>
    <w:p w14:paraId="00000035" w14:textId="77777777" w:rsidR="00746467" w:rsidRDefault="009A497D">
      <w:pPr>
        <w:keepNext/>
        <w:spacing w:before="240" w:line="360" w:lineRule="auto"/>
        <w:jc w:val="both"/>
      </w:pPr>
      <w:r>
        <w:t>第7条（表明及び保証）</w:t>
      </w:r>
    </w:p>
    <w:p w14:paraId="00000036" w14:textId="77777777" w:rsidR="00746467" w:rsidRDefault="009A497D">
      <w:pPr>
        <w:spacing w:line="360" w:lineRule="auto"/>
        <w:ind w:left="210" w:hanging="210"/>
        <w:jc w:val="both"/>
      </w:pPr>
      <w:r>
        <w:t xml:space="preserve">1　（委託者の表明・保証）</w:t>
      </w:r>
    </w:p>
    <w:p w14:paraId="00000037" w14:textId="77777777" w:rsidR="00746467" w:rsidRDefault="009A497D">
      <w:pPr>
        <w:spacing w:line="360" w:lineRule="auto"/>
        <w:ind w:left="210"/>
        <w:jc w:val="both"/>
      </w:pPr>
      <w:r>
        <w:t>委託者は、受託者に対して、本契約締結日において、以下の事項が真実かつ正確であることを表明し、保証する。</w:t>
      </w:r>
    </w:p>
    <w:p w14:paraId="00000038" w14:textId="77777777" w:rsidR="00746467" w:rsidRDefault="009A497D">
      <w:pPr>
        <w:spacing w:line="360" w:lineRule="auto"/>
        <w:ind w:left="630" w:hanging="420"/>
        <w:jc w:val="both"/>
      </w:pPr>
      <w:r>
        <w:t xml:space="preserve">(1)　権利能力等</w:t>
      </w:r>
    </w:p>
    <w:p w14:paraId="00000039" w14:textId="77777777" w:rsidR="00746467" w:rsidRDefault="009A497D">
      <w:pPr>
        <w:spacing w:line="360" w:lineRule="auto"/>
        <w:ind w:left="630"/>
        <w:jc w:val="both"/>
      </w:pPr>
      <w:r>
        <w:t>委託者は、日本法に基づき適法に設立され、有効に存続する合同会社である。委託者は、本件関連契約を締結し、これに基づく権利を行使し、義務を履行する権利能力及び行為能力を有する。</w:t>
      </w:r>
    </w:p>
    <w:p w14:paraId="0000003A" w14:textId="77777777" w:rsidR="00746467" w:rsidRDefault="009A497D">
      <w:pPr>
        <w:spacing w:line="360" w:lineRule="auto"/>
        <w:ind w:left="630" w:hanging="420"/>
        <w:jc w:val="both"/>
      </w:pPr>
      <w:r>
        <w:t xml:space="preserve">(2)　社内手続等</w:t>
      </w:r>
    </w:p>
    <w:p w14:paraId="0000003B" w14:textId="77777777" w:rsidR="00746467" w:rsidRDefault="009A497D">
      <w:pPr>
        <w:spacing w:line="360" w:lineRule="auto"/>
        <w:ind w:left="630"/>
        <w:jc w:val="both"/>
      </w:pPr>
      <w:r>
        <w:t>委託者は、本件関連契約を締結し、これに基づく権利を行使し、義務を履行するために、法令及び定款、社内規則に基づき必要な一切の内部手続を適法かつ適正に完了している。</w:t>
      </w:r>
    </w:p>
    <w:p w14:paraId="0000003C" w14:textId="77777777" w:rsidR="00746467" w:rsidRDefault="009A497D">
      <w:pPr>
        <w:spacing w:line="360" w:lineRule="auto"/>
        <w:ind w:left="630" w:hanging="420"/>
        <w:jc w:val="both"/>
      </w:pPr>
      <w:r>
        <w:t xml:space="preserve">(3)　適法性</w:t>
      </w:r>
    </w:p>
    <w:p w14:paraId="0000003D" w14:textId="77777777" w:rsidR="00746467" w:rsidRDefault="009A497D">
      <w:pPr>
        <w:spacing w:line="360" w:lineRule="auto"/>
        <w:ind w:left="630"/>
        <w:jc w:val="both"/>
      </w:pPr>
      <w:r>
        <w:t>委託者が本件関連契約を締結し、又は委託者がこれに基づく権利を行使し、若しくは義務を履行することは、委託者に対して適用のある一切の法令、定款、社内規則に違反するものではなく、委託者を当事者とする契約の違反又は債務不履行事由となるものでもない。</w:t>
      </w:r>
    </w:p>
    <w:p w14:paraId="0000003E" w14:textId="77777777" w:rsidR="00746467" w:rsidRDefault="009A497D">
      <w:pPr>
        <w:spacing w:line="360" w:lineRule="auto"/>
        <w:ind w:left="630" w:hanging="420"/>
        <w:jc w:val="both"/>
      </w:pPr>
      <w:r>
        <w:t xml:space="preserve">(4)　有効な契約</w:t>
      </w:r>
    </w:p>
    <w:p w14:paraId="0000003F" w14:textId="77777777" w:rsidR="00746467" w:rsidRDefault="009A497D">
      <w:pPr>
        <w:spacing w:line="360" w:lineRule="auto"/>
        <w:ind w:left="630"/>
        <w:jc w:val="both"/>
      </w:pPr>
      <w:r>
        <w:t>本件関連契約は、その締結により委託者につき適法、有効かつ拘束力のある契約であり、その条項に従い執行可能なものとなる。</w:t>
      </w:r>
    </w:p>
    <w:p w14:paraId="00000040" w14:textId="77777777" w:rsidR="00746467" w:rsidRDefault="009A497D">
      <w:pPr>
        <w:spacing w:line="360" w:lineRule="auto"/>
        <w:ind w:left="630" w:hanging="420"/>
        <w:jc w:val="both"/>
      </w:pPr>
      <w:r>
        <w:t xml:space="preserve">(5)　許認可等</w:t>
      </w:r>
    </w:p>
    <w:p w14:paraId="00000041" w14:textId="77777777" w:rsidR="00746467" w:rsidRDefault="009A497D">
      <w:pPr>
        <w:spacing w:line="360" w:lineRule="auto"/>
        <w:ind w:left="630"/>
        <w:jc w:val="both"/>
      </w:pPr>
      <w:r>
        <w:t>委託者が本件関連契約を締結し、又はこれに基づく権利を行使し、若しくは義務を履行することについて、委託者が政府機関その他第三者から取得しなければならない許認可や政府機関その他第三者に対し行わなければならない届出等で未取得又は未提出のものは存在しない。</w:t>
      </w:r>
    </w:p>
    <w:p w14:paraId="00000042" w14:textId="77777777" w:rsidR="00746467" w:rsidRDefault="009A497D">
      <w:pPr>
        <w:spacing w:line="360" w:lineRule="auto"/>
        <w:ind w:left="630" w:hanging="420"/>
        <w:jc w:val="both"/>
      </w:pPr>
      <w:r>
        <w:t xml:space="preserve">(6)　信用不安事由の不存在</w:t>
      </w:r>
    </w:p>
    <w:p w14:paraId="00000043" w14:textId="77777777" w:rsidR="00746467" w:rsidRDefault="009A497D">
      <w:pPr>
        <w:spacing w:line="360" w:lineRule="auto"/>
        <w:ind w:left="630"/>
        <w:jc w:val="both"/>
      </w:pPr>
      <w:r>
        <w:lastRenderedPageBreak/>
        <w:t>委託者に対して、破産手続開始、民事再生手続開始、その他委託者に適用のある倒産手続開始の申立ては行われておらず、かつこれらの手続の原因となる事由は発生していない。また、委託者は支払不能若しくは支払停止、又は債務超過の状態にない。</w:t>
      </w:r>
    </w:p>
    <w:p w14:paraId="00000044" w14:textId="77777777" w:rsidR="00746467" w:rsidRDefault="009A497D">
      <w:pPr>
        <w:spacing w:line="360" w:lineRule="auto"/>
        <w:ind w:left="630" w:hanging="420"/>
        <w:jc w:val="both"/>
      </w:pPr>
      <w:r>
        <w:t xml:space="preserve">(7)　訴訟等の不存在</w:t>
      </w:r>
    </w:p>
    <w:p w14:paraId="00000045" w14:textId="77777777" w:rsidR="00746467" w:rsidRDefault="009A497D">
      <w:pPr>
        <w:spacing w:line="360" w:lineRule="auto"/>
        <w:ind w:left="630"/>
        <w:jc w:val="both"/>
      </w:pPr>
      <w:r>
        <w:t>委託者の認識する限り、委託者の財務・経営の状況、本件関連契約の締結、本件関連契約に規定する義務の履行及び本件関連契約により企図される取引の実行に対し、悪影響を及ぼすようないかなる訴訟、仲裁、調停及び行政手続も係属しておらず、そのおそれもない。</w:t>
      </w:r>
    </w:p>
    <w:p w14:paraId="00000046" w14:textId="77777777" w:rsidR="00746467" w:rsidRDefault="009A497D">
      <w:pPr>
        <w:spacing w:line="360" w:lineRule="auto"/>
        <w:ind w:left="210" w:hanging="210"/>
        <w:jc w:val="both"/>
      </w:pPr>
      <w:r>
        <w:t xml:space="preserve">2　（受託者の表明・保証）</w:t>
      </w:r>
    </w:p>
    <w:p w14:paraId="00000047" w14:textId="77777777" w:rsidR="00746467" w:rsidRDefault="009A497D">
      <w:pPr>
        <w:spacing w:line="360" w:lineRule="auto"/>
        <w:ind w:left="210"/>
        <w:jc w:val="both"/>
      </w:pPr>
      <w:r>
        <w:t>受託者は、委託者に対して、本契約締結日において、以下の事項が真実かつ正確であることを表明し保証する。</w:t>
      </w:r>
    </w:p>
    <w:p w14:paraId="00000048" w14:textId="77777777" w:rsidR="00746467" w:rsidRDefault="009A497D">
      <w:pPr>
        <w:spacing w:line="360" w:lineRule="auto"/>
        <w:ind w:left="630" w:hanging="420"/>
        <w:jc w:val="both"/>
      </w:pPr>
      <w:r>
        <w:t xml:space="preserve">(1)　権利能力等</w:t>
      </w:r>
    </w:p>
    <w:p w14:paraId="00000049" w14:textId="77777777" w:rsidR="00746467" w:rsidRDefault="009A497D">
      <w:pPr>
        <w:spacing w:line="360" w:lineRule="auto"/>
        <w:ind w:left="630"/>
        <w:jc w:val="both"/>
      </w:pPr>
      <w:r>
        <w:t>受託者は、日本法に基づき適法に設立され、有効に存続する株式会社である。受託者は、本契約を締結しこれに基づく権利を行使し、義務を履行する権利能力及び行為能力を有する。</w:t>
      </w:r>
    </w:p>
    <w:p w14:paraId="0000004A" w14:textId="77777777" w:rsidR="00746467" w:rsidRDefault="009A497D">
      <w:pPr>
        <w:spacing w:line="360" w:lineRule="auto"/>
        <w:ind w:left="630" w:hanging="420"/>
        <w:jc w:val="both"/>
      </w:pPr>
      <w:r>
        <w:t xml:space="preserve">(2)　社内手続等</w:t>
      </w:r>
    </w:p>
    <w:p w14:paraId="0000004B" w14:textId="77777777" w:rsidR="00746467" w:rsidRDefault="009A497D">
      <w:pPr>
        <w:spacing w:line="360" w:lineRule="auto"/>
        <w:ind w:left="630"/>
        <w:jc w:val="both"/>
      </w:pPr>
      <w:r>
        <w:t>受託者は、本契約を締結し、これに基づく権利を行使し、義務を履行するために、法令及び定款、社内規則に基づき必要な一切の内部手続を適法かつ適正に完了している。</w:t>
      </w:r>
    </w:p>
    <w:p w14:paraId="0000004C" w14:textId="77777777" w:rsidR="00746467" w:rsidRDefault="009A497D">
      <w:pPr>
        <w:spacing w:line="360" w:lineRule="auto"/>
        <w:ind w:left="630" w:hanging="420"/>
        <w:jc w:val="both"/>
      </w:pPr>
      <w:r>
        <w:t xml:space="preserve">(3)　適法性</w:t>
      </w:r>
    </w:p>
    <w:p w14:paraId="0000004D" w14:textId="77777777" w:rsidR="00746467" w:rsidRDefault="009A497D">
      <w:pPr>
        <w:spacing w:line="360" w:lineRule="auto"/>
        <w:ind w:left="630"/>
        <w:jc w:val="both"/>
      </w:pPr>
      <w:r>
        <w:t>受託者が本契約を締結し、又は受託者がこれに基づく権利を行使し、若しくは義務を履行することは、受託者に対して適用のある一切の法令、定款、社内規則に違反するものではなく、受託者を当事者とする契約の違反又は債務不履行事由となるものでもない。</w:t>
      </w:r>
    </w:p>
    <w:p w14:paraId="0000004E" w14:textId="77777777" w:rsidR="00746467" w:rsidRDefault="009A497D">
      <w:pPr>
        <w:spacing w:line="360" w:lineRule="auto"/>
        <w:ind w:left="630" w:hanging="420"/>
        <w:jc w:val="both"/>
      </w:pPr>
      <w:r>
        <w:t xml:space="preserve">(4)　有効な契約</w:t>
      </w:r>
    </w:p>
    <w:p w14:paraId="0000004F" w14:textId="77777777" w:rsidR="00746467" w:rsidRDefault="009A497D">
      <w:pPr>
        <w:spacing w:line="360" w:lineRule="auto"/>
        <w:ind w:left="630"/>
        <w:jc w:val="both"/>
      </w:pPr>
      <w:r>
        <w:t>本契約は、その締結により受託者につき適法、有効かつ拘束力のある契約であり、その条項に従い執行可能なものとなる。</w:t>
      </w:r>
    </w:p>
    <w:p w14:paraId="00000050" w14:textId="77777777" w:rsidR="00746467" w:rsidRDefault="009A497D">
      <w:pPr>
        <w:spacing w:line="360" w:lineRule="auto"/>
        <w:ind w:left="630" w:hanging="420"/>
        <w:jc w:val="both"/>
      </w:pPr>
      <w:r>
        <w:t xml:space="preserve">(5)　許認可等</w:t>
      </w:r>
    </w:p>
    <w:p w14:paraId="00000051" w14:textId="77777777" w:rsidR="00746467" w:rsidRDefault="009A497D">
      <w:pPr>
        <w:spacing w:line="360" w:lineRule="auto"/>
        <w:ind w:left="630"/>
        <w:jc w:val="both"/>
      </w:pPr>
      <w:r>
        <w:t>受託者が本契約を締結し、又はこれに基づく権利を行使し、若しくは義務を履行することについて、受託者が政府機関その他第三者から取得しなければならない許認可や政府機関その他第三者に対し行わなければならない届出等で未取得又は未提出のものは存在しない。</w:t>
      </w:r>
    </w:p>
    <w:p w14:paraId="00000052" w14:textId="77777777" w:rsidR="00746467" w:rsidRDefault="009A497D">
      <w:pPr>
        <w:spacing w:line="360" w:lineRule="auto"/>
        <w:ind w:left="630" w:hanging="420"/>
        <w:jc w:val="both"/>
      </w:pPr>
      <w:r>
        <w:t xml:space="preserve">(6)　法令等の遵守</w:t>
      </w:r>
    </w:p>
    <w:p w14:paraId="00000053" w14:textId="77777777" w:rsidR="00746467" w:rsidRDefault="009A497D">
      <w:pPr>
        <w:spacing w:line="360" w:lineRule="auto"/>
        <w:ind w:left="630"/>
        <w:jc w:val="both"/>
      </w:pPr>
      <w:r>
        <w:t>受託者は、受託者に適用されるあらゆる法律、規則その他法的規制（定款を含む。）を遵守している。</w:t>
      </w:r>
    </w:p>
    <w:p w14:paraId="00000054" w14:textId="77777777" w:rsidR="00746467" w:rsidRDefault="009A497D">
      <w:pPr>
        <w:spacing w:line="360" w:lineRule="auto"/>
        <w:ind w:left="630" w:hanging="420"/>
        <w:jc w:val="both"/>
      </w:pPr>
      <w:r>
        <w:t xml:space="preserve">(7)　信用不安事由の不存在</w:t>
      </w:r>
    </w:p>
    <w:p w14:paraId="00000055" w14:textId="77777777" w:rsidR="00746467" w:rsidRDefault="009A497D">
      <w:pPr>
        <w:spacing w:line="360" w:lineRule="auto"/>
        <w:ind w:left="630"/>
        <w:jc w:val="both"/>
      </w:pPr>
      <w:r>
        <w:lastRenderedPageBreak/>
        <w:t>受託者に対して、破産手続開始、民事再生手続開始、特別清算手続開始、会社更生手続開始その他受託者に適用のある倒産手続開始の申立ては行われておらず、かつこれらの手続の原因となる事由は発生していない。また、受託者は支払不能若しくは支払停止、又は債務超過の状態にない。</w:t>
      </w:r>
    </w:p>
    <w:p w14:paraId="00000056" w14:textId="77777777" w:rsidR="00746467" w:rsidRDefault="009A497D">
      <w:pPr>
        <w:spacing w:line="360" w:lineRule="auto"/>
        <w:ind w:left="630" w:hanging="420"/>
        <w:jc w:val="both"/>
      </w:pPr>
      <w:r>
        <w:t xml:space="preserve">(8)　訴訟等の不存在</w:t>
      </w:r>
    </w:p>
    <w:p w14:paraId="00000057" w14:textId="77777777" w:rsidR="00746467" w:rsidRDefault="009A497D">
      <w:pPr>
        <w:spacing w:line="360" w:lineRule="auto"/>
        <w:ind w:left="630"/>
        <w:jc w:val="both"/>
      </w:pPr>
      <w:r>
        <w:t>受託者の認識する限り、受託者の財務・経営の状況、本契約の締結、本契約に規定する義務の履行及び本契約により企図される取引の実行に対し、悪影響を及ぼすようないかなる訴訟、仲裁、調停及び行政手続も係属しておらず、そのおそれもない。</w:t>
      </w:r>
    </w:p>
    <w:p w14:paraId="00000058" w14:textId="77777777" w:rsidR="00746467" w:rsidRDefault="009A497D">
      <w:pPr>
        <w:spacing w:line="360" w:lineRule="auto"/>
        <w:ind w:left="210" w:hanging="210"/>
        <w:jc w:val="both"/>
      </w:pPr>
      <w:r>
        <w:t xml:space="preserve">3　（通知・賠償）</w:t>
      </w:r>
    </w:p>
    <w:p w14:paraId="00000059" w14:textId="77777777" w:rsidR="00746467" w:rsidRDefault="009A497D">
      <w:pPr>
        <w:spacing w:line="360" w:lineRule="auto"/>
        <w:ind w:left="210"/>
        <w:jc w:val="both"/>
      </w:pPr>
      <w:r>
        <w:t>委託者及び受託者は、前二項に基づき自らが行った表明・保証事項のいずれかにつき、誤り又は不正確な点があったことが判明した場合には、直ちに他の当事者に対して書面により通知するものとし、かかる表明保証違反又は通知義務の違反により相手方が被った全ての損害を賠償しなければならない。</w:t>
      </w:r>
    </w:p>
    <w:p w14:paraId="0000005A" w14:textId="77777777" w:rsidR="00746467" w:rsidRDefault="009A497D">
      <w:pPr>
        <w:keepNext/>
        <w:spacing w:before="240" w:line="360" w:lineRule="auto"/>
        <w:jc w:val="both"/>
      </w:pPr>
      <w:r>
        <w:t>第8条（善管注意義務・忠実義務等）</w:t>
      </w:r>
    </w:p>
    <w:p w14:paraId="0000005B" w14:textId="77777777" w:rsidR="00746467" w:rsidRDefault="009A497D">
      <w:pPr>
        <w:spacing w:line="360" w:lineRule="auto"/>
        <w:jc w:val="both"/>
      </w:pPr>
      <w:r>
        <w:t>受託者は、本契約の目的に従い、本業務を善良なる管理者の注意をもって忠実に遂行する。但し、受託者は、本業務の遂行にあたって、受託者が知り、又は合理的に知り得た事実、経済情勢その他背景事情に基づいて遂行すれば足りるものとし、また、受託者は本事業の成功等を保証するものではない。</w:t>
      </w:r>
    </w:p>
    <w:p w14:paraId="0000005C" w14:textId="77777777" w:rsidR="00746467" w:rsidRDefault="009A497D">
      <w:pPr>
        <w:keepNext/>
        <w:spacing w:before="240" w:line="360" w:lineRule="auto"/>
        <w:jc w:val="both"/>
      </w:pPr>
      <w:r>
        <w:t>第9条（利益相反）</w:t>
      </w:r>
    </w:p>
    <w:p w14:paraId="0000005D" w14:textId="77777777" w:rsidR="00746467" w:rsidRDefault="009A497D">
      <w:pPr>
        <w:spacing w:line="360" w:lineRule="auto"/>
        <w:ind w:left="210" w:hanging="210"/>
        <w:jc w:val="both"/>
      </w:pPr>
      <w:r>
        <w:t xml:space="preserve">1　委託者は、受託者が第三者からの委託を受けて本業務と同種又は類似の業務（以下「同種業務等」という。）に将来従事する可能性があることを認識しており、これに何らの異議も申し立てない。</w:t>
      </w:r>
    </w:p>
    <w:p w14:paraId="0000005E" w14:textId="77777777" w:rsidR="00746467" w:rsidRDefault="009A497D">
      <w:pPr>
        <w:spacing w:line="360" w:lineRule="auto"/>
        <w:ind w:left="210" w:hanging="210"/>
        <w:jc w:val="both"/>
      </w:pPr>
      <w:r>
        <w:t xml:space="preserve">2　受託者は、誠実かつ公平に本業務を行うことを条件として、同種業務等に従事することができるものとする。</w:t>
      </w:r>
    </w:p>
    <w:p>
      <w:pPr>
        <w:spacing w:line="360" w:lineRule="auto"/>
        <w:ind w:left="210" w:hanging="210"/>
        <w:jc w:val="both"/>
        <w:rPr>
          <w:ins w:id="40033" w:author="株式会社WineBank" w:date="2026-10-01T00:00:00Z"/>
        </w:rPr>
      </w:pPr>
      <w:commentRangeStart w:id="4"/>
      <w:ins w:id="40034" w:author="株式会社WineBank" w:date="2026-10-01T00:00:00Z">
        <w:r>
          <w:t xml:space="preserve">3　受託者は、本業務の遂行にあたり、本件匿名組合契約第5条の2（受託者等からの取得価格の公正性）、第5条の3及び別紙3（在庫配分方針）、第16条第10項から第14項まで（残存在庫の換価）その他本件匿名組合契約において委託者が遵守すべき事項に従うものとする。また、受託者は、委託者が本件匿名組合契約第12条に基づき行う本件組合員による閲覧への対応、報告書の作成及び合意された手続（AUP）の実施に必要な資料の提供その他の協力を行う。</w:t>
        </w:r>
      </w:ins>
      <w:commentRangeEnd w:id="4"/>
      <w:r>
        <w:rPr>
          <w:rStyle w:val="CommentReference"/>
        </w:rPr>
        <w:commentReference w:id="4"/>
      </w:r>
    </w:p>
    <w:p w14:paraId="0000005F" w14:textId="77777777" w:rsidR="00746467" w:rsidRDefault="009A497D">
      <w:pPr>
        <w:keepNext/>
        <w:spacing w:before="240" w:line="360" w:lineRule="auto"/>
        <w:jc w:val="both"/>
      </w:pPr>
      <w:r>
        <w:t>第10条（損害賠償）</w:t>
      </w:r>
    </w:p>
    <w:p w14:paraId="00000060" w14:textId="77777777" w:rsidR="00746467" w:rsidRDefault="009A497D">
      <w:pPr>
        <w:spacing w:line="360" w:lineRule="auto"/>
        <w:jc w:val="both"/>
      </w:pPr>
      <w:r>
        <w:t>受託者は、本契約に関し、その責めに帰すべき事由により委託者に損害を生じさせた場合は、相当因果関係の範囲においてその損害を委託者に賠償する。</w:t>
      </w:r>
    </w:p>
    <w:p w14:paraId="00000061" w14:textId="77777777" w:rsidR="00746467" w:rsidRDefault="009A497D">
      <w:pPr>
        <w:keepNext/>
        <w:spacing w:before="240" w:line="360" w:lineRule="auto"/>
        <w:jc w:val="both"/>
      </w:pPr>
      <w:r>
        <w:t>第11条（守秘義務）</w:t>
      </w:r>
    </w:p>
    <w:p w14:paraId="00000062" w14:textId="77777777" w:rsidR="00746467" w:rsidRDefault="009A497D">
      <w:pPr>
        <w:spacing w:line="360" w:lineRule="auto"/>
        <w:jc w:val="both"/>
      </w:pPr>
      <w:r>
        <w:t>本契約の各当事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w:t>
        <w:lastRenderedPageBreak/>
        <w:t>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0000063" w14:textId="77777777" w:rsidR="00746467" w:rsidRDefault="009A497D">
      <w:pPr>
        <w:keepNext/>
        <w:spacing w:before="240" w:line="360" w:lineRule="auto"/>
        <w:jc w:val="both"/>
      </w:pPr>
      <w:r>
        <w:t>第12条（反社会的勢力の排除等）</w:t>
      </w:r>
    </w:p>
    <w:p w14:paraId="00000064" w14:textId="77777777" w:rsidR="00746467" w:rsidRDefault="009A497D">
      <w:pPr>
        <w:spacing w:line="360" w:lineRule="auto"/>
        <w:ind w:left="210" w:hanging="210"/>
        <w:jc w:val="both"/>
      </w:pPr>
      <w:r>
        <w:t xml:space="preserve">1　委託者及び受託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00000065" w14:textId="77777777" w:rsidR="00746467" w:rsidRDefault="009A497D">
      <w:pPr>
        <w:spacing w:line="360" w:lineRule="auto"/>
        <w:ind w:left="630" w:hanging="420"/>
        <w:jc w:val="both"/>
      </w:pPr>
      <w:r>
        <w:t xml:space="preserve">(1)　反社会的勢力等が経営を支配していると認められる関係を有すること。</w:t>
      </w:r>
    </w:p>
    <w:p w14:paraId="00000066" w14:textId="77777777" w:rsidR="00746467" w:rsidRDefault="009A497D">
      <w:pPr>
        <w:spacing w:line="360" w:lineRule="auto"/>
        <w:ind w:left="630" w:hanging="420"/>
        <w:jc w:val="both"/>
      </w:pPr>
      <w:r>
        <w:t xml:space="preserve">(2)　反社会的勢力等が経営に実質的に関与していると認められる関係を有すること。</w:t>
      </w:r>
    </w:p>
    <w:p w14:paraId="00000067" w14:textId="77777777" w:rsidR="00746467" w:rsidRDefault="009A497D">
      <w:pPr>
        <w:spacing w:line="360" w:lineRule="auto"/>
        <w:ind w:left="630" w:hanging="420"/>
        <w:jc w:val="both"/>
      </w:pPr>
      <w:r>
        <w:t xml:space="preserve">(3)　自己、自社若しくは第三者の不正の利益を図る目的又は第三者に損害を加える目的をもってするなど、不当に反社会的勢力等を利用していると認められる関係を有すること。</w:t>
      </w:r>
    </w:p>
    <w:p w14:paraId="00000068" w14:textId="77777777" w:rsidR="00746467" w:rsidRDefault="009A497D">
      <w:pPr>
        <w:spacing w:line="360" w:lineRule="auto"/>
        <w:ind w:left="630" w:hanging="420"/>
        <w:jc w:val="both"/>
      </w:pPr>
      <w:r>
        <w:t xml:space="preserve">(4)　反社会的勢力等に対して資金等を提供し、又は便宜を供与するなどの関与をしていると認められる関係を有すること。</w:t>
      </w:r>
    </w:p>
    <w:p w14:paraId="00000069" w14:textId="77777777" w:rsidR="00746467" w:rsidRDefault="009A497D">
      <w:pPr>
        <w:spacing w:line="360" w:lineRule="auto"/>
        <w:ind w:left="630" w:hanging="420"/>
        <w:jc w:val="both"/>
      </w:pPr>
      <w:r>
        <w:t xml:space="preserve">(5)　役員又は経営に実質的に関与している者が反社会的勢力等と社会的に非難されるべき関係を有すること。</w:t>
      </w:r>
    </w:p>
    <w:p w14:paraId="0000006A" w14:textId="77777777" w:rsidR="00746467" w:rsidRDefault="009A497D">
      <w:pPr>
        <w:spacing w:line="360" w:lineRule="auto"/>
        <w:ind w:left="210" w:hanging="210"/>
        <w:jc w:val="both"/>
      </w:pPr>
      <w:r>
        <w:t xml:space="preserve">2　委託者及び受託者は、本契約の有効期間中、反社会的勢力等に対して、名目のいかんを問わず、資金提供等を行わない。また、自ら又は第三者（</w:t>
      </w:r>
      <w:del w:id="40035" w:author="株式会社WineBank" w:date="2026-10-01T00:00:00Z">
        <w:r>
          <w:delText xml:space="preserve">営業者の社員</w:delText>
        </w:r>
      </w:del>
      <w:ins w:id="40036" w:author="株式会社WineBank" w:date="2026-10-01T00:00:00Z">
        <w:r>
          <w:t xml:space="preserve">委託者の社員</w:t>
        </w:r>
      </w:ins>
      <w:r>
        <w:t xml:space="preserve">及びその役職員（代表社員の職務執行者を含む。）を含むが、これらに限られない。）を利用して次に掲げる行為を行わない。</w:t>
      </w:r>
    </w:p>
    <w:p w14:paraId="0000006B" w14:textId="77777777" w:rsidR="00746467" w:rsidRDefault="009A497D">
      <w:pPr>
        <w:spacing w:line="360" w:lineRule="auto"/>
        <w:ind w:left="630" w:hanging="420"/>
        <w:jc w:val="both"/>
      </w:pPr>
      <w:r>
        <w:t xml:space="preserve">(1)　暴力的な要求行為</w:t>
      </w:r>
    </w:p>
    <w:p w14:paraId="0000006C" w14:textId="77777777" w:rsidR="00746467" w:rsidRDefault="009A497D">
      <w:pPr>
        <w:spacing w:line="360" w:lineRule="auto"/>
        <w:ind w:left="630" w:hanging="420"/>
        <w:jc w:val="both"/>
      </w:pPr>
      <w:r>
        <w:t xml:space="preserve">(2)　法的な責任を超えた不当な要求行為</w:t>
      </w:r>
    </w:p>
    <w:p w14:paraId="0000006D" w14:textId="77777777" w:rsidR="00746467" w:rsidRDefault="009A497D">
      <w:pPr>
        <w:spacing w:line="360" w:lineRule="auto"/>
        <w:ind w:left="630" w:hanging="420"/>
        <w:jc w:val="both"/>
      </w:pPr>
      <w:r>
        <w:t xml:space="preserve">(3)　取引に関して、脅迫的な言動をし、又は暴力を用いる行為</w:t>
      </w:r>
    </w:p>
    <w:p w14:paraId="0000006E" w14:textId="77777777" w:rsidR="00746467" w:rsidRDefault="009A497D">
      <w:pPr>
        <w:spacing w:line="360" w:lineRule="auto"/>
        <w:ind w:left="630" w:hanging="420"/>
        <w:jc w:val="both"/>
      </w:pPr>
      <w:r>
        <w:t xml:space="preserve">(4)　風説を流布し、偽計若しくは威力を用いて相手方の信用を毀損し、又はその業務を妨害する行為</w:t>
      </w:r>
    </w:p>
    <w:p w14:paraId="0000006F" w14:textId="77777777" w:rsidR="00746467" w:rsidRDefault="009A497D">
      <w:pPr>
        <w:spacing w:line="360" w:lineRule="auto"/>
        <w:ind w:left="630" w:hanging="420"/>
        <w:jc w:val="both"/>
      </w:pPr>
      <w:r>
        <w:t xml:space="preserve">(5)　その他各号に準ずる行為</w:t>
      </w:r>
    </w:p>
    <w:p w14:paraId="00000070" w14:textId="77777777" w:rsidR="00746467" w:rsidRDefault="009A497D">
      <w:pPr>
        <w:spacing w:line="360" w:lineRule="auto"/>
        <w:ind w:left="210" w:hanging="210"/>
        <w:jc w:val="both"/>
      </w:pPr>
      <w:r>
        <w:t xml:space="preserve">3　委託者又は受託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00000071" w14:textId="77777777" w:rsidR="00746467" w:rsidRDefault="009A497D">
      <w:pPr>
        <w:keepNext/>
        <w:spacing w:before="240" w:line="360" w:lineRule="auto"/>
        <w:jc w:val="both"/>
      </w:pPr>
      <w:r>
        <w:t>第13条（契約の解除）</w:t>
      </w:r>
    </w:p>
    <w:p w14:paraId="00000072" w14:textId="77777777" w:rsidR="00746467" w:rsidRDefault="009A497D">
      <w:pPr>
        <w:spacing w:line="360" w:lineRule="auto"/>
        <w:ind w:left="210" w:hanging="210"/>
        <w:jc w:val="both"/>
      </w:pPr>
      <w:r>
        <w:t xml:space="preserve">1　委託者及び受託者は、書面による合意がない限り、本契約を解除することができない。</w:t>
      </w:r>
    </w:p>
    <w:p w14:paraId="00000073" w14:textId="77777777" w:rsidR="00746467" w:rsidRDefault="009A497D">
      <w:pPr>
        <w:spacing w:line="360" w:lineRule="auto"/>
        <w:ind w:left="210" w:hanging="210"/>
        <w:jc w:val="both"/>
      </w:pPr>
      <w:r>
        <w:lastRenderedPageBreak/>
        <w:t xml:space="preserve">2　前項にかかわらず、委託者は、受託者が本契約に基づく債務を責めに帰すべき事由により履行せず、当該不履行の是正を求める書面による催告にもかかわらず、かかる書面を受領後45日以内に受託者が当該不履行を治癒しない場合又は治癒しないことが客観的に明らかな場合には、書面による通知をもって本契約を解除することができる。</w:t>
      </w:r>
    </w:p>
    <w:p w14:paraId="00000074" w14:textId="77777777" w:rsidR="00746467" w:rsidRDefault="009A497D">
      <w:pPr>
        <w:spacing w:line="360" w:lineRule="auto"/>
        <w:ind w:left="210" w:hanging="210"/>
        <w:jc w:val="both"/>
      </w:pPr>
      <w:r>
        <w:t xml:space="preserve">3　第1項にかかわらず、受託者は、委託者が本契約に基づく債務を責めに帰すべき事由により履行せず、当該不履行の是正を求める書面による催告にもかかわらず、かかる書面を受領後45日以内に委託者が当該不履行を治癒しない場合又は治癒しないことが客観的に明らかな場合には、書面による通知をもって本契約を解除することができる。</w:t>
      </w:r>
    </w:p>
    <w:p w14:paraId="00000075" w14:textId="77777777" w:rsidR="00746467" w:rsidRDefault="009A497D">
      <w:pPr>
        <w:spacing w:line="360" w:lineRule="auto"/>
        <w:ind w:left="210" w:hanging="210"/>
        <w:jc w:val="both"/>
      </w:pPr>
      <w:r>
        <w:t xml:space="preserve">4　第1項にかかわらず、委託者及び受託者は、以下の各号の一に該当する事由が相手方（第(5)号については受託者についてのみ）において発生した場合には、相手方に対する書面による通知をもって、直ちに本契約を解除することができる。</w:t>
      </w:r>
    </w:p>
    <w:p w14:paraId="00000076" w14:textId="77777777" w:rsidR="00746467" w:rsidRDefault="009A497D">
      <w:pPr>
        <w:spacing w:line="360" w:lineRule="auto"/>
        <w:ind w:left="630" w:hanging="420"/>
        <w:jc w:val="both"/>
      </w:pPr>
      <w:r>
        <w:t xml:space="preserve">(1)　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支払不能又は債務超過となったとき。</w:t>
      </w:r>
    </w:p>
    <w:p w14:paraId="00000077" w14:textId="77777777" w:rsidR="00746467" w:rsidRDefault="009A497D">
      <w:pPr>
        <w:spacing w:line="360" w:lineRule="auto"/>
        <w:ind w:left="630" w:hanging="420"/>
        <w:jc w:val="both"/>
      </w:pPr>
      <w:r>
        <w:t xml:space="preserve">(2)　解散の決議をしたとき、その他清算手続に入ったとき。</w:t>
      </w:r>
    </w:p>
    <w:p w14:paraId="00000078" w14:textId="77777777" w:rsidR="00746467" w:rsidRDefault="009A497D">
      <w:pPr>
        <w:spacing w:line="360" w:lineRule="auto"/>
        <w:ind w:left="630" w:hanging="420"/>
        <w:jc w:val="both"/>
      </w:pPr>
      <w:r>
        <w:t xml:space="preserve">(3)　本契約に基づく権利につき、仮差押若しくは仮処分（当該仮差押又は仮処分に係る命令又は通知が本事業の遂行について重大な悪影響を与える場合、又は与える可能性があると合理的に判断される場合に限る。）又は差押があったとき。</w:t>
      </w:r>
    </w:p>
    <w:p w14:paraId="00000079" w14:textId="77777777" w:rsidR="00746467" w:rsidRDefault="009A497D">
      <w:pPr>
        <w:spacing w:line="360" w:lineRule="auto"/>
        <w:ind w:left="630" w:hanging="420"/>
        <w:jc w:val="both"/>
      </w:pPr>
      <w:r>
        <w:t xml:space="preserve">(4)　手形交換所の取引停止処分又は株式会社全銀電子債権ネットワークによる取引停止処分若しくは他の電子債権記録機関によるこれと同等の措置を受けたとき。</w:t>
      </w:r>
    </w:p>
    <w:p w14:paraId="0000007A" w14:textId="77777777" w:rsidR="00746467" w:rsidRDefault="009A497D">
      <w:pPr>
        <w:spacing w:line="360" w:lineRule="auto"/>
        <w:ind w:left="630" w:hanging="420"/>
        <w:jc w:val="both"/>
      </w:pPr>
      <w:r>
        <w:t xml:space="preserve">(5)　前各号の他、本業務の遂行に重大な悪影響を及ぼす事由が生じたとき。</w:t>
      </w:r>
    </w:p>
    <w:p w14:paraId="0000007B" w14:textId="77777777" w:rsidR="00746467" w:rsidRDefault="009A497D">
      <w:pPr>
        <w:spacing w:line="360" w:lineRule="auto"/>
        <w:ind w:left="630" w:hanging="420"/>
        <w:jc w:val="both"/>
      </w:pPr>
      <w:r>
        <w:t xml:space="preserve">(6)　第12条第1項又は第2項の規定に違反したとき。</w:t>
      </w:r>
    </w:p>
    <w:p w14:paraId="0000007C" w14:textId="77777777" w:rsidR="00746467" w:rsidRDefault="009A497D">
      <w:pPr>
        <w:spacing w:line="360" w:lineRule="auto"/>
        <w:ind w:left="210" w:hanging="210"/>
        <w:jc w:val="both"/>
      </w:pPr>
      <w:r>
        <w:t xml:space="preserve">5　本条に基づいて委託者により本契約が解除された場合、受託者は、委託者の指示に従い、受託者の後任として本業務を行う者への本業務の引継ぎに協力する（委託者の要請に応じて、引継ぎが完了するまで、受託者の任にあたることも含まれるが、これに限らない。）。</w:t>
      </w:r>
    </w:p>
    <w:p w14:paraId="0000007D" w14:textId="77777777" w:rsidR="00746467" w:rsidRDefault="009A497D">
      <w:pPr>
        <w:keepNext/>
        <w:spacing w:before="240" w:line="360" w:lineRule="auto"/>
        <w:jc w:val="both"/>
      </w:pPr>
      <w:r>
        <w:t>第14条（責任財産限定特約及び倒産手続開始申立等の制限等）</w:t>
      </w:r>
    </w:p>
    <w:p w14:paraId="0000007E" w14:textId="77777777" w:rsidR="00746467" w:rsidRDefault="009A497D">
      <w:pPr>
        <w:spacing w:line="360" w:lineRule="auto"/>
        <w:ind w:left="210" w:hanging="210"/>
        <w:jc w:val="both"/>
      </w:pPr>
      <w:r>
        <w:t xml:space="preserve">1　受託者の本契約に基づく委託者に対する債権に係る支払は、本財産のみを引当財産とし</w:t>
      </w:r>
      <w:ins w:id="40037" w:author="株式会社WineBank" w:date="2026-10-01T00:00:00Z">
        <w:r>
          <w:t xml:space="preserve">（但し、第4条第2項に定める報酬については、委託者が収受した取扱手数料を引当財産とする。）</w:t>
        </w:r>
      </w:ins>
      <w:r>
        <w:t xml:space="preserve">、その範囲内でのみ行われ、本財産が全て換価・分配されたにもかかわらず、当該債権について満足を受けない部分が存在する場合、当該債権のうちかかる部分については放棄されたものとみなされるものとする。</w:t>
      </w:r>
    </w:p>
    <w:p w14:paraId="0000007F" w14:textId="77777777" w:rsidR="00746467" w:rsidRDefault="009A497D">
      <w:pPr>
        <w:spacing w:line="360" w:lineRule="auto"/>
        <w:ind w:left="210" w:hanging="210"/>
        <w:jc w:val="both"/>
      </w:pPr>
      <w:r>
        <w:t xml:space="preserve">2　受託者は、委託者又はその財産について、破産手続開始、民事再生手続開始、その他委託者について適用ある倒産手続開始の申立てをすることができないものとする。</w:t>
      </w:r>
    </w:p>
    <w:p w14:paraId="00000080" w14:textId="77777777" w:rsidR="00746467" w:rsidRDefault="009A497D">
      <w:pPr>
        <w:spacing w:line="360" w:lineRule="auto"/>
        <w:ind w:left="210" w:hanging="210"/>
        <w:jc w:val="both"/>
      </w:pPr>
      <w:r>
        <w:lastRenderedPageBreak/>
        <w:t xml:space="preserve">3　本条の規定は、本契約終了後も引き続き効力を有するものとする。</w:t>
      </w:r>
    </w:p>
    <w:p w14:paraId="00000081" w14:textId="77777777" w:rsidR="00746467" w:rsidRDefault="009A497D">
      <w:pPr>
        <w:keepNext/>
        <w:spacing w:before="240" w:line="360" w:lineRule="auto"/>
        <w:jc w:val="both"/>
      </w:pPr>
      <w:r>
        <w:t>第15条（受託者による勧誘は行わないこと）</w:t>
      </w:r>
    </w:p>
    <w:p w14:paraId="00000082" w14:textId="77777777" w:rsidR="00746467" w:rsidRDefault="009A497D">
      <w:pPr>
        <w:spacing w:line="360" w:lineRule="auto"/>
        <w:jc w:val="both"/>
      </w:pPr>
      <w:r>
        <w:t>委託者及び受託者は、本件匿名組合契約に関し、受託者は、第三者に対し、本件匿名組合契約に基づく出資持分の取得の申込みの勧誘を一切行わないことを相互に確認する。</w:t>
      </w:r>
    </w:p>
    <w:p w14:paraId="00000083" w14:textId="77777777" w:rsidR="00746467" w:rsidRDefault="009A497D">
      <w:pPr>
        <w:keepNext/>
        <w:spacing w:before="240" w:line="360" w:lineRule="auto"/>
        <w:jc w:val="both"/>
      </w:pPr>
      <w:r>
        <w:t>第16条（遅延損害金）</w:t>
      </w:r>
    </w:p>
    <w:p w14:paraId="00000084" w14:textId="77777777" w:rsidR="00746467" w:rsidRDefault="009A497D">
      <w:pPr>
        <w:spacing w:line="360" w:lineRule="auto"/>
        <w:jc w:val="both"/>
      </w:pPr>
      <w:r>
        <w:t>本契約上負っている支払義務の履行を遅延した場合には、当該遅延した当事者は相手方に対して、支払期日の翌日（同日を含む。）から支払済みに至るまで未払債務に対して年14％（1年を365日とする日割計算による。）の割合の遅延損害金を支払うものとする。なお、1円未満は切り捨てるものとする。</w:t>
      </w:r>
    </w:p>
    <w:p w14:paraId="00000085" w14:textId="77777777" w:rsidR="00746467" w:rsidRDefault="009A497D">
      <w:pPr>
        <w:keepNext/>
        <w:spacing w:before="240" w:line="360" w:lineRule="auto"/>
        <w:jc w:val="both"/>
      </w:pPr>
      <w:r>
        <w:t>第17条（修正）</w:t>
      </w:r>
    </w:p>
    <w:p w14:paraId="00000086" w14:textId="77777777" w:rsidR="00746467" w:rsidRDefault="009A497D">
      <w:pPr>
        <w:spacing w:line="360" w:lineRule="auto"/>
        <w:jc w:val="both"/>
      </w:pPr>
      <w:r>
        <w:t>本契約は両当事者により署名された書面によらなければ、いかなる意味においても、更新、修正又は改訂できないものとする。</w:t>
      </w:r>
    </w:p>
    <w:p w14:paraId="00000087" w14:textId="77777777" w:rsidR="00746467" w:rsidRDefault="009A497D">
      <w:pPr>
        <w:keepNext/>
        <w:spacing w:before="240" w:line="360" w:lineRule="auto"/>
        <w:jc w:val="both"/>
      </w:pPr>
      <w:r>
        <w:t>第18条（準拠法）</w:t>
      </w:r>
    </w:p>
    <w:p w14:paraId="00000088" w14:textId="77777777" w:rsidR="00746467" w:rsidRDefault="009A497D">
      <w:pPr>
        <w:spacing w:line="360" w:lineRule="auto"/>
        <w:jc w:val="both"/>
      </w:pPr>
      <w:r>
        <w:t>本契約は、日本国の法律に準拠し、日本国の法律に基づき解釈され、日本国の法律に基づき執行されるものとする。</w:t>
      </w:r>
    </w:p>
    <w:p w14:paraId="00000089" w14:textId="77777777" w:rsidR="00746467" w:rsidRDefault="009A497D">
      <w:pPr>
        <w:keepNext/>
        <w:spacing w:before="240" w:line="360" w:lineRule="auto"/>
        <w:jc w:val="both"/>
      </w:pPr>
      <w:r>
        <w:t>第19条（管轄）</w:t>
      </w:r>
    </w:p>
    <w:p w14:paraId="0000008A" w14:textId="77777777" w:rsidR="00746467" w:rsidRDefault="009A497D">
      <w:pPr>
        <w:spacing w:line="360" w:lineRule="auto"/>
        <w:jc w:val="both"/>
      </w:pPr>
      <w:r>
        <w:t>委託者及び受託者間で本契約に関して争いが生じたときは、東京地方裁判所を第一審の専属的合意管轄裁判所とする。</w:t>
      </w:r>
    </w:p>
    <w:p w14:paraId="0000008B" w14:textId="77777777" w:rsidR="00746467" w:rsidRDefault="009A497D">
      <w:pPr>
        <w:keepNext/>
        <w:spacing w:before="240" w:line="360" w:lineRule="auto"/>
        <w:jc w:val="both"/>
      </w:pPr>
      <w:r>
        <w:t>第20条（規定外事項）</w:t>
      </w:r>
    </w:p>
    <w:p w14:paraId="0000008C" w14:textId="77777777" w:rsidR="00746467" w:rsidRDefault="009A497D">
      <w:pPr>
        <w:spacing w:line="360" w:lineRule="auto"/>
        <w:jc w:val="both"/>
      </w:pPr>
      <w:r>
        <w:t>本契約に定めのない事項については、委託者及び受託者協議・合意の上定めるものとする。</w:t>
      </w:r>
    </w:p>
    <w:p w14:paraId="0000008D" w14:textId="77777777" w:rsidR="00746467" w:rsidRDefault="009A497D">
      <w:pPr>
        <w:spacing w:before="240" w:line="360" w:lineRule="auto"/>
        <w:jc w:val="right"/>
      </w:pPr>
      <w:r>
        <w:t>（以下余白）</w:t>
      </w:r>
    </w:p>
    <w:p w14:paraId="0000008E" w14:textId="77777777" w:rsidR="00746467" w:rsidRDefault="009A497D">
      <w:r>
        <w:br w:type="page"/>
      </w:r>
    </w:p>
    <w:p w14:paraId="0000008F" w14:textId="77777777" w:rsidR="00746467" w:rsidRDefault="009A497D">
      <w:pPr>
        <w:spacing w:line="360" w:lineRule="auto"/>
        <w:ind w:firstLine="210"/>
        <w:jc w:val="both"/>
      </w:pPr>
      <w:r>
        <w:lastRenderedPageBreak/>
        <w:t>以上の合意の証として、本契約の契約書正本2通を作成し、委託者及び受託者が記名押印の上、各自1通を保有する。</w:t>
      </w:r>
    </w:p>
    <w:p w14:paraId="00000090" w14:textId="77777777" w:rsidR="00746467" w:rsidRDefault="00746467">
      <w:pPr>
        <w:spacing w:line="360" w:lineRule="auto"/>
        <w:jc w:val="both"/>
      </w:pPr>
    </w:p>
    <w:p w14:paraId="00000091" w14:textId="77777777" w:rsidR="00746467" w:rsidRDefault="009A497D">
      <w:pPr>
        <w:spacing w:line="360" w:lineRule="auto"/>
        <w:ind w:left="420"/>
        <w:jc w:val="both"/>
      </w:pPr>
      <w:del w:id="40005" w:author="株式会社WineBank" w:date="2026-10-01T00:00:00Z">
        <w:r>
          <w:delText xml:space="preserve">202　年　月　日</w:delText>
        </w:r>
      </w:del>
      <w:ins w:id="40006" w:author="株式会社WineBank" w:date="2026-10-01T00:00:00Z">
        <w:r>
          <w:t xml:space="preserve">2026年●月●日</w:t>
        </w:r>
      </w:ins>
    </w:p>
    <w:p w14:paraId="00000092" w14:textId="77777777" w:rsidR="00746467" w:rsidRDefault="00746467">
      <w:pPr>
        <w:spacing w:line="360" w:lineRule="auto"/>
        <w:jc w:val="both"/>
      </w:pPr>
    </w:p>
    <w:p w14:paraId="00000093" w14:textId="77777777" w:rsidR="00746467" w:rsidRDefault="00746467">
      <w:pPr>
        <w:spacing w:line="360" w:lineRule="auto"/>
        <w:jc w:val="both"/>
      </w:pPr>
    </w:p>
    <w:p w14:paraId="00000094" w14:textId="77777777" w:rsidR="00746467" w:rsidRDefault="009A497D">
      <w:pPr>
        <w:spacing w:line="360" w:lineRule="auto"/>
        <w:ind w:left="2940"/>
        <w:jc w:val="both"/>
      </w:pPr>
      <w:r>
        <w:t>委託者：</w:t>
      </w:r>
    </w:p>
    <w:p w14:paraId="00000095" w14:textId="77777777" w:rsidR="00746467" w:rsidRDefault="00746467">
      <w:pPr>
        <w:spacing w:line="360" w:lineRule="auto"/>
        <w:jc w:val="both"/>
      </w:pPr>
    </w:p>
    <w:p w14:paraId="00000096" w14:textId="77777777" w:rsidR="00746467" w:rsidRDefault="00746467">
      <w:pPr>
        <w:spacing w:line="360" w:lineRule="auto"/>
        <w:jc w:val="both"/>
      </w:pPr>
    </w:p>
    <w:p w14:paraId="00000097" w14:textId="77777777" w:rsidR="00746467" w:rsidRDefault="00746467">
      <w:pPr>
        <w:spacing w:line="360" w:lineRule="auto"/>
        <w:jc w:val="both"/>
      </w:pPr>
    </w:p>
    <w:p w14:paraId="00000098" w14:textId="77777777" w:rsidR="00746467" w:rsidRDefault="00746467">
      <w:pPr>
        <w:spacing w:line="360" w:lineRule="auto"/>
        <w:jc w:val="both"/>
      </w:pPr>
    </w:p>
    <w:p w14:paraId="00000099" w14:textId="77777777" w:rsidR="00746467" w:rsidRDefault="00746467">
      <w:pPr>
        <w:spacing w:line="360" w:lineRule="auto"/>
        <w:jc w:val="both"/>
      </w:pPr>
    </w:p>
    <w:p w14:paraId="0000009A" w14:textId="77777777" w:rsidR="00746467" w:rsidRDefault="009A497D">
      <w:pPr>
        <w:spacing w:line="360" w:lineRule="auto"/>
        <w:ind w:left="2940"/>
        <w:jc w:val="both"/>
      </w:pPr>
      <w:r>
        <w:t>受託者：</w:t>
      </w:r>
    </w:p>
    <w:p w14:paraId="0000009B" w14:textId="77777777" w:rsidR="00746467" w:rsidRDefault="009A497D">
      <w:r>
        <w:br w:type="page"/>
      </w:r>
    </w:p>
    <w:p w14:paraId="0000009C" w14:textId="77777777" w:rsidR="00746467" w:rsidRDefault="009A497D">
      <w:pPr>
        <w:spacing w:line="360" w:lineRule="auto"/>
        <w:jc w:val="both"/>
      </w:pPr>
      <w:r>
        <w:lastRenderedPageBreak/>
        <w:t>（別紙1）</w:t>
      </w:r>
    </w:p>
    <w:p w14:paraId="0000009D" w14:textId="77777777" w:rsidR="00746467" w:rsidRDefault="009A497D">
      <w:pPr>
        <w:spacing w:before="120" w:after="240" w:line="360" w:lineRule="auto"/>
        <w:jc w:val="center"/>
      </w:pPr>
      <w:r>
        <w:rPr>
          <w:sz w:val="24"/>
          <w:szCs w:val="24"/>
        </w:rPr>
        <w:t>定義</w:t>
      </w:r>
    </w:p>
    <w:p w14:paraId="0000009E" w14:textId="77777777" w:rsidR="00746467" w:rsidRDefault="009A497D">
      <w:pPr>
        <w:spacing w:line="360" w:lineRule="auto"/>
        <w:ind w:left="525" w:hanging="525"/>
        <w:jc w:val="both"/>
      </w:pPr>
      <w:r>
        <w:t xml:space="preserve">(1)　「営業日」とは、銀行法（昭和56年法律第59号、その後の改正を含む。）に従い、日本において銀行の休日として定められた日以外の日をいう。</w:t>
      </w:r>
    </w:p>
    <w:p w14:paraId="0000009F" w14:textId="77777777" w:rsidR="00746467" w:rsidRDefault="009A497D">
      <w:pPr>
        <w:spacing w:line="360" w:lineRule="auto"/>
        <w:ind w:left="525" w:hanging="525"/>
        <w:jc w:val="both"/>
      </w:pPr>
      <w:r>
        <w:t xml:space="preserve">(2)　「口数」とは、本件組合員の出資金の残高を1000万円で除した数字（但し、小数点以下は切捨て）を意味する。</w:t>
      </w:r>
    </w:p>
    <w:p w14:paraId="000000A0" w14:textId="77777777" w:rsidR="00746467" w:rsidRDefault="009A497D">
      <w:pPr>
        <w:spacing w:line="360" w:lineRule="auto"/>
        <w:ind w:left="525" w:hanging="525"/>
        <w:jc w:val="both"/>
      </w:pPr>
      <w:r>
        <w:t xml:space="preserve">(3)　「計算期間」とは、各計算期日に関して、前回の計算期日の翌日（当日を含む。但し、</w:t>
      </w:r>
      <w:del w:id="40038" w:author="株式会社WineBank" w:date="2026-10-01T00:00:00Z">
        <w:r>
          <w:delText xml:space="preserve">最初の計算期間においては本契約締結日</w:delText>
        </w:r>
      </w:del>
      <w:ins w:id="40039" w:author="株式会社WineBank" w:date="2026-10-01T00:00:00Z">
        <w:r>
          <w:t xml:space="preserve">最初の計算期間においては当初出資実行日</w:t>
        </w:r>
      </w:ins>
      <w:r>
        <w:t xml:space="preserve">とし、当日を含む。）から当該計算期日（当日を含む。）までの期間を意味する。但し、計算期間の途中において当該計算期間の終了予定日より前の日に委託者の決算日又は解散の日等、委託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000000A1" w14:textId="77777777" w:rsidR="00746467" w:rsidRDefault="009A497D">
      <w:pPr>
        <w:spacing w:line="360" w:lineRule="auto"/>
        <w:ind w:left="525" w:hanging="525"/>
        <w:jc w:val="both"/>
      </w:pPr>
      <w:r>
        <w:t xml:space="preserve">(4)　「計算期日」とは、</w:t>
      </w:r>
      <w:del w:id="40040" w:author="株式会社WineBank" w:date="2026-10-01T00:00:00Z">
        <w:r>
          <w:delText xml:space="preserve">初回を本契約締結日</w:delText>
        </w:r>
      </w:del>
      <w:ins w:id="40041" w:author="株式会社WineBank" w:date="2026-10-01T00:00:00Z">
        <w:r>
          <w:t xml:space="preserve">初回を当初出資実行日</w:t>
        </w:r>
      </w:ins>
      <w:r>
        <w:t xml:space="preserve">とし、以後本契約終了日までの毎年3月、6月、9月及び12月の各末日（同日が営業日でない場合は前営業日）及び本契約終了日を意味する。</w:t>
      </w:r>
    </w:p>
    <w:p w14:paraId="000000A2" w14:textId="77777777" w:rsidR="00746467" w:rsidRDefault="009A497D">
      <w:pPr>
        <w:spacing w:line="360" w:lineRule="auto"/>
        <w:ind w:left="525" w:hanging="525"/>
        <w:jc w:val="both"/>
      </w:pPr>
      <w:r>
        <w:t xml:space="preserve">(5)　「出資金」とは、</w:t>
      </w:r>
      <w:del w:id="40042" w:author="株式会社WineBank" w:date="2026-10-01T00:00:00Z">
        <w:r>
          <w:delText xml:space="preserve">本件匿名組合契約に基づき拠出された本出資者による出資金</w:delText>
        </w:r>
      </w:del>
      <w:ins w:id="40043" w:author="株式会社WineBank" w:date="2026-10-01T00:00:00Z">
        <w:r>
          <w:t xml:space="preserve">本件匿名組合契約に基づき各本件組合員が拠出した出資金（現物出資を含み、現物出資については本件匿名組合契約に定める評価額をもってその額とする。）</w:t>
        </w:r>
      </w:ins>
      <w:r>
        <w:t xml:space="preserve">を意味する。</w:t>
      </w:r>
    </w:p>
    <w:p w14:paraId="000000A3" w14:textId="77777777" w:rsidR="00746467" w:rsidRDefault="009A497D">
      <w:pPr>
        <w:spacing w:line="360" w:lineRule="auto"/>
        <w:ind w:left="525" w:hanging="525"/>
        <w:jc w:val="both"/>
      </w:pPr>
      <w:r>
        <w:t xml:space="preserve">(6)　「反社会的勢力等」とは、以下の①乃至⑫のいずれかに該当する者を意味する。</w:t>
      </w:r>
    </w:p>
    <w:p w14:paraId="000000A4" w14:textId="77777777" w:rsidR="00746467" w:rsidRDefault="009A497D">
      <w:pPr>
        <w:spacing w:line="360" w:lineRule="auto"/>
        <w:ind w:left="735" w:hanging="210"/>
        <w:jc w:val="both"/>
      </w:pPr>
      <w:r>
        <w:t xml:space="preserve">①　暴力団（その団体の構成員（その団体の構成団体の構成員を含む。）が集団的に又は常習的に暴力的不法行為等を行うことを助長するおそれがある団体をいう。本定義において、以下同じ。）</w:t>
      </w:r>
    </w:p>
    <w:p w14:paraId="000000A5" w14:textId="77777777" w:rsidR="00746467" w:rsidRDefault="009A497D">
      <w:pPr>
        <w:spacing w:line="360" w:lineRule="auto"/>
        <w:ind w:left="735" w:hanging="210"/>
        <w:jc w:val="both"/>
      </w:pPr>
      <w:r>
        <w:t xml:space="preserve">②　暴力団員（暴力団の構成員をいう。本定義において、以下同じ。）</w:t>
      </w:r>
    </w:p>
    <w:p w14:paraId="000000A6" w14:textId="77777777" w:rsidR="00746467" w:rsidRDefault="009A497D">
      <w:pPr>
        <w:spacing w:line="360" w:lineRule="auto"/>
        <w:ind w:left="735" w:hanging="210"/>
        <w:jc w:val="both"/>
      </w:pPr>
      <w:r>
        <w:t xml:space="preserve">③　暴力団員でなくなった時から5年を経過しない者</w:t>
      </w:r>
    </w:p>
    <w:p w14:paraId="000000A7" w14:textId="77777777" w:rsidR="00746467" w:rsidRDefault="009A497D">
      <w:pPr>
        <w:spacing w:line="360" w:lineRule="auto"/>
        <w:ind w:left="735" w:hanging="210"/>
        <w:jc w:val="both"/>
      </w:pPr>
      <w:r>
        <w:t xml:space="preserve">④　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000000A8" w14:textId="77777777" w:rsidR="00746467" w:rsidRDefault="009A497D">
      <w:pPr>
        <w:spacing w:line="360" w:lineRule="auto"/>
        <w:ind w:left="735" w:hanging="210"/>
        <w:jc w:val="both"/>
      </w:pPr>
      <w:r>
        <w:t xml:space="preserve">⑤　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0A9" w14:textId="77777777" w:rsidR="00746467" w:rsidRDefault="009A497D">
      <w:pPr>
        <w:spacing w:line="360" w:lineRule="auto"/>
        <w:ind w:left="735" w:hanging="210"/>
        <w:jc w:val="both"/>
      </w:pPr>
      <w:r>
        <w:t xml:space="preserve">⑥　総会屋等（総会屋、会社ゴロ等企業等を対象に不正な利益を求めて暴力的不法行為等を行うおそれがあり、市民生活の安全に脅威を与える者をいう。）</w:t>
      </w:r>
    </w:p>
    <w:p w14:paraId="000000AA" w14:textId="77777777" w:rsidR="00746467" w:rsidRDefault="009A497D">
      <w:pPr>
        <w:spacing w:line="360" w:lineRule="auto"/>
        <w:ind w:left="735" w:hanging="210"/>
        <w:jc w:val="both"/>
      </w:pPr>
      <w:r>
        <w:lastRenderedPageBreak/>
        <w:t xml:space="preserve">⑦　社会運動等標ぼうゴロ（社会運動若しくは政治活動を仮装し、又は標ぼうして、不正な利益を求めて暴力的不法行為等を行うおそれがあり、市民生活の安全に脅威を与える者をいう。）</w:t>
      </w:r>
    </w:p>
    <w:p w14:paraId="000000AB" w14:textId="77777777" w:rsidR="00746467" w:rsidRDefault="009A497D">
      <w:pPr>
        <w:spacing w:line="360" w:lineRule="auto"/>
        <w:ind w:left="735" w:hanging="210"/>
        <w:jc w:val="both"/>
      </w:pPr>
      <w:r>
        <w:t xml:space="preserve">⑧　特殊知能暴力集団等（上記①乃至⑦に掲げる者以外の、暴力団との関係を背景に、その威力を用い、又は暴力団と資金的なつながりを有し、構造的な不正の中核となっている集団又は個人をいう。）</w:t>
      </w:r>
    </w:p>
    <w:p w14:paraId="000000AC" w14:textId="77777777" w:rsidR="00746467" w:rsidRDefault="009A497D">
      <w:pPr>
        <w:spacing w:line="360" w:lineRule="auto"/>
        <w:ind w:left="735" w:hanging="210"/>
        <w:jc w:val="both"/>
      </w:pPr>
      <w:r>
        <w:t xml:space="preserve">⑨　組織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000000AD" w14:textId="77777777" w:rsidR="00746467" w:rsidRDefault="009A497D">
      <w:pPr>
        <w:spacing w:line="360" w:lineRule="auto"/>
        <w:ind w:left="735" w:hanging="210"/>
        <w:jc w:val="both"/>
      </w:pPr>
      <w:r>
        <w:t xml:space="preserve">⑩　風俗営業等の規制及び業務の適正化等に関する法律（昭和23年法律第122号。その後の改正を含む。）第2条第1項に定める「風俗営業」、同条第5項に定める「性風俗関連特殊営業」その他これに類する業を行う者</w:t>
      </w:r>
    </w:p>
    <w:p w14:paraId="000000AE" w14:textId="77777777" w:rsidR="00746467" w:rsidRDefault="009A497D">
      <w:pPr>
        <w:spacing w:line="360" w:lineRule="auto"/>
        <w:ind w:left="735" w:hanging="210"/>
        <w:jc w:val="both"/>
      </w:pPr>
      <w:r>
        <w:t xml:space="preserve">⑪　貸金業法（昭和58年法律第32号。その後の改正を含む。）第24条第3項に定める取立て制限者</w:t>
      </w:r>
    </w:p>
    <w:p w14:paraId="000000AF" w14:textId="77777777" w:rsidR="00746467" w:rsidRDefault="009A497D">
      <w:pPr>
        <w:spacing w:line="360" w:lineRule="auto"/>
        <w:ind w:left="735" w:hanging="210"/>
        <w:jc w:val="both"/>
      </w:pPr>
      <w:r>
        <w:t xml:space="preserve">⑫　その他上記①乃至⑪に準ずる者又は公序良俗に反する行為を行う団体又はその関係者</w:t>
      </w:r>
    </w:p>
    <w:p w14:paraId="000000B0" w14:textId="77777777" w:rsidR="00746467" w:rsidRDefault="009A497D">
      <w:pPr>
        <w:spacing w:line="360" w:lineRule="auto"/>
        <w:ind w:left="525" w:hanging="525"/>
        <w:jc w:val="both"/>
      </w:pPr>
      <w:r>
        <w:t xml:space="preserve">(7)　「本件関連契約」とは、本契約、本件匿名組合契約その他本事業に関連して委託者が締結する契約を総称していう。</w:t>
      </w:r>
    </w:p>
    <w:p w14:paraId="000000B1" w14:textId="77777777" w:rsidR="00746467" w:rsidRDefault="009A497D">
      <w:pPr>
        <w:spacing w:line="360" w:lineRule="auto"/>
        <w:ind w:left="525" w:hanging="525"/>
        <w:jc w:val="both"/>
      </w:pPr>
      <w:r>
        <w:t xml:space="preserve">(8)　「本件組合員」とは、本件匿名組合契約の匿名組合員を総称して、又は文脈によっては個別に指していう。</w:t>
      </w:r>
    </w:p>
    <w:p w14:paraId="000000B2" w14:textId="77777777" w:rsidR="00746467" w:rsidRDefault="009A497D">
      <w:pPr>
        <w:spacing w:line="360" w:lineRule="auto"/>
        <w:ind w:left="525" w:hanging="525"/>
        <w:jc w:val="both"/>
      </w:pPr>
      <w:r>
        <w:t xml:space="preserve">(9)　「本件匿名組合契約」とは、委託者が本事業に関して締結する匿名組合契約書を総称して、又は文脈によっては個別に指していう。</w:t>
      </w:r>
    </w:p>
    <w:p w14:paraId="000000B3" w14:textId="77777777" w:rsidR="00746467" w:rsidRDefault="009A497D">
      <w:pPr>
        <w:spacing w:line="360" w:lineRule="auto"/>
        <w:ind w:left="525" w:hanging="525"/>
        <w:jc w:val="both"/>
      </w:pPr>
      <w:r>
        <w:t xml:space="preserve">(10)　「本財産」とは、本事業の遂行のために委託者が取得する全ての財産（但し、委託者の資本金及び本件匿名組合契約に基づく営業者報酬に係る預金債権及び現金を除く。）を意味する。</w:t>
      </w:r>
    </w:p>
    <w:p w14:paraId="000000B4" w14:textId="77777777" w:rsidR="00746467" w:rsidRDefault="009A497D">
      <w:pPr>
        <w:spacing w:line="360" w:lineRule="auto"/>
        <w:ind w:left="525" w:hanging="525"/>
        <w:jc w:val="both"/>
      </w:pPr>
      <w:r>
        <w:t xml:space="preserve">(11)　「本事業」とは、ワインその他の酒類の取得、保有、管理若しくは売却に関する事業又はこれに付随し若しくは関連して行われる一切の事業を意味する。</w:t>
      </w:r>
    </w:p>
    <w:p w14:paraId="000000B5" w14:textId="77777777" w:rsidR="00746467" w:rsidRDefault="009A497D">
      <w:pPr>
        <w:spacing w:before="240" w:line="360" w:lineRule="auto"/>
        <w:jc w:val="right"/>
      </w:pPr>
      <w:r>
        <w:t>以上</w:t>
      </w:r>
    </w:p>
    <w:p w14:paraId="000000B6" w14:textId="77777777" w:rsidR="00746467" w:rsidRDefault="009A497D">
      <w:r>
        <w:br w:type="page"/>
      </w:r>
    </w:p>
    <w:p w14:paraId="000000B7" w14:textId="77777777" w:rsidR="00746467" w:rsidRDefault="009A497D">
      <w:pPr>
        <w:spacing w:line="360" w:lineRule="auto"/>
        <w:jc w:val="both"/>
      </w:pPr>
      <w:r>
        <w:lastRenderedPageBreak/>
        <w:t>（別紙2）</w:t>
      </w:r>
    </w:p>
    <w:p w14:paraId="000000B8" w14:textId="77777777" w:rsidR="00746467" w:rsidRDefault="009A497D">
      <w:pPr>
        <w:spacing w:before="120" w:after="240" w:line="360" w:lineRule="auto"/>
        <w:jc w:val="center"/>
      </w:pPr>
      <w:r>
        <w:rPr>
          <w:sz w:val="24"/>
          <w:szCs w:val="24"/>
        </w:rPr>
        <w:t>本業務</w:t>
      </w:r>
    </w:p>
    <w:p w14:paraId="000000B9" w14:textId="77777777" w:rsidR="00746467" w:rsidRDefault="009A497D">
      <w:pPr>
        <w:spacing w:line="360" w:lineRule="auto"/>
        <w:ind w:left="210" w:hanging="210"/>
        <w:jc w:val="both"/>
      </w:pPr>
      <w:r>
        <w:t xml:space="preserve">1　本事業の運営業務及び当該業務に関して必要又は有用となる委託者による契約締結の代理又は代行（ワインの取得、保有、寄託、賃貸又は売却その他一切の方法による管理、運用又は処分を代理して行うことを含むが、これらに限られない。）</w:t>
      </w:r>
    </w:p>
    <w:p w14:paraId="000000BA" w14:textId="77777777" w:rsidR="00746467" w:rsidRDefault="009A497D">
      <w:pPr>
        <w:spacing w:line="360" w:lineRule="auto"/>
        <w:ind w:left="210" w:hanging="210"/>
        <w:jc w:val="both"/>
      </w:pPr>
      <w:r>
        <w:t xml:space="preserve">2　本財産の管理、運用又は処分に関する一切の業務</w:t>
      </w:r>
    </w:p>
    <w:p w14:paraId="000000BB" w14:textId="77777777" w:rsidR="00746467" w:rsidRDefault="009A497D">
      <w:pPr>
        <w:spacing w:line="360" w:lineRule="auto"/>
        <w:ind w:left="210" w:hanging="210"/>
        <w:jc w:val="both"/>
      </w:pPr>
      <w:r>
        <w:t xml:space="preserve">3　委託者の要求する報告書等の作成業務</w:t>
      </w:r>
    </w:p>
    <w:p w14:paraId="000000BC" w14:textId="77777777" w:rsidR="00746467" w:rsidRDefault="009A497D">
      <w:pPr>
        <w:spacing w:line="360" w:lineRule="auto"/>
        <w:ind w:left="210" w:hanging="210"/>
        <w:jc w:val="both"/>
      </w:pPr>
      <w:r>
        <w:t xml:space="preserve">4　委託者の本件匿名組合契約に基づく事務の代行又は支援の業務</w:t>
      </w:r>
    </w:p>
    <w:p w14:paraId="000000BD" w14:textId="77777777" w:rsidR="00746467" w:rsidRDefault="009A497D">
      <w:pPr>
        <w:spacing w:line="360" w:lineRule="auto"/>
        <w:ind w:left="210" w:hanging="210"/>
        <w:jc w:val="both"/>
      </w:pPr>
      <w:r>
        <w:t xml:space="preserve">5　上記のほか、委託者が受託者に対して個別に指定し、受託者が応諾した業務</w:t>
      </w:r>
    </w:p>
    <w:p w14:paraId="000000BE" w14:textId="77777777" w:rsidR="00746467" w:rsidRDefault="009A497D">
      <w:pPr>
        <w:spacing w:line="360" w:lineRule="auto"/>
        <w:ind w:left="210" w:hanging="210"/>
        <w:jc w:val="both"/>
      </w:pPr>
      <w:r>
        <w:t xml:space="preserve">6　前各号に付随し又は関連し、法令上許容される一切の業務</w:t>
      </w:r>
    </w:p>
    <w:p w14:paraId="000000BF" w14:textId="77777777" w:rsidR="00746467" w:rsidRDefault="009A497D">
      <w:pPr>
        <w:spacing w:before="240" w:line="360" w:lineRule="auto"/>
        <w:jc w:val="right"/>
      </w:pPr>
      <w:r>
        <w:t>以上</w:t>
      </w:r>
    </w:p>
    <w:sectPr w:rsidR="00746467">
      <w:footerReference w:type="default" r:id="rId7"/>
      <w:footerReference w:type="first" r:id="rId8"/>
      <w:pgSz w:w="11906" w:h="16838"/>
      <w:pgMar w:top="1701" w:right="1418" w:bottom="1418" w:left="1418"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10-01T01:42:53Z" w:initials="WB">
    <w:p w14:paraId="32D4CA9B" w14:textId="77777777">
      <w:r>
        <w:rPr>
          <w:rStyle w:val="CommentReference"/>
        </w:rPr>
        <w:annotationRef/>
      </w:r>
      <w:r>
        <w:rPr>
          <w:color w:val="000000"/>
          <w:sz w:val="20"/>
          <w:szCs w:val="20"/>
        </w:rPr>
        <w:t xml:space="preserve">匿名組合契約第11条第2項（管理報酬）と同じ算式にそろえました：計算期間末日の出資金残高（WineBankの現物出資分を含む総額）×年2％÷4、計算期間が3ヶ月に満たない初回・最終回は日割。計算期間は四半期なので、受領版の「6ヶ月未満の場合は日割」では毎期が日割になってしまうため3ヶ月に修正しています。なお、消費税は委託者（P5）がワイン販売の課税売上から仕入税額控除できる見込みのため、実質負担は年2％です（税理士にご確認ください）。</w:t>
      </w:r>
    </w:p>
  </w:comment>
  <w:comment w:id="1" w:author="株式会社WineBank" w:date="2026-10-01T01:42:53Z" w:initials="WB">
    <w:p w14:paraId="55E70E19" w14:textId="77777777">
      <w:r>
        <w:rPr>
          <w:rStyle w:val="CommentReference"/>
        </w:rPr>
        <w:annotationRef/>
      </w:r>
      <w:r>
        <w:rPr>
          <w:color w:val="000000"/>
          <w:sz w:val="20"/>
          <w:szCs w:val="20"/>
        </w:rPr>
        <w:t xml:space="preserve">受領版は「本契約締結日に…固有財産から支払う」でしたが、P5の固有財産は営業者報酬（30万円/期）程度しかなく、第14条（受託者の債権は本財産のみが引当て）とも矛盾するため、投資家から収受する取扱手数料（匿名組合契約第3条第2項）を原資・引当てとする形にしました。【要確認】WineBankが投資家の出資額に連動する報酬を受けると、第15条（受託者は勧誘を行わない）があっても「募集の取扱い」（第二種金融商品取引業）とみられるおそれがあります。アレンジメント報酬を残すか、定額にするか、削除するかは弁護士にご確認ください。</w:t>
      </w:r>
    </w:p>
  </w:comment>
  <w:comment w:id="2" w:author="株式会社WineBank" w:date="2026-10-01T01:42:53Z" w:initials="WB">
    <w:p w14:paraId="52EA1D19" w14:textId="77777777">
      <w:r>
        <w:rPr>
          <w:rStyle w:val="CommentReference"/>
        </w:rPr>
        <w:annotationRef/>
      </w:r>
      <w:r>
        <w:rPr>
          <w:color w:val="000000"/>
          <w:sz w:val="20"/>
          <w:szCs w:val="20"/>
        </w:rPr>
        <w:t xml:space="preserve">匿名組合契約は2031年12月31日満了＋最長3年延長＋満了後の清算期間（第16条第10〜14項）でWineBankが残存在庫を売却するため、期間を固定日ではなく「換価・分配の完了まで」としました。</w:t>
      </w:r>
    </w:p>
  </w:comment>
  <w:comment w:id="3" w:author="株式会社WineBank" w:date="2026-10-01T01:42:53Z" w:initials="WB">
    <w:p w14:paraId="7C0C824D" w14:textId="77777777">
      <w:r>
        <w:rPr>
          <w:rStyle w:val="CommentReference"/>
        </w:rPr>
        <w:annotationRef/>
      </w:r>
      <w:r>
        <w:rPr>
          <w:color w:val="000000"/>
          <w:sz w:val="20"/>
          <w:szCs w:val="20"/>
        </w:rPr>
        <w:t xml:space="preserve">受領版は第1項で再委託費用を受託者負担としながら、第2項で同じ費用を委託者が支払うとしており矛盾していました。第2項は保管料・輸送費・販売手数料等の「本事業費用」（ファンドの費用。提案資料の試算でもファンド側の費用）に限定し、再委託費用は第1項どおりWineBank負担（管理報酬2％に含む）としています。</w:t>
      </w:r>
    </w:p>
  </w:comment>
  <w:comment w:id="4" w:author="株式会社WineBank" w:date="2026-10-01T01:42:54Z" w:initials="WB">
    <w:p w14:paraId="7336026B" w14:textId="77777777">
      <w:r>
        <w:rPr>
          <w:rStyle w:val="CommentReference"/>
        </w:rPr>
        <w:annotationRef/>
      </w:r>
      <w:r>
        <w:rPr>
          <w:color w:val="000000"/>
          <w:sz w:val="20"/>
          <w:szCs w:val="20"/>
        </w:rPr>
        <w:t xml:space="preserve">匿名組合契約第5条の3第2項は「管理委託契約において受託者に別紙3の遵守を義務付ける」と定めていますが、受領版にはその条項がありませんでした。取得価格の公正性・在庫配分・残存在庫の換価（WineBankは保証・買取義務なし）・閲覧/AUPへの協力を受託者の義務として追加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D4CA9B" w15:done="0"/>
  <w15:commentEx w15:paraId="55E70E19" w15:done="0"/>
  <w15:commentEx w15:paraId="52EA1D19" w15:done="0"/>
  <w15:commentEx w15:paraId="7C0C824D" w15:done="0"/>
  <w15:commentEx w15:paraId="73360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D48D330" w16cex:dateUtc="2026-10-01T01:42:53Z"/>
  <w16cex:commentExtensible w16cex:durableId="6E9424A5" w16cex:dateUtc="2026-10-01T01:42:53Z"/>
  <w16cex:commentExtensible w16cex:durableId="61C781D2" w16cex:dateUtc="2026-10-01T01:42:53Z"/>
  <w16cex:commentExtensible w16cex:durableId="430850B7" w16cex:dateUtc="2026-10-01T01:42:53Z"/>
  <w16cex:commentExtensible w16cex:durableId="32894C0F" w16cex:dateUtc="2026-10-01T01:42:5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D4CA9B" w16cid:durableId="2D48D330"/>
  <w16cid:commentId w16cid:paraId="55E70E19" w16cid:durableId="6E9424A5"/>
  <w16cid:commentId w16cid:paraId="52EA1D19" w16cid:durableId="61C781D2"/>
  <w16cid:commentId w16cid:paraId="7C0C824D" w16cid:durableId="430850B7"/>
  <w16cid:commentId w16cid:paraId="7336026B" w16cid:durableId="32894C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D93F" w14:textId="77777777" w:rsidR="009A497D" w:rsidRDefault="009A497D">
      <w:r>
        <w:separator/>
      </w:r>
    </w:p>
  </w:endnote>
  <w:endnote w:type="continuationSeparator" w:id="0">
    <w:p w14:paraId="6EF7C074" w14:textId="77777777" w:rsidR="009A497D" w:rsidRDefault="009A4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F64812E-7926-4EA5-828F-A608CBE0F713}"/>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9FC9E39-F50E-4A6F-B129-A3A7AD666F21}"/>
  </w:font>
  <w:font w:name="Cambria">
    <w:panose1 w:val="02040503050406030204"/>
    <w:charset w:val="00"/>
    <w:family w:val="roman"/>
    <w:pitch w:val="variable"/>
    <w:sig w:usb0="E00006FF" w:usb1="420024FF" w:usb2="02000000" w:usb3="00000000" w:csb0="0000019F" w:csb1="00000000"/>
    <w:embedRegular r:id="rId3" w:fontKey="{B9A5F8BA-4240-427A-B42C-62627948BC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0" w14:textId="7538F029" w:rsidR="00746467" w:rsidRDefault="009A497D">
    <w:pPr>
      <w:jc w:val="center"/>
    </w:pPr>
    <w:r>
      <w:rPr>
        <w:sz w:val="20"/>
        <w:szCs w:val="20"/>
      </w:rPr>
      <w:fldChar w:fldCharType="begin"/>
    </w:r>
    <w:r>
      <w:rPr>
        <w:sz w:val="20"/>
        <w:szCs w:val="20"/>
      </w:rPr>
      <w:instrText>PAGE</w:instrText>
    </w:r>
    <w:r>
      <w:rPr>
        <w:sz w:val="20"/>
        <w:szCs w:val="20"/>
      </w:rPr>
      <w:fldChar w:fldCharType="separate"/>
    </w:r>
    <w:r w:rsidR="009B78B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746467" w:rsidRDefault="007464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1F86" w14:textId="77777777" w:rsidR="009A497D" w:rsidRDefault="009A497D">
      <w:r>
        <w:separator/>
      </w:r>
    </w:p>
  </w:footnote>
  <w:footnote w:type="continuationSeparator" w:id="0">
    <w:p w14:paraId="3576DF28" w14:textId="77777777" w:rsidR="009A497D" w:rsidRDefault="009A49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67"/>
    <w:rsid w:val="002521D6"/>
    <w:rsid w:val="00746467"/>
    <w:rsid w:val="009A497D"/>
    <w:rsid w:val="009B7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9C3F8FAD-79EB-4168-91A5-CC03ED92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3jDNO9Pq+hqbEnWmsG7mus3L5w==">CgMxLjA4AHIhMS16Zy1qTGpBYVZtSUZ2TUVLR2JXQTA5ZUFlTUxlandk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2</cp:revision>
  <dcterms:created xsi:type="dcterms:W3CDTF">2026-10-01T01:37:00Z</dcterms:created>
  <dcterms:modified xsi:type="dcterms:W3CDTF">2026-10-01T01:37:00Z</dcterms:modified>
</cp:coreProperties>
</file>