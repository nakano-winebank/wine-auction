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A90078" id="Line 2" o:spid="_x0000_s1026"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856C0" id="Line 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 xml:space="preserve">合同会社WineBank </w:t>
      </w:r>
      <w:del w:id="9001" w:author="株式会社WineBank" w:date="2026-09-29T00:00:00Z">
        <w:r>
          <w:rPr>
            <w:rFonts w:ascii="ＭＳ 明朝" w:hAnsi="ＭＳ 明朝" w:hint="eastAsia"/>
            <w:b/>
            <w:sz w:val="24"/>
            <w:lang w:eastAsia="zh-TW"/>
          </w:rPr>
          <w:delText xml:space="preserve">P1</w:delText>
        </w:r>
      </w:del>
      <w:ins w:id="9002" w:author="株式会社WineBank" w:date="2026-09-29T00:00:00Z">
        <w:r>
          <w:rPr>
            <w:rFonts w:ascii="ＭＳ 明朝" w:hAnsi="ＭＳ 明朝" w:hint="eastAsia"/>
            <w:b/>
            <w:sz w:val="24"/>
            <w:lang w:eastAsia="zh-TW"/>
          </w:rPr>
          <w:t xml:space="preserve">P5</w:t>
        </w:r>
      </w:ins>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xml:space="preserve">●●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0" w:name="_Hlk107307321"/>
      <w:r>
        <w:rPr>
          <w:rFonts w:ascii="ＭＳ 明朝" w:hAnsi="ＭＳ 明朝" w:hint="eastAsia"/>
        </w:rPr>
        <w:t>合同会社W</w:t>
      </w:r>
      <w:r>
        <w:rPr>
          <w:rFonts w:ascii="ＭＳ 明朝" w:hAnsi="ＭＳ 明朝"/>
        </w:rPr>
        <w:t>ineBank P</w:t>
      </w:r>
      <w:bookmarkEnd w:id="0"/>
      <w:r>
        <w:rPr>
          <w:rFonts w:ascii="ＭＳ 明朝" w:hAnsi="ＭＳ 明朝" w:hint="eastAsia"/>
        </w:rPr>
        <w:t xml:space="preserve">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 xml:space="preserve">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28178D6C" w:rsidR="00EC7DED" w:rsidRDefault="00EC7DED" w:rsidP="00EC7DED">
      <w:pPr>
        <w:numPr>
          <w:ilvl w:val="0"/>
          <w:numId w:val="3"/>
        </w:numPr>
        <w:rPr>
          <w:rFonts w:ascii="ＭＳ 明朝" w:hAnsi="ＭＳ 明朝"/>
        </w:rPr>
      </w:pPr>
      <w:r>
        <w:rPr>
          <w:rFonts w:ascii="ＭＳ 明朝" w:hAnsi="ＭＳ 明朝" w:hint="eastAsia"/>
        </w:rPr>
        <w:t xml:space="preserve">「管理委託契約」とは、営業者と受託者の間で2026年〇月〇日付にて締結される管理委託契約書（その後の修正及び変更を含む。）</w:t>
      </w:r>
      <w:ins w:id="9007" w:author="株式会社WineBank" w:date="2026-09-29T00:00:00Z">
        <w:r>
          <w:rPr>
            <w:rFonts w:ascii="ＭＳ 明朝" w:hAnsi="ＭＳ 明朝" w:hint="eastAsia"/>
          </w:rPr>
          <w:t xml:space="preserve">（その写しを別紙1として本契約に添付する。）</w:t>
        </w:r>
      </w:ins>
      <w:r>
        <w:rPr>
          <w:rFonts w:ascii="ＭＳ 明朝" w:hAnsi="ＭＳ 明朝" w:hint="eastAsia"/>
        </w:rPr>
        <w:t xml:space="preserve">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w:t>
        <w:lastRenderedPageBreak/>
        <w:t>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 xml:space="preserve">「出資金」とは、第3条</w:t>
      </w:r>
      <w:ins w:id="9008" w:author="株式会社WineBank" w:date="2026-09-29T00:00:00Z">
        <w:r>
          <w:rPr>
            <w:rFonts w:ascii="ＭＳ 明朝" w:hAnsi="ＭＳ 明朝" w:hint="eastAsia"/>
          </w:rPr>
          <w:t xml:space="preserve">、第3条の2</w:t>
        </w:r>
      </w:ins>
      <w:r>
        <w:rPr>
          <w:rFonts w:ascii="ＭＳ 明朝" w:hAnsi="ＭＳ 明朝" w:hint="eastAsia"/>
        </w:rPr>
        <w:t xml:space="preserve">及び第4条に従って拠出された本出資者による出資金</w:t>
      </w:r>
      <w:ins w:id="9009" w:author="株式会社WineBank" w:date="2026-09-29T00:00:00Z">
        <w:r>
          <w:rPr>
            <w:rFonts w:ascii="ＭＳ 明朝" w:hAnsi="ＭＳ 明朝" w:hint="eastAsia"/>
          </w:rPr>
          <w:t xml:space="preserve">（金銭による出資のほか、第3条の2に定めるワインその他の酒類による現物出資を含み、現物出資については同条及び別紙2に定める評価額をもってその出資金の額とする。）</w:t>
        </w:r>
      </w:ins>
      <w:r>
        <w:rPr>
          <w:rFonts w:ascii="ＭＳ 明朝" w:hAnsi="ＭＳ 明朝" w:hint="eastAsia"/>
        </w:rPr>
        <w:t xml:space="preserve">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w:t>
        <w:lastRenderedPageBreak/>
        <w:t>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 xml:space="preserve">「本件匿名組合員」とは、本出資者を含み、営業者との間で本契約又は本契約と同様の内容の匿名組合契約を締結している者を個別に又は総称していう。</w:t>
      </w:r>
      <w:ins w:id="9010" w:author="株式会社WineBank" w:date="2026-09-29T00:00:00Z">
        <w:r>
          <w:rPr>
            <w:rFonts w:ascii="ＭＳ 明朝" w:hAnsi="ＭＳ 明朝" w:hint="eastAsia"/>
          </w:rPr>
          <w:t xml:space="preserve">なお、受託者は、本件匿名組合員として、第3条の2及び別紙2に定める評価方法に従い、ワインその他の酒類を現物出資するものとする。</w:t>
        </w:r>
      </w:ins>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t>「本事業」とは、ワインその他の酒類の取得、保有、管理若しくは売却に関する事業又はこれに付随し若しくは関連して行われる一切の事業を意味する。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w:t>
        <w:lastRenderedPageBreak/>
        <w:t>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23条の13第5項に規定する書面に該当すること及び本契約に記名押印した上で本出資者がその正本1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commentRangeStart w:id="0"/>
      <w:r>
        <w:rPr>
          <w:rFonts w:ascii="ＭＳ 明朝" w:hAnsi="ＭＳ 明朝" w:hint="eastAsia"/>
        </w:rPr>
        <w:t xml:space="preserve">5    営業者及び本出資者は、本事業に係る最終的な投資判断は、受託者の助言を踏まえて、営業者自身により行われることを確認する。</w:t>
      </w:r>
      <w:ins w:id="9011" w:author="株式会社WineBank" w:date="2026-09-29T00:00:00Z">
        <w:r>
          <w:rPr>
            <w:rFonts w:ascii="ＭＳ 明朝" w:hAnsi="ＭＳ 明朝" w:hint="eastAsia"/>
          </w:rPr>
          <w:t xml:space="preserve">なお、受託者の助言は、ワインその他の酒類の銘柄選定、調達、保管及び販売に関する実務上の助言に限られ、有価証券又はデリバティブ取引に係る権利に関する助言を含まないものとする。</w:t>
        </w:r>
      </w:ins>
      <w:commentRangeEnd w:id="0"/>
      <w:r>
        <w:rPr>
          <w:rStyle w:val="CommentReference"/>
        </w:rPr>
        <w:commentReference w:id="0"/>
      </w:r>
    </w:p>
    <w:p>
      <w:pPr>
        <w:tabs>
          <w:tab w:val="left" w:pos="518"/>
        </w:tabs>
        <w:ind w:left="518" w:hanging="518"/>
        <w:rPr>
          <w:ins w:id="9012" w:author="株式会社WineBank" w:date="2026-09-29T00:00:00Z"/>
          <w:rFonts w:ascii="ＭＳ 明朝" w:hAnsi="ＭＳ 明朝"/>
        </w:rPr>
      </w:pPr>
      <w:commentRangeStart w:id="1"/>
      <w:ins w:id="9013" w:author="株式会社WineBank" w:date="2026-09-29T00:00:00Z">
        <w:r>
          <w:rPr>
            <w:rFonts w:ascii="ＭＳ 明朝" w:hAnsi="ＭＳ 明朝" w:hint="eastAsia"/>
          </w:rPr>
          <w:t xml:space="preserve">6</w:t>
          <w:tab/>
          <w:t xml:space="preserve">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ins>
      <w:commentRangeEnd w:id="1"/>
      <w:r>
        <w:rPr>
          <w:rStyle w:val="CommentReference"/>
        </w:rPr>
        <w:commentReference w:id="1"/>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pPr>
        <w:rPr>
          <w:ins w:id="9014" w:author="株式会社WineBank" w:date="2026-09-29T00:00:00Z"/>
          <w:rFonts w:ascii="ＭＳ 明朝" w:hAnsi="ＭＳ 明朝"/>
        </w:rPr>
      </w:pPr>
    </w:p>
    <w:p>
      <w:pPr>
        <w:keepNext/>
        <w:rPr>
          <w:ins w:id="9015" w:author="株式会社WineBank" w:date="2026-09-29T00:00:00Z"/>
          <w:rFonts w:ascii="ＭＳ 明朝" w:hAnsi="ＭＳ 明朝"/>
        </w:rPr>
      </w:pPr>
      <w:commentRangeStart w:id="2"/>
      <w:ins w:id="9016" w:author="株式会社WineBank" w:date="2026-09-29T00:00:00Z">
        <w:r>
          <w:rPr>
            <w:rFonts w:ascii="ＭＳ 明朝" w:hAnsi="ＭＳ 明朝" w:hint="eastAsia"/>
          </w:rPr>
          <w:t xml:space="preserve">第3条の2（現物出資）</w:t>
        </w:r>
      </w:ins>
      <w:commentRangeEnd w:id="2"/>
      <w:r>
        <w:rPr>
          <w:rStyle w:val="CommentReference"/>
        </w:rPr>
        <w:commentReference w:id="2"/>
      </w:r>
    </w:p>
    <w:p>
      <w:pPr>
        <w:tabs>
          <w:tab w:val="left" w:pos="518"/>
        </w:tabs>
        <w:ind w:left="518" w:hanging="518"/>
        <w:rPr>
          <w:ins w:id="9017" w:author="株式会社WineBank" w:date="2026-09-29T00:00:00Z"/>
          <w:rFonts w:ascii="ＭＳ 明朝" w:hAnsi="ＭＳ 明朝"/>
        </w:rPr>
      </w:pPr>
      <w:ins w:id="9018" w:author="株式会社WineBank" w:date="2026-09-29T00:00:00Z">
        <w:r>
          <w:rPr>
            <w:rFonts w:ascii="ＭＳ 明朝" w:hAnsi="ＭＳ 明朝" w:hint="eastAsia"/>
          </w:rPr>
          <w:t xml:space="preserve">1</w:t>
          <w:tab/>
          <w:t xml:space="preserve">本件匿名組合員は、営業者の承諾を得て、金銭に代えて又は金銭とともに、ワインその他の酒類（以下「現物出資財産」という。）を出資の目的とすることができる。</w:t>
        </w:r>
      </w:ins>
    </w:p>
    <w:p>
      <w:pPr>
        <w:tabs>
          <w:tab w:val="left" w:pos="518"/>
        </w:tabs>
        <w:ind w:left="518" w:hanging="518"/>
        <w:rPr>
          <w:ins w:id="9019" w:author="株式会社WineBank" w:date="2026-09-29T00:00:00Z"/>
          <w:rFonts w:ascii="ＭＳ 明朝" w:hAnsi="ＭＳ 明朝"/>
        </w:rPr>
      </w:pPr>
      <w:ins w:id="9020" w:author="株式会社WineBank" w:date="2026-09-29T00:00:00Z">
        <w:r>
          <w:rPr>
            <w:rFonts w:ascii="ＭＳ 明朝" w:hAnsi="ＭＳ 明朝" w:hint="eastAsia"/>
          </w:rPr>
          <w:t xml:space="preserve">2</w:t>
          <w:tab/>
          <w:t xml:space="preserve">現物出資財産の評価額は、別紙2に定める評価方法により算定するものとし、当該評価額をもって当該本件匿名組合員の出資金の額及び営業者における取得価額とする。</w:t>
        </w:r>
      </w:ins>
    </w:p>
    <w:p>
      <w:pPr>
        <w:tabs>
          <w:tab w:val="left" w:pos="518"/>
        </w:tabs>
        <w:ind w:left="518" w:hanging="518"/>
        <w:rPr>
          <w:ins w:id="9021" w:author="株式会社WineBank" w:date="2026-09-29T00:00:00Z"/>
          <w:rFonts w:ascii="ＭＳ 明朝" w:hAnsi="ＭＳ 明朝"/>
        </w:rPr>
      </w:pPr>
      <w:ins w:id="9022" w:author="株式会社WineBank" w:date="2026-09-29T00:00:00Z">
        <w:r>
          <w:rPr>
            <w:rFonts w:ascii="ＭＳ 明朝" w:hAnsi="ＭＳ 明朝" w:hint="eastAsia"/>
          </w:rPr>
          <w:t xml:space="preserve">3</w:t>
          <w:tab/>
          <w:t xml:space="preserve">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を営業者に開示する。</w:t>
        </w:r>
      </w:ins>
    </w:p>
    <w:p>
      <w:pPr>
        <w:tabs>
          <w:tab w:val="left" w:pos="518"/>
        </w:tabs>
        <w:ind w:left="518" w:hanging="518"/>
        <w:rPr>
          <w:ins w:id="9023" w:author="株式会社WineBank" w:date="2026-09-29T00:00:00Z"/>
          <w:rFonts w:ascii="ＭＳ 明朝" w:hAnsi="ＭＳ 明朝"/>
        </w:rPr>
      </w:pPr>
      <w:ins w:id="9024" w:author="株式会社WineBank" w:date="2026-09-29T00:00:00Z">
        <w:r>
          <w:rPr>
            <w:rFonts w:ascii="ＭＳ 明朝" w:hAnsi="ＭＳ 明朝" w:hint="eastAsia"/>
          </w:rPr>
          <w:t xml:space="preserve">4</w:t>
          <w:tab/>
          <w:t xml:space="preserve">現物出資財産の売却価額がその評価額を下回ったことにより生じる損失の取扱いは、第9条第5項及び別紙2第4条に定めるところによる。</w:t>
        </w:r>
      </w:ins>
    </w:p>
    <w:p>
      <w:pPr>
        <w:tabs>
          <w:tab w:val="left" w:pos="518"/>
        </w:tabs>
        <w:ind w:left="518" w:hanging="518"/>
        <w:rPr>
          <w:ins w:id="9025" w:author="株式会社WineBank" w:date="2026-09-29T00:00:00Z"/>
          <w:rFonts w:ascii="ＭＳ 明朝" w:hAnsi="ＭＳ 明朝"/>
        </w:rPr>
      </w:pPr>
      <w:ins w:id="9026" w:author="株式会社WineBank" w:date="2026-09-29T00:00:00Z">
        <w:r>
          <w:rPr>
            <w:rFonts w:ascii="ＭＳ 明朝" w:hAnsi="ＭＳ 明朝" w:hint="eastAsia"/>
          </w:rPr>
          <w:t xml:space="preserve">5</w:t>
          <w:tab/>
          <w:t xml:space="preserve">現物出資に係る消費税及び地方消費税の負担並びに精算は、別紙2第5条に定めるところによる。</w:t>
        </w:r>
      </w:ins>
    </w:p>
    <w:p>
      <w:pPr>
        <w:tabs>
          <w:tab w:val="left" w:pos="518"/>
        </w:tabs>
        <w:ind w:left="518" w:hanging="518"/>
        <w:rPr>
          <w:ins w:id="9027" w:author="株式会社WineBank" w:date="2026-09-29T00:00:00Z"/>
          <w:rFonts w:ascii="ＭＳ 明朝" w:hAnsi="ＭＳ 明朝"/>
        </w:rPr>
      </w:pPr>
      <w:ins w:id="9028" w:author="株式会社WineBank" w:date="2026-09-29T00:00:00Z">
        <w:r>
          <w:rPr>
            <w:rFonts w:ascii="ＭＳ 明朝" w:hAnsi="ＭＳ 明朝" w:hint="eastAsia"/>
          </w:rPr>
          <w:t xml:space="preserve">6</w:t>
          <w:tab/>
          <w:t xml:space="preserve">営業者は、現物出資財産の明細（銘柄、ヴィンテージ、本数、評価額及びその算定根拠を含む。）を、現物出資の実行日から30日以内に本件匿名組合員に報告する。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lastRenderedPageBreak/>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2</w:t>
        <w:tab/>
        <w:t>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tab/>
        <w:t>営業者は、金融商品取引法その他適用ある又は関連する法令を遵守し、また、かかる法令に抵触しないように、本事業を遂行する義務を負う。</w:t>
      </w:r>
    </w:p>
    <w:p>
      <w:pPr>
        <w:rPr>
          <w:ins w:id="9029" w:author="株式会社WineBank" w:date="2026-09-29T00:00:00Z"/>
          <w:rFonts w:ascii="ＭＳ 明朝" w:hAnsi="ＭＳ 明朝"/>
        </w:rPr>
      </w:pPr>
    </w:p>
    <w:p>
      <w:pPr>
        <w:keepNext/>
        <w:rPr>
          <w:ins w:id="9030" w:author="株式会社WineBank" w:date="2026-09-29T00:00:00Z"/>
          <w:rFonts w:ascii="ＭＳ 明朝" w:hAnsi="ＭＳ 明朝"/>
        </w:rPr>
      </w:pPr>
      <w:commentRangeStart w:id="3"/>
      <w:ins w:id="9031" w:author="株式会社WineBank" w:date="2026-09-29T00:00:00Z">
        <w:r>
          <w:rPr>
            <w:rFonts w:ascii="ＭＳ 明朝" w:hAnsi="ＭＳ 明朝" w:hint="eastAsia"/>
          </w:rPr>
          <w:t xml:space="preserve">第5条の2（受託者等からの取得価格の公正性）</w:t>
        </w:r>
      </w:ins>
      <w:commentRangeEnd w:id="3"/>
      <w:r>
        <w:rPr>
          <w:rStyle w:val="CommentReference"/>
        </w:rPr>
        <w:commentReference w:id="3"/>
      </w:r>
    </w:p>
    <w:p>
      <w:pPr>
        <w:tabs>
          <w:tab w:val="left" w:pos="518"/>
        </w:tabs>
        <w:ind w:left="518" w:hanging="518"/>
        <w:rPr>
          <w:ins w:id="9032" w:author="株式会社WineBank" w:date="2026-09-29T00:00:00Z"/>
          <w:rFonts w:ascii="ＭＳ 明朝" w:hAnsi="ＭＳ 明朝"/>
        </w:rPr>
      </w:pPr>
      <w:ins w:id="9033" w:author="株式会社WineBank" w:date="2026-09-29T00:00:00Z">
        <w:r>
          <w:rPr>
            <w:rFonts w:ascii="ＭＳ 明朝" w:hAnsi="ＭＳ 明朝" w:hint="eastAsia"/>
          </w:rPr>
          <w:t xml:space="preserve">1</w:t>
          <w:tab/>
          <w:t xml:space="preserve">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紙2に定める評価方法により算定する。</w:t>
        </w:r>
      </w:ins>
    </w:p>
    <w:p>
      <w:pPr>
        <w:tabs>
          <w:tab w:val="left" w:pos="518"/>
        </w:tabs>
        <w:ind w:left="518" w:hanging="518"/>
        <w:rPr>
          <w:ins w:id="9034" w:author="株式会社WineBank" w:date="2026-09-29T00:00:00Z"/>
          <w:rFonts w:ascii="ＭＳ 明朝" w:hAnsi="ＭＳ 明朝"/>
        </w:rPr>
      </w:pPr>
      <w:ins w:id="9035" w:author="株式会社WineBank" w:date="2026-09-29T00:00:00Z">
        <w:r>
          <w:rPr>
            <w:rFonts w:ascii="ＭＳ 明朝" w:hAnsi="ＭＳ 明朝" w:hint="eastAsia"/>
          </w:rPr>
          <w:t xml:space="preserve">2</w:t>
          <w:tab/>
          <w:t xml:space="preserve">営業者は、前項の取得について、取得日、銘柄、ヴィンテージ、本数、時価、取得価格及び時価の算定根拠を記録し、第12条第4項に定める四半期報告において本出資者に開示する。</w:t>
        </w:r>
      </w:ins>
    </w:p>
    <w:p>
      <w:pPr>
        <w:tabs>
          <w:tab w:val="left" w:pos="518"/>
        </w:tabs>
        <w:ind w:left="518" w:hanging="518"/>
        <w:rPr>
          <w:ins w:id="9036" w:author="株式会社WineBank" w:date="2026-09-29T00:00:00Z"/>
          <w:rFonts w:ascii="ＭＳ 明朝" w:hAnsi="ＭＳ 明朝"/>
        </w:rPr>
      </w:pPr>
      <w:ins w:id="9037" w:author="株式会社WineBank" w:date="2026-09-29T00:00:00Z">
        <w:r>
          <w:rPr>
            <w:rFonts w:ascii="ＭＳ 明朝" w:hAnsi="ＭＳ 明朝" w:hint="eastAsia"/>
          </w:rPr>
          <w:t xml:space="preserve">3</w:t>
          <w:tab/>
          <w:t xml:space="preserve">営業者は、年1回、前項の時価と、受託者及びその関係者以外の第三者の卸売価格その他客観的な市場価格とを比較した資料を作成し、本出資者に提出する。</w:t>
        </w:r>
      </w:ins>
    </w:p>
    <w:p>
      <w:pPr>
        <w:tabs>
          <w:tab w:val="left" w:pos="518"/>
        </w:tabs>
        <w:ind w:left="518" w:hanging="518"/>
        <w:rPr>
          <w:ins w:id="9038" w:author="株式会社WineBank" w:date="2026-09-29T00:00:00Z"/>
          <w:rFonts w:ascii="ＭＳ 明朝" w:hAnsi="ＭＳ 明朝"/>
        </w:rPr>
      </w:pPr>
      <w:ins w:id="9039" w:author="株式会社WineBank" w:date="2026-09-29T00:00:00Z">
        <w:r>
          <w:rPr>
            <w:rFonts w:ascii="ＭＳ 明朝" w:hAnsi="ＭＳ 明朝" w:hint="eastAsia"/>
          </w:rPr>
          <w:t xml:space="preserve">4</w:t>
          <w:tab/>
          <w:t xml:space="preserve">別紙2に定める控除率その他の評価方法の変更は、受託者及びその関係者を除く本件匿名組合員の出資割合の過半の書面による同意がなければ行うことができない。</w:t>
        </w:r>
      </w:ins>
    </w:p>
    <w:p>
      <w:pPr>
        <w:rPr>
          <w:ins w:id="9040" w:author="株式会社WineBank" w:date="2026-09-29T00:00:00Z"/>
          <w:rFonts w:ascii="ＭＳ 明朝" w:hAnsi="ＭＳ 明朝"/>
        </w:rPr>
      </w:pPr>
    </w:p>
    <w:p>
      <w:pPr>
        <w:keepNext/>
        <w:rPr>
          <w:ins w:id="9041" w:author="株式会社WineBank" w:date="2026-09-29T00:00:00Z"/>
          <w:rFonts w:ascii="ＭＳ 明朝" w:hAnsi="ＭＳ 明朝"/>
        </w:rPr>
      </w:pPr>
      <w:ins w:id="9042" w:author="株式会社WineBank" w:date="2026-09-29T00:00:00Z">
        <w:r>
          <w:rPr>
            <w:rFonts w:ascii="ＭＳ 明朝" w:hAnsi="ＭＳ 明朝" w:hint="eastAsia"/>
          </w:rPr>
          <w:t xml:space="preserve">第5条の3（在庫配分）</w:t>
        </w:r>
      </w:ins>
    </w:p>
    <w:p>
      <w:pPr>
        <w:tabs>
          <w:tab w:val="left" w:pos="518"/>
        </w:tabs>
        <w:ind w:left="518" w:hanging="518"/>
        <w:rPr>
          <w:ins w:id="9043" w:author="株式会社WineBank" w:date="2026-09-29T00:00:00Z"/>
          <w:rFonts w:ascii="ＭＳ 明朝" w:hAnsi="ＭＳ 明朝"/>
        </w:rPr>
      </w:pPr>
      <w:ins w:id="9044" w:author="株式会社WineBank" w:date="2026-09-29T00:00:00Z">
        <w:r>
          <w:rPr>
            <w:rFonts w:ascii="ＭＳ 明朝" w:hAnsi="ＭＳ 明朝" w:hint="eastAsia"/>
          </w:rPr>
          <w:t xml:space="preserve">1</w:t>
          <w:tab/>
          <w:t xml:space="preserve">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ins>
    </w:p>
    <w:p>
      <w:pPr>
        <w:tabs>
          <w:tab w:val="left" w:pos="518"/>
        </w:tabs>
        <w:ind w:left="518" w:hanging="518"/>
        <w:rPr>
          <w:ins w:id="9045" w:author="株式会社WineBank" w:date="2026-09-29T00:00:00Z"/>
          <w:rFonts w:ascii="ＭＳ 明朝" w:hAnsi="ＭＳ 明朝"/>
        </w:rPr>
      </w:pPr>
      <w:ins w:id="9046" w:author="株式会社WineBank" w:date="2026-09-29T00:00:00Z">
        <w:r>
          <w:rPr>
            <w:rFonts w:ascii="ＭＳ 明朝" w:hAnsi="ＭＳ 明朝" w:hint="eastAsia"/>
          </w:rPr>
          <w:t xml:space="preserve">2</w:t>
          <w:tab/>
          <w:t xml:space="preserve">営業者は、管理委託契約において受託者に別紙3の遵守を義務付けるものとし、その遵守状況を第12条第4項及び第5項に定める報告の対象に含めるものとする。</w:t>
        </w:r>
      </w:ins>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tab/>
        <w:t>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lastRenderedPageBreak/>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2</w:t>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tab/>
        <w:t>支払う金員</w:t>
      </w:r>
    </w:p>
    <w:p w14:paraId="5A73C7D2" w14:textId="3896A438"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lastRenderedPageBreak/>
        <w:t>営業者の支払のうち、本契約で定められるもの及び本契約又は本事業に関して支払が必要となる費用等の支払。なお、疑義を避けるために付言すれば、管理委託契約第</w:t>
      </w:r>
      <w:r>
        <w:rPr>
          <w:rFonts w:ascii="ＭＳ 明朝" w:hAnsi="ＭＳ 明朝"/>
        </w:rPr>
        <w:t>4条第2項に定める報酬は</w:t>
      </w:r>
      <w:r>
        <w:rPr>
          <w:rFonts w:ascii="ＭＳ 明朝" w:hAnsi="ＭＳ 明朝" w:hint="eastAsia"/>
        </w:rPr>
        <w:t>、営業者がその固有財産により負担し、本事業においてはこれを負担しない。</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 xml:space="preserve">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w:t>
      </w:r>
      <w:ins w:id="9047" w:author="株式会社WineBank" w:date="2026-09-29T00:00:00Z">
        <w:r>
          <w:rPr>
            <w:rFonts w:ascii="ＭＳ 明朝" w:hAnsi="ＭＳ 明朝" w:hint="eastAsia"/>
          </w:rPr>
          <w:t xml:space="preserve">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ins>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lastRenderedPageBreak/>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第11条（営業者報酬）</w:t>
      </w:r>
    </w:p>
    <w:p w14:paraId="7322BF5E" w14:textId="41ABAFB4" w:rsidR="005578A8" w:rsidRDefault="005578A8" w:rsidP="006731DC">
      <w:pPr>
        <w:rPr>
          <w:rFonts w:ascii="ＭＳ 明朝" w:hAnsi="ＭＳ 明朝"/>
          <w:b/>
        </w:rPr>
      </w:pPr>
      <w:commentRangeStart w:id="4"/>
      <w:del w:id="9048" w:author="株式会社WineBank" w:date="2026-09-29T00:00:00Z">
        <w:r>
          <w:rPr>
            <w:rFonts w:ascii="ＭＳ 明朝" w:hAnsi="ＭＳ 明朝" w:hint="eastAsia"/>
          </w:rPr>
          <w:delText xml:space="preserve">営業者は本事業遂行の役務に対する報酬として、各計算期間の末日に、各計算期間あたり金3</w:delText>
        </w:r>
      </w:del>
      <w:del w:id="9049" w:author="株式会社WineBank" w:date="2026-09-29T00:00:00Z">
        <w:r>
          <w:rPr>
            <w:rFonts w:ascii="ＭＳ 明朝" w:hAnsi="ＭＳ 明朝"/>
          </w:rPr>
          <w:delText xml:space="preserve">0</w:delText>
        </w:r>
      </w:del>
      <w:del w:id="9050" w:author="株式会社WineBank" w:date="2026-09-29T00:00:00Z">
        <w:r>
          <w:rPr>
            <w:rFonts w:ascii="ＭＳ 明朝" w:hAnsi="ＭＳ 明朝" w:hint="eastAsia"/>
          </w:rPr>
          <w:delText xml:space="preserve">万円を営業者口座から収受する。</w:delText>
        </w:r>
      </w:del>
      <w:ins w:id="9051" w:author="株式会社WineBank" w:date="2026-09-29T00:00:00Z">
        <w:r>
          <w:rPr>
            <w:rFonts w:ascii="ＭＳ 明朝" w:hAnsi="ＭＳ 明朝" w:hint="eastAsia"/>
          </w:rPr>
          <w:t xml:space="preserve">営業者は本事業遂行の役務に対する報酬（以下「管理報酬」という。）として、各計算期間の末日に、当該計算期間の初日における全本件匿名組合員の出資金の残高の合計額に年2%を乗じ、当該計算期間の実日数に応じて日割計算（1年を365日とする。）した金額を営業者口座から収受する。営業者は、管理報酬のほか、本事業の損益に基づく成功報酬その他の報酬を収受しない。</w:t>
        </w:r>
      </w:ins>
      <w:commentRangeEnd w:id="4"/>
      <w:r>
        <w:rPr>
          <w:rStyle w:val="CommentReference"/>
        </w:rPr>
        <w:commentReference w:id="4"/>
      </w:r>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tab/>
        <w:t>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報告対象期間（契約終了日に係る報告対象期間を含む。）末日の翌月末日までに、第9条に基づき確定した各報告対象期間に係る本事業の利益又は損失の金額及びそのうち、本出資者に帰属すべき金額を記載した利益・損失分配計算書を提出する。</w:t>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 xml:space="preserve">前各号に定めるものの他、営業者は、営業者が必要と考える又は本出資</w:t>
      </w:r>
      <w:ins w:id="9052" w:author="株式会社WineBank" w:date="2026-09-29T00:00:00Z">
        <w:r>
          <w:rPr>
            <w:rFonts w:ascii="ＭＳ 明朝" w:hAnsi="ＭＳ 明朝" w:hint="eastAsia"/>
          </w:rPr>
          <w:t xml:space="preserve">者</w:t>
        </w:r>
      </w:ins>
      <w:r>
        <w:rPr>
          <w:rFonts w:ascii="ＭＳ 明朝" w:hAnsi="ＭＳ 明朝" w:hint="eastAsia"/>
        </w:rPr>
        <w:t xml:space="preserve">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pPr>
        <w:tabs>
          <w:tab w:val="left" w:pos="518"/>
        </w:tabs>
        <w:ind w:left="518" w:hanging="518"/>
        <w:rPr>
          <w:ins w:id="9053" w:author="株式会社WineBank" w:date="2026-09-29T00:00:00Z"/>
          <w:rFonts w:ascii="ＭＳ 明朝" w:hAnsi="ＭＳ 明朝"/>
        </w:rPr>
      </w:pPr>
      <w:ins w:id="9054" w:author="株式会社WineBank" w:date="2026-09-29T00:00:00Z">
        <w:r>
          <w:rPr>
            <w:rFonts w:ascii="ＭＳ 明朝" w:hAnsi="ＭＳ 明朝" w:hint="eastAsia"/>
          </w:rPr>
          <w:t xml:space="preserve">3</w:t>
          <w:tab/>
          <w:t xml:space="preserve">本出資者は、営業者に事前に書面で申し出ることにより、営業者の営業時間内において、本事業に係る会計帳簿、契約書類、請求書、銀行取引記録その他の資料を閲覧し、その写しの交付を求めることができる。</w:t>
        </w:r>
      </w:ins>
    </w:p>
    <w:p>
      <w:pPr>
        <w:tabs>
          <w:tab w:val="left" w:pos="518"/>
        </w:tabs>
        <w:ind w:left="518" w:hanging="518"/>
        <w:rPr>
          <w:ins w:id="9055" w:author="株式会社WineBank" w:date="2026-09-29T00:00:00Z"/>
          <w:rFonts w:ascii="ＭＳ 明朝" w:hAnsi="ＭＳ 明朝"/>
        </w:rPr>
      </w:pPr>
      <w:ins w:id="9056" w:author="株式会社WineBank" w:date="2026-09-29T00:00:00Z">
        <w:r>
          <w:rPr>
            <w:rFonts w:ascii="ＭＳ 明朝" w:hAnsi="ＭＳ 明朝" w:hint="eastAsia"/>
          </w:rPr>
          <w:t xml:space="preserve">4</w:t>
          <w:tab/>
          <w:t xml:space="preserve">営業者は、各四半期（3月、6月、9月及び12月の各末日に終了する3ヶ月間をいう。）の末日から45日以内に、次に掲げる事項を記載した報告書を本出資者に提出する。</w:t>
        </w:r>
      </w:ins>
    </w:p>
    <w:p>
      <w:pPr>
        <w:tabs>
          <w:tab w:val="left" w:pos="1260"/>
        </w:tabs>
        <w:ind w:left="1260" w:hanging="742"/>
        <w:rPr>
          <w:ins w:id="9057" w:author="株式会社WineBank" w:date="2026-09-29T00:00:00Z"/>
          <w:rFonts w:ascii="ＭＳ 明朝" w:hAnsi="ＭＳ 明朝"/>
        </w:rPr>
      </w:pPr>
      <w:ins w:id="9058" w:author="株式会社WineBank" w:date="2026-09-29T00:00:00Z">
        <w:r>
          <w:rPr>
            <w:rFonts w:ascii="ＭＳ 明朝" w:hAnsi="ＭＳ 明朝" w:hint="eastAsia"/>
          </w:rPr>
          <w:t xml:space="preserve">（1）</w:t>
          <w:tab/>
          <w:t xml:space="preserve">本事業に係る財務諸表（貸借対照表及び損益計算書）</w:t>
        </w:r>
      </w:ins>
    </w:p>
    <w:p>
      <w:pPr>
        <w:tabs>
          <w:tab w:val="left" w:pos="1260"/>
        </w:tabs>
        <w:ind w:left="1260" w:hanging="742"/>
        <w:rPr>
          <w:ins w:id="9059" w:author="株式会社WineBank" w:date="2026-09-29T00:00:00Z"/>
          <w:rFonts w:ascii="ＭＳ 明朝" w:hAnsi="ＭＳ 明朝"/>
        </w:rPr>
      </w:pPr>
      <w:ins w:id="9060" w:author="株式会社WineBank" w:date="2026-09-29T00:00:00Z">
        <w:r>
          <w:rPr>
            <w:rFonts w:ascii="ＭＳ 明朝" w:hAnsi="ＭＳ 明朝" w:hint="eastAsia"/>
          </w:rPr>
          <w:t xml:space="preserve">（2）</w:t>
          <w:tab/>
          <w:t xml:space="preserve">在庫明細（銘柄、ヴィンテージ、本数、取得原価、評価額及び保管場所）</w:t>
        </w:r>
      </w:ins>
    </w:p>
    <w:p>
      <w:pPr>
        <w:tabs>
          <w:tab w:val="left" w:pos="1260"/>
        </w:tabs>
        <w:ind w:left="1260" w:hanging="742"/>
        <w:rPr>
          <w:ins w:id="9061" w:author="株式会社WineBank" w:date="2026-09-29T00:00:00Z"/>
          <w:rFonts w:ascii="ＭＳ 明朝" w:hAnsi="ＭＳ 明朝"/>
        </w:rPr>
      </w:pPr>
      <w:ins w:id="9062" w:author="株式会社WineBank" w:date="2026-09-29T00:00:00Z">
        <w:r>
          <w:rPr>
            <w:rFonts w:ascii="ＭＳ 明朝" w:hAnsi="ＭＳ 明朝" w:hint="eastAsia"/>
          </w:rPr>
          <w:t xml:space="preserve">（3）</w:t>
          <w:tab/>
          <w:t xml:space="preserve">売買取引の明細（取引日、銘柄、本数、単価、金額及び相手方の区分）</w:t>
        </w:r>
      </w:ins>
    </w:p>
    <w:p>
      <w:pPr>
        <w:tabs>
          <w:tab w:val="left" w:pos="1260"/>
        </w:tabs>
        <w:ind w:left="1260" w:hanging="742"/>
        <w:rPr>
          <w:ins w:id="9063" w:author="株式会社WineBank" w:date="2026-09-29T00:00:00Z"/>
          <w:rFonts w:ascii="ＭＳ 明朝" w:hAnsi="ＭＳ 明朝"/>
        </w:rPr>
      </w:pPr>
      <w:ins w:id="9064" w:author="株式会社WineBank" w:date="2026-09-29T00:00:00Z">
        <w:r>
          <w:rPr>
            <w:rFonts w:ascii="ＭＳ 明朝" w:hAnsi="ＭＳ 明朝" w:hint="eastAsia"/>
          </w:rPr>
          <w:t xml:space="preserve">（4）</w:t>
          <w:tab/>
          <w:t xml:space="preserve">受託者及びその関係者との取引の内容、金額及び取引条件</w:t>
        </w:r>
      </w:ins>
    </w:p>
    <w:p>
      <w:pPr>
        <w:tabs>
          <w:tab w:val="left" w:pos="1260"/>
        </w:tabs>
        <w:ind w:left="1260" w:hanging="742"/>
        <w:rPr>
          <w:ins w:id="9065" w:author="株式会社WineBank" w:date="2026-09-29T00:00:00Z"/>
          <w:rFonts w:ascii="ＭＳ 明朝" w:hAnsi="ＭＳ 明朝"/>
        </w:rPr>
      </w:pPr>
      <w:ins w:id="9066" w:author="株式会社WineBank" w:date="2026-09-29T00:00:00Z">
        <w:r>
          <w:rPr>
            <w:rFonts w:ascii="ＭＳ 明朝" w:hAnsi="ＭＳ 明朝" w:hint="eastAsia"/>
          </w:rPr>
          <w:t xml:space="preserve">（5）</w:t>
          <w:tab/>
          <w:t xml:space="preserve">別紙3に定める配分台帳の写し及び在庫配分方針の遵守状況</w:t>
        </w:r>
      </w:ins>
    </w:p>
    <w:p>
      <w:pPr>
        <w:tabs>
          <w:tab w:val="left" w:pos="518"/>
        </w:tabs>
        <w:ind w:left="518" w:hanging="518"/>
        <w:rPr>
          <w:ins w:id="9067" w:author="株式会社WineBank" w:date="2026-09-29T00:00:00Z"/>
          <w:rFonts w:ascii="ＭＳ 明朝" w:hAnsi="ＭＳ 明朝"/>
        </w:rPr>
      </w:pPr>
      <w:ins w:id="9068" w:author="株式会社WineBank" w:date="2026-09-29T00:00:00Z">
        <w:r>
          <w:rPr>
            <w:rFonts w:ascii="ＭＳ 明朝" w:hAnsi="ＭＳ 明朝" w:hint="eastAsia"/>
          </w:rPr>
          <w:t xml:space="preserve">5</w:t>
          <w:tab/>
          <w:t xml:space="preserve">営業者は、各事業年度の終了後90日以内に、独立した公認会計士又は監査法人による監査又は合意された手続を実施させ、その報告書を本出資者に提出する。合意された手続の対象には、第5条の2に定める取得価格の算定及び別紙3に定める在庫配分方針の遵守状況を含めるものとする。</w:t>
        </w:r>
      </w:ins>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lastRenderedPageBreak/>
        <w:t>第15条（本契約の有効期間）</w:t>
      </w:r>
    </w:p>
    <w:p w14:paraId="39AC2736" w14:textId="2E5A3996" w:rsidR="005578A8" w:rsidRDefault="005578A8" w:rsidP="00AA4059">
      <w:pPr>
        <w:tabs>
          <w:tab w:val="left" w:pos="735"/>
        </w:tabs>
        <w:rPr>
          <w:rFonts w:ascii="ＭＳ 明朝" w:hAnsi="ＭＳ 明朝"/>
          <w:color w:val="FF0000"/>
          <w:u w:val="single"/>
        </w:rPr>
      </w:pPr>
      <w:commentRangeStart w:id="5"/>
      <w:r>
        <w:rPr>
          <w:rFonts w:ascii="ＭＳ 明朝" w:hAnsi="ＭＳ 明朝" w:hint="eastAsia"/>
        </w:rPr>
        <w:t xml:space="preserve">本契約の有効期間は、本契約締結日から</w:t>
      </w:r>
      <w:del w:id="9069" w:author="株式会社WineBank" w:date="2026-09-29T00:00:00Z">
        <w:r>
          <w:rPr>
            <w:rFonts w:ascii="ＭＳ 明朝" w:hAnsi="ＭＳ 明朝" w:hint="eastAsia"/>
          </w:rPr>
          <w:delText xml:space="preserve">2032年7月24日</w:delText>
        </w:r>
      </w:del>
      <w:ins w:id="9070" w:author="株式会社WineBank" w:date="2026-09-29T00:00:00Z">
        <w:r>
          <w:rPr>
            <w:rFonts w:ascii="ＭＳ 明朝" w:hAnsi="ＭＳ 明朝" w:hint="eastAsia"/>
          </w:rPr>
          <w:t xml:space="preserve">2031年●月●日</w:t>
        </w:r>
      </w:ins>
      <w:r>
        <w:rPr>
          <w:rFonts w:ascii="ＭＳ 明朝" w:hAnsi="ＭＳ 明朝" w:hint="eastAsia"/>
        </w:rPr>
        <w:t xml:space="preserve">までとする。</w:t>
      </w:r>
      <w:commentRangeEnd w:id="5"/>
      <w:r>
        <w:rPr>
          <w:rStyle w:val="CommentReference"/>
        </w:rPr>
        <w:commentReference w:id="5"/>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tab/>
        <w:t>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tab/>
        <w:t>営業者及び本出資者が別途書面により合意したとき。</w:t>
      </w:r>
    </w:p>
    <w:p w14:paraId="7CF1BE9B" w14:textId="337A64FA" w:rsidR="006600D8" w:rsidRDefault="006600D8" w:rsidP="006600D8">
      <w:pPr>
        <w:tabs>
          <w:tab w:val="left" w:pos="518"/>
        </w:tabs>
        <w:ind w:left="518" w:hanging="518"/>
        <w:rPr>
          <w:rFonts w:ascii="ＭＳ 明朝" w:hAnsi="ＭＳ 明朝"/>
        </w:rPr>
      </w:pPr>
      <w:r>
        <w:rPr>
          <w:rFonts w:ascii="ＭＳ 明朝" w:hAnsi="ＭＳ 明朝"/>
        </w:rPr>
        <w:t>2</w:t>
      </w:r>
      <w:r>
        <w:rPr>
          <w:rFonts w:ascii="ＭＳ 明朝" w:hAnsi="ＭＳ 明朝" w:hint="eastAsia"/>
        </w:rPr>
        <w:tab/>
        <w:t>本出資者は、本営業者に書面で通知することにより、本契約を解除することができる。但し、本契約締結日から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日までの期間に本営業者に書面で通知することを要するものとする。また、本出資者は、本項に基づき本契約を解除する場合、営業者に対し、契約終了日の属する月の翌月末日までに、以下に定める解約手数料を支払うものとする。</w:t>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本事業において本営業者が当該契約終了日に保有するワインその他の酒類を、当該契約終了日が属する月の月末にオークションにおいて売却したと仮定して本営業者が合理的に算出する売却額」×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前項にかかわらず、以下のいずれかにあたる事由が生じた場合には、本出資者は、以下に明示した場合を除き、営業者に催告することなく、また、解約手数料の支払義務を負うことなく、本営業者に書面で通知することにより、本契約を直ちに解除するこ</w:t>
        <w:lastRenderedPageBreak/>
        <w:t>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t>（4）</w:t>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t>前三項により本契約が終了した場合には、第9条に準じて本損益の計算及び分配を行った上で、営業者は本出資者に対して、速やかに出資の価額の返還を行うものとする。なお、本出資者が第2項に基づき解約手数料の支払義務を負う場合であって、営業者が本出資者に対して返還すべき出資の価額が当該解約手数料の金額を上回る場合、第2項の定めにかかわらず、本営業者は、何らの通知等を要することなく、当該解約手数料の請求権と出資の価額の返還債務とを対当額にて相殺した上で、残余の出資の価額を本出資者に返還することができ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 xml:space="preserve">営業者は、本財産の金額（本財産の実際の処分価額又は処分されない場合には</w:t>
      </w:r>
      <w:del w:id="9071" w:author="株式会社WineBank" w:date="2026-09-29T00:00:00Z">
        <w:r>
          <w:rPr>
            <w:rFonts w:ascii="ＭＳ 明朝" w:hAnsi="ＭＳ 明朝" w:hint="eastAsia"/>
          </w:rPr>
          <w:delText xml:space="preserve">一定の客観的基準により算定した評価額</w:delText>
        </w:r>
      </w:del>
      <w:ins w:id="9072" w:author="株式会社WineBank" w:date="2026-09-29T00:00:00Z">
        <w:r>
          <w:rPr>
            <w:rFonts w:ascii="ＭＳ 明朝" w:hAnsi="ＭＳ 明朝" w:hint="eastAsia"/>
          </w:rPr>
          <w:t xml:space="preserve">別紙2に定める方法により算定した時価</w:t>
        </w:r>
      </w:ins>
      <w:r>
        <w:rPr>
          <w:rFonts w:ascii="ＭＳ 明朝" w:hAnsi="ＭＳ 明朝" w:hint="eastAsia"/>
        </w:rPr>
        <w:t xml:space="preserve">）及び出資割合をもとに、前項の出資の価額の返還額を決定する。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pPr>
        <w:tabs>
          <w:tab w:val="left" w:pos="518"/>
        </w:tabs>
        <w:ind w:left="518" w:hanging="518"/>
        <w:rPr>
          <w:ins w:id="9073" w:author="株式会社WineBank" w:date="2026-09-29T00:00:00Z"/>
          <w:rFonts w:ascii="ＭＳ 明朝" w:hAnsi="ＭＳ 明朝"/>
        </w:rPr>
      </w:pPr>
      <w:ins w:id="9074" w:author="株式会社WineBank" w:date="2026-09-29T00:00:00Z">
        <w:r>
          <w:rPr>
            <w:rFonts w:ascii="ＭＳ 明朝" w:hAnsi="ＭＳ 明朝" w:hint="eastAsia"/>
          </w:rPr>
          <w:t xml:space="preserve">8</w:t>
          <w:tab/>
          <w:t xml:space="preserve">営業者は、第15条に定める有効期間の満了日の●ヶ月前から本財産たるワインその他の酒類の売却を開始し、満了日までに受託者及びその関係者以外の第三者への売却により換価するよう努めるものとする。</w:t>
        </w:r>
      </w:ins>
    </w:p>
    <w:p>
      <w:pPr>
        <w:tabs>
          <w:tab w:val="left" w:pos="518"/>
        </w:tabs>
        <w:ind w:left="518" w:hanging="518"/>
        <w:rPr>
          <w:ins w:id="9075" w:author="株式会社WineBank" w:date="2026-09-29T00:00:00Z"/>
          <w:rFonts w:ascii="ＭＳ 明朝" w:hAnsi="ＭＳ 明朝"/>
        </w:rPr>
      </w:pPr>
      <w:ins w:id="9076" w:author="株式会社WineBank" w:date="2026-09-29T00:00:00Z">
        <w:r>
          <w:rPr>
            <w:rFonts w:ascii="ＭＳ 明朝" w:hAnsi="ＭＳ 明朝" w:hint="eastAsia"/>
          </w:rPr>
          <w:t xml:space="preserve">9</w:t>
          <w:tab/>
          <w:t xml:space="preserve">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ins>
    </w:p>
    <w:p>
      <w:pPr>
        <w:tabs>
          <w:tab w:val="left" w:pos="518"/>
        </w:tabs>
        <w:ind w:left="518" w:hanging="518"/>
        <w:rPr>
          <w:ins w:id="9077" w:author="株式会社WineBank" w:date="2026-09-29T00:00:00Z"/>
          <w:rFonts w:ascii="ＭＳ 明朝" w:hAnsi="ＭＳ 明朝"/>
        </w:rPr>
      </w:pPr>
      <w:commentRangeStart w:id="6"/>
      <w:ins w:id="9078" w:author="株式会社WineBank" w:date="2026-09-29T00:00:00Z">
        <w:r>
          <w:rPr>
            <w:rFonts w:ascii="ＭＳ 明朝" w:hAnsi="ＭＳ 明朝" w:hint="eastAsia"/>
          </w:rPr>
          <w:t xml:space="preserve">10</w:t>
          <w:tab/>
          <w:t xml:space="preserve">有効期間の満了日において売却されていないワインその他の酒類がある場合、受託者は、満了日から●日以内に、別紙2に定める時価から当該時価の●%に相当する販売費用相当額を控除した価格により、これを買い取るものとする。営業者は、管理委託契約において受託者にこの義務を負わせるものとする。</w:t>
        </w:r>
      </w:ins>
      <w:commentRangeEnd w:id="6"/>
      <w:r>
        <w:rPr>
          <w:rStyle w:val="CommentReference"/>
        </w:rPr>
        <w:commentReference w:id="6"/>
      </w:r>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tab/>
        <w:t>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lastRenderedPageBreak/>
        <w:t>（2）</w:t>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t>（5）</w:t>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 w:name="_Toc271882815"/>
      <w:r>
        <w:t>（責任財産限定特約及び</w:t>
      </w:r>
      <w:r>
        <w:rPr>
          <w:rFonts w:hint="eastAsia"/>
        </w:rPr>
        <w:t>倒産手続開始</w:t>
      </w:r>
      <w:r>
        <w:t>申立等の制限等）</w:t>
      </w:r>
      <w:bookmarkEnd w:id="1"/>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lastRenderedPageBreak/>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del w:id="9079" w:author="株式会社WineBank" w:date="2026-09-29T00:00:00Z">
        <w:r>
          <w:rPr>
            <w:rFonts w:ascii="ＭＳ 明朝" w:hAnsi="ＭＳ 明朝" w:hint="eastAsia"/>
          </w:rPr>
          <w:delText xml:space="preserve">第24条</w:delText>
        </w:r>
      </w:del>
      <w:ins w:id="9080" w:author="株式会社WineBank" w:date="2026-09-29T00:00:00Z">
        <w:r>
          <w:rPr>
            <w:rFonts w:ascii="ＭＳ 明朝" w:hAnsi="ＭＳ 明朝" w:hint="eastAsia"/>
          </w:rPr>
          <w:t xml:space="preserve">第23条</w:t>
        </w:r>
      </w:ins>
      <w:r>
        <w:rPr>
          <w:rFonts w:ascii="ＭＳ 明朝" w:hAnsi="ＭＳ 明朝" w:hint="eastAsia"/>
        </w:rPr>
        <w:t xml:space="preserve">（規定外事項）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commentRangeStart w:id="7"/>
      <w:r>
        <w:rPr>
          <w:rFonts w:ascii="ＭＳ 明朝" w:hAnsi="ＭＳ 明朝" w:hint="eastAsia"/>
          <w:lang w:eastAsia="zh-TW"/>
        </w:rPr>
        <w:t>（営業者）</w:t>
      </w:r>
      <w:r>
        <w:rPr>
          <w:rFonts w:ascii="ＭＳ 明朝" w:hAnsi="ＭＳ 明朝"/>
          <w:lang w:eastAsia="zh-TW"/>
        </w:rPr>
        <w:t xml:space="preserve">   </w:t>
      </w:r>
      <w:del w:id="9003" w:author="株式会社WineBank" w:date="2026-09-29T00:00:00Z">
        <w:r>
          <w:rPr>
            <w:rFonts w:ascii="ＭＳ 明朝" w:hAnsi="ＭＳ 明朝" w:hint="eastAsia"/>
          </w:rPr>
          <w:delText xml:space="preserve">東京都渋谷区神泉7-6　芦沢ビル1階</w:delText>
        </w:r>
      </w:del>
      <w:ins w:id="9004" w:author="株式会社WineBank" w:date="2026-09-29T00:00:00Z">
        <w:r>
          <w:rPr>
            <w:rFonts w:ascii="ＭＳ 明朝" w:hAnsi="ＭＳ 明朝" w:hint="eastAsia"/>
          </w:rPr>
          <w:t xml:space="preserve">東京都港区六本木四丁目12番8号　第六DMJビル2階</w:t>
        </w:r>
      </w:ins>
      <w:commentRangeEnd w:id="7"/>
      <w:r>
        <w:rPr>
          <w:rStyle w:val="CommentReference"/>
        </w:rPr>
        <w:commentReference w:id="7"/>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del w:id="9005" w:author="株式会社WineBank" w:date="2026-09-29T00:00:00Z">
        <w:r>
          <w:rPr>
            <w:rFonts w:hAnsi="ＭＳ 明朝"/>
          </w:rPr>
          <w:delText xml:space="preserve"> P1</w:delText>
        </w:r>
      </w:del>
      <w:ins w:id="9006" w:author="株式会社WineBank" w:date="2026-09-29T00:00:00Z">
        <w:r>
          <w:rPr>
            <w:rFonts w:hAnsi="ＭＳ 明朝"/>
          </w:rPr>
          <w:t xml:space="preserve"> P5</w:t>
        </w:r>
      </w:ins>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 xml:space="preserve">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pPr>
        <w:rPr>
          <w:ins w:id="9081" w:author="株式会社WineBank" w:date="2026-09-29T00:00:00Z"/>
          <w:rFonts w:ascii="ＭＳ 明朝" w:hAnsi="ＭＳ 明朝"/>
        </w:rPr>
      </w:pPr>
      <w:ins w:id="9082" w:author="株式会社WineBank" w:date="2026-09-29T00:00:00Z">
        <w:r>
          <w:br w:type="page"/>
        </w:r>
      </w:ins>
    </w:p>
    <w:p>
      <w:pPr>
        <w:jc w:val="center"/>
        <w:rPr>
          <w:ins w:id="9083" w:author="株式会社WineBank" w:date="2026-09-29T00:00:00Z"/>
          <w:rFonts w:ascii="ＭＳ 明朝" w:hAnsi="ＭＳ 明朝"/>
        </w:rPr>
      </w:pPr>
      <w:ins w:id="9084" w:author="株式会社WineBank" w:date="2026-09-29T00:00:00Z">
        <w:r>
          <w:rPr>
            <w:rFonts w:ascii="ＭＳ 明朝" w:hAnsi="ＭＳ 明朝" w:hint="eastAsia"/>
            <w:b/>
          </w:rPr>
          <w:t xml:space="preserve">別紙1　管理委託契約書（写し）</w:t>
        </w:r>
      </w:ins>
    </w:p>
    <w:p>
      <w:pPr>
        <w:rPr>
          <w:ins w:id="9085" w:author="株式会社WineBank" w:date="2026-09-29T00:00:00Z"/>
          <w:rFonts w:ascii="ＭＳ 明朝" w:hAnsi="ＭＳ 明朝"/>
        </w:rPr>
      </w:pPr>
    </w:p>
    <w:p>
      <w:pPr>
        <w:rPr>
          <w:ins w:id="9086" w:author="株式会社WineBank" w:date="2026-09-29T00:00:00Z"/>
          <w:rFonts w:ascii="ＭＳ 明朝" w:hAnsi="ＭＳ 明朝"/>
        </w:rPr>
      </w:pPr>
      <w:ins w:id="9087" w:author="株式会社WineBank" w:date="2026-09-29T00:00:00Z">
        <w:r>
          <w:rPr>
            <w:rFonts w:ascii="ＭＳ 明朝" w:hAnsi="ＭＳ 明朝" w:hint="eastAsia"/>
          </w:rPr>
          <w:t xml:space="preserve">営業者と受託者の間で2026年●月●日付にて締結される管理委託契約書の写しを添付する。</w:t>
        </w:r>
      </w:ins>
    </w:p>
    <w:p>
      <w:pPr>
        <w:rPr>
          <w:ins w:id="9088" w:author="株式会社WineBank" w:date="2026-09-29T00:00:00Z"/>
          <w:rFonts w:ascii="ＭＳ 明朝" w:hAnsi="ＭＳ 明朝"/>
        </w:rPr>
      </w:pPr>
      <w:ins w:id="9089" w:author="株式会社WineBank" w:date="2026-09-29T00:00:00Z">
        <w:r>
          <w:rPr>
            <w:rFonts w:ascii="ＭＳ 明朝" w:hAnsi="ＭＳ 明朝" w:hint="eastAsia"/>
          </w:rPr>
          <w:t xml:space="preserve">（第9条第1項②a.に定める管理委託契約第4条第2項の報酬を含め、受託者が本事業に関して営業者から受ける報酬その他の金員の内容は、本別紙により本出資者に開示される。）</w:t>
        </w:r>
      </w:ins>
    </w:p>
    <w:p>
      <w:pPr>
        <w:rPr>
          <w:ins w:id="9090" w:author="株式会社WineBank" w:date="2026-09-29T00:00:00Z"/>
          <w:rFonts w:ascii="ＭＳ 明朝" w:hAnsi="ＭＳ 明朝"/>
        </w:rPr>
      </w:pPr>
      <w:ins w:id="9091" w:author="株式会社WineBank" w:date="2026-09-29T00:00:00Z">
        <w:r>
          <w:br w:type="page"/>
        </w:r>
      </w:ins>
    </w:p>
    <w:p>
      <w:pPr>
        <w:jc w:val="center"/>
        <w:rPr>
          <w:ins w:id="9092" w:author="株式会社WineBank" w:date="2026-09-29T00:00:00Z"/>
          <w:rFonts w:ascii="ＭＳ 明朝" w:hAnsi="ＭＳ 明朝"/>
        </w:rPr>
      </w:pPr>
      <w:ins w:id="9093" w:author="株式会社WineBank" w:date="2026-09-29T00:00:00Z">
        <w:r>
          <w:rPr>
            <w:rFonts w:ascii="ＭＳ 明朝" w:hAnsi="ＭＳ 明朝" w:hint="eastAsia"/>
            <w:b/>
          </w:rPr>
          <w:t xml:space="preserve">別紙2　現物出資財産及び受託者等からの取得財産の評価方法</w:t>
        </w:r>
      </w:ins>
    </w:p>
    <w:p>
      <w:pPr>
        <w:rPr>
          <w:ins w:id="9094" w:author="株式会社WineBank" w:date="2026-09-29T00:00:00Z"/>
          <w:rFonts w:ascii="ＭＳ 明朝" w:hAnsi="ＭＳ 明朝"/>
        </w:rPr>
      </w:pPr>
    </w:p>
    <w:p>
      <w:pPr>
        <w:keepNext/>
        <w:rPr>
          <w:ins w:id="9095" w:author="株式会社WineBank" w:date="2026-09-29T00:00:00Z"/>
          <w:rFonts w:ascii="ＭＳ 明朝" w:hAnsi="ＭＳ 明朝"/>
        </w:rPr>
      </w:pPr>
      <w:ins w:id="9096" w:author="株式会社WineBank" w:date="2026-09-29T00:00:00Z">
        <w:r>
          <w:rPr>
            <w:rFonts w:ascii="ＭＳ 明朝" w:hAnsi="ＭＳ 明朝" w:hint="eastAsia"/>
          </w:rPr>
          <w:t xml:space="preserve">第1条（時価）</w:t>
        </w:r>
      </w:ins>
    </w:p>
    <w:p>
      <w:pPr>
        <w:tabs>
          <w:tab w:val="left" w:pos="518"/>
        </w:tabs>
        <w:ind w:left="518" w:hanging="518"/>
        <w:rPr>
          <w:ins w:id="9097" w:author="株式会社WineBank" w:date="2026-09-29T00:00:00Z"/>
          <w:rFonts w:ascii="ＭＳ 明朝" w:hAnsi="ＭＳ 明朝"/>
        </w:rPr>
      </w:pPr>
      <w:ins w:id="9098" w:author="株式会社WineBank" w:date="2026-09-29T00:00:00Z">
        <w:r>
          <w:rPr>
            <w:rFonts w:ascii="ＭＳ 明朝" w:hAnsi="ＭＳ 明朝" w:hint="eastAsia"/>
          </w:rPr>
          <w:t xml:space="preserve">1</w:t>
          <w:tab/>
          <w:t xml:space="preserve">「時価」とは、対象銘柄（生産者名、銘柄名、ヴィンテージ及び容量の組合せにより特定される単位をいう。以下同じ。）ごとに、評価基準日における次の各号の価格を単純平均した価格をいう。</w:t>
        </w:r>
      </w:ins>
    </w:p>
    <w:p>
      <w:pPr>
        <w:tabs>
          <w:tab w:val="left" w:pos="1260"/>
        </w:tabs>
        <w:ind w:left="1260" w:hanging="742"/>
        <w:rPr>
          <w:ins w:id="9099" w:author="株式会社WineBank" w:date="2026-09-29T00:00:00Z"/>
          <w:rFonts w:ascii="ＭＳ 明朝" w:hAnsi="ＭＳ 明朝"/>
        </w:rPr>
      </w:pPr>
      <w:ins w:id="9100" w:author="株式会社WineBank" w:date="2026-09-29T00:00:00Z">
        <w:r>
          <w:rPr>
            <w:rFonts w:ascii="ＭＳ 明朝" w:hAnsi="ＭＳ 明朝" w:hint="eastAsia"/>
          </w:rPr>
          <w:t xml:space="preserve">（1）</w:t>
          <w:tab/>
          <w:t xml:space="preserve">酒販店向け卸売価格（受託者及び第三者の直近3ヶ月の実現単価その他客観的資料に基づく価格）</w:t>
        </w:r>
      </w:ins>
    </w:p>
    <w:p>
      <w:pPr>
        <w:tabs>
          <w:tab w:val="left" w:pos="1260"/>
        </w:tabs>
        <w:ind w:left="1260" w:hanging="742"/>
        <w:rPr>
          <w:ins w:id="9101" w:author="株式会社WineBank" w:date="2026-09-29T00:00:00Z"/>
          <w:rFonts w:ascii="ＭＳ 明朝" w:hAnsi="ＭＳ 明朝"/>
        </w:rPr>
      </w:pPr>
      <w:ins w:id="9102" w:author="株式会社WineBank" w:date="2026-09-29T00:00:00Z">
        <w:r>
          <w:rPr>
            <w:rFonts w:ascii="ＭＳ 明朝" w:hAnsi="ＭＳ 明朝" w:hint="eastAsia"/>
          </w:rPr>
          <w:t xml:space="preserve">（2）</w:t>
          <w:tab/>
          <w:t xml:space="preserve">国内の主要な電子商取引サイトにおける一般消費者向け販売価格（直近の実勢価格）</w:t>
        </w:r>
      </w:ins>
    </w:p>
    <w:p>
      <w:pPr>
        <w:tabs>
          <w:tab w:val="left" w:pos="518"/>
        </w:tabs>
        <w:ind w:left="518" w:hanging="518"/>
        <w:rPr>
          <w:ins w:id="9103" w:author="株式会社WineBank" w:date="2026-09-29T00:00:00Z"/>
          <w:rFonts w:ascii="ＭＳ 明朝" w:hAnsi="ＭＳ 明朝"/>
        </w:rPr>
      </w:pPr>
      <w:ins w:id="9104" w:author="株式会社WineBank" w:date="2026-09-29T00:00:00Z">
        <w:r>
          <w:rPr>
            <w:rFonts w:ascii="ＭＳ 明朝" w:hAnsi="ＭＳ 明朝" w:hint="eastAsia"/>
          </w:rPr>
          <w:t xml:space="preserve">2</w:t>
          <w:tab/>
          <w:t xml:space="preserve">評価基準日は、現物出資の実行日又は取得日とする。</w:t>
        </w:r>
      </w:ins>
    </w:p>
    <w:p>
      <w:pPr>
        <w:tabs>
          <w:tab w:val="left" w:pos="518"/>
        </w:tabs>
        <w:ind w:left="518" w:hanging="518"/>
        <w:rPr>
          <w:ins w:id="9105" w:author="株式会社WineBank" w:date="2026-09-29T00:00:00Z"/>
          <w:rFonts w:ascii="ＭＳ 明朝" w:hAnsi="ＭＳ 明朝"/>
        </w:rPr>
      </w:pPr>
      <w:ins w:id="9106" w:author="株式会社WineBank" w:date="2026-09-29T00:00:00Z">
        <w:r>
          <w:rPr>
            <w:rFonts w:ascii="ＭＳ 明朝" w:hAnsi="ＭＳ 明朝" w:hint="eastAsia"/>
          </w:rPr>
          <w:t xml:space="preserve">3</w:t>
          <w:tab/>
          <w:t xml:space="preserve">前項の価格が得られない対象銘柄については、Liv-ex等の国際的な市場価格指標その他客観的な市場データに基づき合理的に算定する。</w:t>
        </w:r>
      </w:ins>
    </w:p>
    <w:p>
      <w:pPr>
        <w:rPr>
          <w:ins w:id="9107" w:author="株式会社WineBank" w:date="2026-09-29T00:00:00Z"/>
          <w:rFonts w:ascii="ＭＳ 明朝" w:hAnsi="ＭＳ 明朝"/>
        </w:rPr>
      </w:pPr>
    </w:p>
    <w:p>
      <w:pPr>
        <w:keepNext/>
        <w:rPr>
          <w:ins w:id="9108" w:author="株式会社WineBank" w:date="2026-09-29T00:00:00Z"/>
          <w:rFonts w:ascii="ＭＳ 明朝" w:hAnsi="ＭＳ 明朝"/>
        </w:rPr>
      </w:pPr>
      <w:ins w:id="9109" w:author="株式会社WineBank" w:date="2026-09-29T00:00:00Z">
        <w:r>
          <w:rPr>
            <w:rFonts w:ascii="ＭＳ 明朝" w:hAnsi="ＭＳ 明朝" w:hint="eastAsia"/>
          </w:rPr>
          <w:t xml:space="preserve">第2条（評価額）</w:t>
        </w:r>
      </w:ins>
    </w:p>
    <w:p>
      <w:pPr>
        <w:rPr>
          <w:ins w:id="9110" w:author="株式会社WineBank" w:date="2026-09-29T00:00:00Z"/>
          <w:rFonts w:ascii="ＭＳ 明朝" w:hAnsi="ＭＳ 明朝"/>
        </w:rPr>
      </w:pPr>
      <w:commentRangeStart w:id="8"/>
      <w:ins w:id="9111" w:author="株式会社WineBank" w:date="2026-09-29T00:00:00Z">
        <w:r>
          <w:rPr>
            <w:rFonts w:ascii="ＭＳ 明朝" w:hAnsi="ＭＳ 明朝" w:hint="eastAsia"/>
          </w:rPr>
          <w:t xml:space="preserve">現物出資財産の評価額及び受託者等からの取得価格は、時価に（1−α）を乗じた額とする。αは20.8%とする。</w:t>
        </w:r>
      </w:ins>
      <w:commentRangeEnd w:id="8"/>
      <w:r>
        <w:rPr>
          <w:rStyle w:val="CommentReference"/>
        </w:rPr>
        <w:commentReference w:id="8"/>
      </w:r>
    </w:p>
    <w:p>
      <w:pPr>
        <w:rPr>
          <w:ins w:id="9112" w:author="株式会社WineBank" w:date="2026-09-29T00:00:00Z"/>
          <w:rFonts w:ascii="ＭＳ 明朝" w:hAnsi="ＭＳ 明朝"/>
        </w:rPr>
      </w:pPr>
    </w:p>
    <w:p>
      <w:pPr>
        <w:keepNext/>
        <w:rPr>
          <w:ins w:id="9113" w:author="株式会社WineBank" w:date="2026-09-29T00:00:00Z"/>
          <w:rFonts w:ascii="ＭＳ 明朝" w:hAnsi="ＭＳ 明朝"/>
        </w:rPr>
      </w:pPr>
      <w:ins w:id="9114" w:author="株式会社WineBank" w:date="2026-09-29T00:00:00Z">
        <w:r>
          <w:rPr>
            <w:rFonts w:ascii="ＭＳ 明朝" w:hAnsi="ＭＳ 明朝" w:hint="eastAsia"/>
          </w:rPr>
          <w:t xml:space="preserve">第3条（帳簿価額との関係）</w:t>
        </w:r>
      </w:ins>
    </w:p>
    <w:p>
      <w:pPr>
        <w:rPr>
          <w:ins w:id="9115" w:author="株式会社WineBank" w:date="2026-09-29T00:00:00Z"/>
          <w:rFonts w:ascii="ＭＳ 明朝" w:hAnsi="ＭＳ 明朝"/>
        </w:rPr>
      </w:pPr>
      <w:ins w:id="9116" w:author="株式会社WineBank" w:date="2026-09-29T00:00:00Z">
        <w:r>
          <w:rPr>
            <w:rFonts w:ascii="ＭＳ 明朝" w:hAnsi="ＭＳ 明朝" w:hint="eastAsia"/>
          </w:rPr>
          <w:t xml:space="preserve">前条の評価額をもって営業者における取得価額とする。評価額と受託者の帳簿価額との差額は受託者に帰属し、本事業の損益には含めない。</w:t>
        </w:r>
      </w:ins>
    </w:p>
    <w:p>
      <w:pPr>
        <w:rPr>
          <w:ins w:id="9117" w:author="株式会社WineBank" w:date="2026-09-29T00:00:00Z"/>
          <w:rFonts w:ascii="ＭＳ 明朝" w:hAnsi="ＭＳ 明朝"/>
        </w:rPr>
      </w:pPr>
    </w:p>
    <w:p>
      <w:pPr>
        <w:keepNext/>
        <w:rPr>
          <w:ins w:id="9118" w:author="株式会社WineBank" w:date="2026-09-29T00:00:00Z"/>
          <w:rFonts w:ascii="ＭＳ 明朝" w:hAnsi="ＭＳ 明朝"/>
        </w:rPr>
      </w:pPr>
      <w:ins w:id="9119" w:author="株式会社WineBank" w:date="2026-09-29T00:00:00Z">
        <w:r>
          <w:rPr>
            <w:rFonts w:ascii="ＭＳ 明朝" w:hAnsi="ＭＳ 明朝" w:hint="eastAsia"/>
          </w:rPr>
          <w:t xml:space="preserve">第4条（評価額を下回る売却）</w:t>
        </w:r>
      </w:ins>
    </w:p>
    <w:p>
      <w:pPr>
        <w:tabs>
          <w:tab w:val="left" w:pos="518"/>
        </w:tabs>
        <w:ind w:left="518" w:hanging="518"/>
        <w:rPr>
          <w:ins w:id="9120" w:author="株式会社WineBank" w:date="2026-09-29T00:00:00Z"/>
          <w:rFonts w:ascii="ＭＳ 明朝" w:hAnsi="ＭＳ 明朝"/>
        </w:rPr>
      </w:pPr>
      <w:ins w:id="9121" w:author="株式会社WineBank" w:date="2026-09-29T00:00:00Z">
        <w:r>
          <w:rPr>
            <w:rFonts w:ascii="ＭＳ 明朝" w:hAnsi="ＭＳ 明朝" w:hint="eastAsia"/>
          </w:rPr>
          <w:t xml:space="preserve">1</w:t>
          <w:tab/>
          <w:t xml:space="preserve">本財産たるワインの売却価額が前条の取得価額を下回った場合の差額は、本事業の損失として、第9条第5項に従い各本件匿名組合員が出資割合に応じて負担する。</w:t>
        </w:r>
      </w:ins>
    </w:p>
    <w:p>
      <w:pPr>
        <w:tabs>
          <w:tab w:val="left" w:pos="518"/>
        </w:tabs>
        <w:ind w:left="518" w:hanging="518"/>
        <w:rPr>
          <w:ins w:id="9122" w:author="株式会社WineBank" w:date="2026-09-29T00:00:00Z"/>
          <w:rFonts w:ascii="ＭＳ 明朝" w:hAnsi="ＭＳ 明朝"/>
        </w:rPr>
      </w:pPr>
      <w:ins w:id="9123" w:author="株式会社WineBank" w:date="2026-09-29T00:00:00Z">
        <w:r>
          <w:rPr>
            <w:rFonts w:ascii="ＭＳ 明朝" w:hAnsi="ＭＳ 明朝" w:hint="eastAsia"/>
          </w:rPr>
          <w:t xml:space="preserve">2</w:t>
          <w:tab/>
          <w:t xml:space="preserve">前項にかかわらず、評価基準日における時価の算定に用いた資料に誤り又は虚偽があり、これにより評価額が過大となった場合には、受託者は、過大となった額を営業者に金銭で支払うものとする。</w:t>
        </w:r>
      </w:ins>
    </w:p>
    <w:p>
      <w:pPr>
        <w:rPr>
          <w:ins w:id="9124" w:author="株式会社WineBank" w:date="2026-09-29T00:00:00Z"/>
          <w:rFonts w:ascii="ＭＳ 明朝" w:hAnsi="ＭＳ 明朝"/>
        </w:rPr>
      </w:pPr>
    </w:p>
    <w:p>
      <w:pPr>
        <w:keepNext/>
        <w:rPr>
          <w:ins w:id="9125" w:author="株式会社WineBank" w:date="2026-09-29T00:00:00Z"/>
          <w:rFonts w:ascii="ＭＳ 明朝" w:hAnsi="ＭＳ 明朝"/>
        </w:rPr>
      </w:pPr>
      <w:ins w:id="9126" w:author="株式会社WineBank" w:date="2026-09-29T00:00:00Z">
        <w:r>
          <w:rPr>
            <w:rFonts w:ascii="ＭＳ 明朝" w:hAnsi="ＭＳ 明朝" w:hint="eastAsia"/>
          </w:rPr>
          <w:t xml:space="preserve">第5条（消費税等）</w:t>
        </w:r>
      </w:ins>
    </w:p>
    <w:p>
      <w:pPr>
        <w:rPr>
          <w:ins w:id="9127" w:author="株式会社WineBank" w:date="2026-09-29T00:00:00Z"/>
          <w:rFonts w:ascii="ＭＳ 明朝" w:hAnsi="ＭＳ 明朝"/>
        </w:rPr>
      </w:pPr>
      <w:ins w:id="9128" w:author="株式会社WineBank" w:date="2026-09-29T00:00:00Z">
        <w:r>
          <w:rPr>
            <w:rFonts w:ascii="ＭＳ 明朝" w:hAnsi="ＭＳ 明朝" w:hint="eastAsia"/>
          </w:rPr>
          <w:t xml:space="preserve">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ins>
    </w:p>
    <w:p>
      <w:pPr>
        <w:rPr>
          <w:ins w:id="9129" w:author="株式会社WineBank" w:date="2026-09-29T00:00:00Z"/>
          <w:rFonts w:ascii="ＭＳ 明朝" w:hAnsi="ＭＳ 明朝"/>
        </w:rPr>
      </w:pPr>
    </w:p>
    <w:p>
      <w:pPr>
        <w:keepNext/>
        <w:rPr>
          <w:ins w:id="9130" w:author="株式会社WineBank" w:date="2026-09-29T00:00:00Z"/>
          <w:rFonts w:ascii="ＭＳ 明朝" w:hAnsi="ＭＳ 明朝"/>
        </w:rPr>
      </w:pPr>
      <w:ins w:id="9131" w:author="株式会社WineBank" w:date="2026-09-29T00:00:00Z">
        <w:r>
          <w:rPr>
            <w:rFonts w:ascii="ＭＳ 明朝" w:hAnsi="ＭＳ 明朝" w:hint="eastAsia"/>
          </w:rPr>
          <w:t xml:space="preserve">第6条（根拠資料の保存・検証）</w:t>
        </w:r>
      </w:ins>
    </w:p>
    <w:p>
      <w:pPr>
        <w:rPr>
          <w:ins w:id="9132" w:author="株式会社WineBank" w:date="2026-09-29T00:00:00Z"/>
          <w:rFonts w:ascii="ＭＳ 明朝" w:hAnsi="ＭＳ 明朝"/>
        </w:rPr>
      </w:pPr>
      <w:ins w:id="9133" w:author="株式会社WineBank" w:date="2026-09-29T00:00:00Z">
        <w:r>
          <w:rPr>
            <w:rFonts w:ascii="ＭＳ 明朝" w:hAnsi="ＭＳ 明朝" w:hint="eastAsia"/>
          </w:rPr>
          <w:t xml:space="preserve">営業者は、時価の算定に用いた資料を本契約終了後5年間保存し、本出資者の求めに応じて開示する。時価の算定は第12条第5項に定める合意された手続の対象とする。</w:t>
        </w:r>
      </w:ins>
    </w:p>
    <w:p>
      <w:pPr>
        <w:rPr>
          <w:ins w:id="9134" w:author="株式会社WineBank" w:date="2026-09-29T00:00:00Z"/>
          <w:rFonts w:ascii="ＭＳ 明朝" w:hAnsi="ＭＳ 明朝"/>
        </w:rPr>
      </w:pPr>
      <w:ins w:id="9135" w:author="株式会社WineBank" w:date="2026-09-29T00:00:00Z">
        <w:r>
          <w:br w:type="page"/>
        </w:r>
      </w:ins>
    </w:p>
    <w:p>
      <w:pPr>
        <w:jc w:val="center"/>
        <w:rPr>
          <w:ins w:id="9136" w:author="株式会社WineBank" w:date="2026-09-29T00:00:00Z"/>
          <w:rFonts w:ascii="ＭＳ 明朝" w:hAnsi="ＭＳ 明朝"/>
        </w:rPr>
      </w:pPr>
      <w:ins w:id="9137" w:author="株式会社WineBank" w:date="2026-09-29T00:00:00Z">
        <w:r>
          <w:rPr>
            <w:rFonts w:ascii="ＭＳ 明朝" w:hAnsi="ＭＳ 明朝" w:hint="eastAsia"/>
            <w:b/>
          </w:rPr>
          <w:t xml:space="preserve">別紙3　在庫配分方針</w:t>
        </w:r>
      </w:ins>
    </w:p>
    <w:p>
      <w:pPr>
        <w:rPr>
          <w:ins w:id="9138" w:author="株式会社WineBank" w:date="2026-09-29T00:00:00Z"/>
          <w:rFonts w:ascii="ＭＳ 明朝" w:hAnsi="ＭＳ 明朝"/>
        </w:rPr>
      </w:pPr>
    </w:p>
    <w:p>
      <w:pPr>
        <w:rPr>
          <w:ins w:id="9139" w:author="株式会社WineBank" w:date="2026-09-29T00:00:00Z"/>
          <w:rFonts w:ascii="ＭＳ 明朝" w:hAnsi="ＭＳ 明朝"/>
        </w:rPr>
      </w:pPr>
      <w:ins w:id="9140" w:author="株式会社WineBank" w:date="2026-09-29T00:00:00Z">
        <w:r>
          <w:rPr>
            <w:rFonts w:ascii="ＭＳ 明朝" w:hAnsi="ＭＳ 明朝" w:hint="eastAsia"/>
          </w:rPr>
          <w:t xml:space="preserve">本別紙において、「本件在庫」とは本財産たるワインその他の酒類を、「自己勘定在庫」とは受託者が自己の計算において保有するワインその他の酒類をいう。</w:t>
        </w:r>
      </w:ins>
    </w:p>
    <w:p>
      <w:pPr>
        <w:rPr>
          <w:ins w:id="9141" w:author="株式会社WineBank" w:date="2026-09-29T00:00:00Z"/>
          <w:rFonts w:ascii="ＭＳ 明朝" w:hAnsi="ＭＳ 明朝"/>
        </w:rPr>
      </w:pPr>
    </w:p>
    <w:p>
      <w:pPr>
        <w:keepNext/>
        <w:rPr>
          <w:ins w:id="9142" w:author="株式会社WineBank" w:date="2026-09-29T00:00:00Z"/>
          <w:rFonts w:ascii="ＭＳ 明朝" w:hAnsi="ＭＳ 明朝"/>
        </w:rPr>
      </w:pPr>
      <w:ins w:id="9143" w:author="株式会社WineBank" w:date="2026-09-29T00:00:00Z">
        <w:r>
          <w:rPr>
            <w:rFonts w:ascii="ＭＳ 明朝" w:hAnsi="ＭＳ 明朝" w:hint="eastAsia"/>
          </w:rPr>
          <w:t xml:space="preserve">第1条（売却の配分）</w:t>
        </w:r>
      </w:ins>
    </w:p>
    <w:p>
      <w:pPr>
        <w:tabs>
          <w:tab w:val="left" w:pos="518"/>
        </w:tabs>
        <w:ind w:left="518" w:hanging="518"/>
        <w:rPr>
          <w:ins w:id="9144" w:author="株式会社WineBank" w:date="2026-09-29T00:00:00Z"/>
          <w:rFonts w:ascii="ＭＳ 明朝" w:hAnsi="ＭＳ 明朝"/>
        </w:rPr>
      </w:pPr>
      <w:ins w:id="9145" w:author="株式会社WineBank" w:date="2026-09-29T00:00:00Z">
        <w:r>
          <w:rPr>
            <w:rFonts w:ascii="ＭＳ 明朝" w:hAnsi="ＭＳ 明朝" w:hint="eastAsia"/>
          </w:rPr>
          <w:t xml:space="preserve">1</w:t>
          <w:tab/>
          <w:t xml:space="preserve">同一の対象銘柄について本件在庫及び自己勘定在庫の双方が存在する場合、当該対象銘柄の売却は、売却時点における両者の在庫数量の比率に応じて配分する。</w:t>
        </w:r>
      </w:ins>
    </w:p>
    <w:p>
      <w:pPr>
        <w:tabs>
          <w:tab w:val="left" w:pos="518"/>
        </w:tabs>
        <w:ind w:left="518" w:hanging="518"/>
        <w:rPr>
          <w:ins w:id="9146" w:author="株式会社WineBank" w:date="2026-09-29T00:00:00Z"/>
          <w:rFonts w:ascii="ＭＳ 明朝" w:hAnsi="ＭＳ 明朝"/>
        </w:rPr>
      </w:pPr>
      <w:ins w:id="9147" w:author="株式会社WineBank" w:date="2026-09-29T00:00:00Z">
        <w:r>
          <w:rPr>
            <w:rFonts w:ascii="ＭＳ 明朝" w:hAnsi="ＭＳ 明朝" w:hint="eastAsia"/>
          </w:rPr>
          <w:t xml:space="preserve">2</w:t>
          <w:tab/>
          <w:t xml:space="preserve">個々の売却は数量の分割になじまないことから、対象銘柄ごとの累計売却数量の配分比率が前項の比率に一致するよう配分台帳により管理し、当該比率からの乖離が大きい側の在庫から出庫する。</w:t>
        </w:r>
      </w:ins>
    </w:p>
    <w:p>
      <w:pPr>
        <w:tabs>
          <w:tab w:val="left" w:pos="518"/>
        </w:tabs>
        <w:ind w:left="518" w:hanging="518"/>
        <w:rPr>
          <w:ins w:id="9148" w:author="株式会社WineBank" w:date="2026-09-29T00:00:00Z"/>
          <w:rFonts w:ascii="ＭＳ 明朝" w:hAnsi="ＭＳ 明朝"/>
        </w:rPr>
      </w:pPr>
      <w:ins w:id="9149" w:author="株式会社WineBank" w:date="2026-09-29T00:00:00Z">
        <w:r>
          <w:rPr>
            <w:rFonts w:ascii="ＭＳ 明朝" w:hAnsi="ＭＳ 明朝" w:hint="eastAsia"/>
          </w:rPr>
          <w:t xml:space="preserve">3</w:t>
          <w:tab/>
          <w:t xml:space="preserve">前項による乖離が同等である場合、ロット単位での売却その他前項の方法により配分を決し得ない場合、又は配分の判断を要する場合は、本件在庫を優先して売却する。</w:t>
        </w:r>
      </w:ins>
    </w:p>
    <w:p>
      <w:pPr>
        <w:tabs>
          <w:tab w:val="left" w:pos="518"/>
        </w:tabs>
        <w:ind w:left="518" w:hanging="518"/>
        <w:rPr>
          <w:ins w:id="9150" w:author="株式会社WineBank" w:date="2026-09-29T00:00:00Z"/>
          <w:rFonts w:ascii="ＭＳ 明朝" w:hAnsi="ＭＳ 明朝"/>
        </w:rPr>
      </w:pPr>
      <w:ins w:id="9151" w:author="株式会社WineBank" w:date="2026-09-29T00:00:00Z">
        <w:r>
          <w:rPr>
            <w:rFonts w:ascii="ＭＳ 明朝" w:hAnsi="ＭＳ 明朝" w:hint="eastAsia"/>
          </w:rPr>
          <w:t xml:space="preserve">4</w:t>
          <w:tab/>
          <w:t xml:space="preserve">四半期末日における累計配分比率と第1項の比率との乖離が●%を超えた場合、翌四半期においてこれを是正する。</w:t>
        </w:r>
      </w:ins>
    </w:p>
    <w:p>
      <w:pPr>
        <w:rPr>
          <w:ins w:id="9152" w:author="株式会社WineBank" w:date="2026-09-29T00:00:00Z"/>
          <w:rFonts w:ascii="ＭＳ 明朝" w:hAnsi="ＭＳ 明朝"/>
        </w:rPr>
      </w:pPr>
    </w:p>
    <w:p>
      <w:pPr>
        <w:keepNext/>
        <w:rPr>
          <w:ins w:id="9153" w:author="株式会社WineBank" w:date="2026-09-29T00:00:00Z"/>
          <w:rFonts w:ascii="ＭＳ 明朝" w:hAnsi="ＭＳ 明朝"/>
        </w:rPr>
      </w:pPr>
      <w:ins w:id="9154" w:author="株式会社WineBank" w:date="2026-09-29T00:00:00Z">
        <w:r>
          <w:rPr>
            <w:rFonts w:ascii="ＭＳ 明朝" w:hAnsi="ＭＳ 明朝" w:hint="eastAsia"/>
          </w:rPr>
          <w:t xml:space="preserve">第2条（組入銘柄の選定）</w:t>
        </w:r>
      </w:ins>
    </w:p>
    <w:p>
      <w:pPr>
        <w:rPr>
          <w:ins w:id="9155" w:author="株式会社WineBank" w:date="2026-09-29T00:00:00Z"/>
          <w:rFonts w:ascii="ＭＳ 明朝" w:hAnsi="ＭＳ 明朝"/>
        </w:rPr>
      </w:pPr>
      <w:ins w:id="9156" w:author="株式会社WineBank" w:date="2026-09-29T00:00:00Z">
        <w:r>
          <w:rPr>
            <w:rFonts w:ascii="ＭＳ 明朝" w:hAnsi="ＭＳ 明朝" w:hint="eastAsia"/>
          </w:rPr>
          <w:t xml:space="preserve">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ins>
    </w:p>
    <w:p>
      <w:pPr>
        <w:rPr>
          <w:ins w:id="9157" w:author="株式会社WineBank" w:date="2026-09-29T00:00:00Z"/>
          <w:rFonts w:ascii="ＭＳ 明朝" w:hAnsi="ＭＳ 明朝"/>
        </w:rPr>
      </w:pPr>
    </w:p>
    <w:p>
      <w:pPr>
        <w:keepNext/>
        <w:rPr>
          <w:ins w:id="9158" w:author="株式会社WineBank" w:date="2026-09-29T00:00:00Z"/>
          <w:rFonts w:ascii="ＭＳ 明朝" w:hAnsi="ＭＳ 明朝"/>
        </w:rPr>
      </w:pPr>
      <w:ins w:id="9159" w:author="株式会社WineBank" w:date="2026-09-29T00:00:00Z">
        <w:r>
          <w:rPr>
            <w:rFonts w:ascii="ＭＳ 明朝" w:hAnsi="ＭＳ 明朝" w:hint="eastAsia"/>
          </w:rPr>
          <w:t xml:space="preserve">第3条（実現単価の同一性と差額の補填）</w:t>
        </w:r>
      </w:ins>
    </w:p>
    <w:p>
      <w:pPr>
        <w:tabs>
          <w:tab w:val="left" w:pos="518"/>
        </w:tabs>
        <w:ind w:left="518" w:hanging="518"/>
        <w:rPr>
          <w:ins w:id="9160" w:author="株式会社WineBank" w:date="2026-09-29T00:00:00Z"/>
          <w:rFonts w:ascii="ＭＳ 明朝" w:hAnsi="ＭＳ 明朝"/>
        </w:rPr>
      </w:pPr>
      <w:ins w:id="9161" w:author="株式会社WineBank" w:date="2026-09-29T00:00:00Z">
        <w:r>
          <w:rPr>
            <w:rFonts w:ascii="ＭＳ 明朝" w:hAnsi="ＭＳ 明朝" w:hint="eastAsia"/>
          </w:rPr>
          <w:t xml:space="preserve">1</w:t>
          <w:tab/>
          <w:t xml:space="preserve">同一の対象銘柄について同一の四半期に本件在庫及び自己勘定在庫の双方を売却した場合、本件在庫に係る実現単価は自己勘定在庫に係る実現単価を下回らないものとする。</w:t>
        </w:r>
      </w:ins>
    </w:p>
    <w:p>
      <w:pPr>
        <w:tabs>
          <w:tab w:val="left" w:pos="518"/>
        </w:tabs>
        <w:ind w:left="518" w:hanging="518"/>
        <w:rPr>
          <w:ins w:id="9162" w:author="株式会社WineBank" w:date="2026-09-29T00:00:00Z"/>
          <w:rFonts w:ascii="ＭＳ 明朝" w:hAnsi="ＭＳ 明朝"/>
        </w:rPr>
      </w:pPr>
      <w:ins w:id="9163" w:author="株式会社WineBank" w:date="2026-09-29T00:00:00Z">
        <w:r>
          <w:rPr>
            <w:rFonts w:ascii="ＭＳ 明朝" w:hAnsi="ＭＳ 明朝" w:hint="eastAsia"/>
          </w:rPr>
          <w:t xml:space="preserve">2</w:t>
          <w:tab/>
          <w:t xml:space="preserve">前項に反して本件在庫に係る実現単価が下回った場合、受託者は、その差額に当該四半期における本件在庫の売却本数を乗じた金額を、当該四半期の報告書提出後30日以内に営業者に支払う。</w:t>
        </w:r>
      </w:ins>
    </w:p>
    <w:p>
      <w:pPr>
        <w:rPr>
          <w:ins w:id="9164" w:author="株式会社WineBank" w:date="2026-09-29T00:00:00Z"/>
          <w:rFonts w:ascii="ＭＳ 明朝" w:hAnsi="ＭＳ 明朝"/>
        </w:rPr>
      </w:pPr>
    </w:p>
    <w:p>
      <w:pPr>
        <w:keepNext/>
        <w:rPr>
          <w:ins w:id="9165" w:author="株式会社WineBank" w:date="2026-09-29T00:00:00Z"/>
          <w:rFonts w:ascii="ＭＳ 明朝" w:hAnsi="ＭＳ 明朝"/>
        </w:rPr>
      </w:pPr>
      <w:ins w:id="9166" w:author="株式会社WineBank" w:date="2026-09-29T00:00:00Z">
        <w:r>
          <w:rPr>
            <w:rFonts w:ascii="ＭＳ 明朝" w:hAnsi="ＭＳ 明朝" w:hint="eastAsia"/>
          </w:rPr>
          <w:t xml:space="preserve">第4条（配分台帳・出庫の自動割当・分別保管）</w:t>
        </w:r>
      </w:ins>
    </w:p>
    <w:p>
      <w:pPr>
        <w:tabs>
          <w:tab w:val="left" w:pos="518"/>
        </w:tabs>
        <w:ind w:left="518" w:hanging="518"/>
        <w:rPr>
          <w:ins w:id="9167" w:author="株式会社WineBank" w:date="2026-09-29T00:00:00Z"/>
          <w:rFonts w:ascii="ＭＳ 明朝" w:hAnsi="ＭＳ 明朝"/>
        </w:rPr>
      </w:pPr>
      <w:ins w:id="9168" w:author="株式会社WineBank" w:date="2026-09-29T00:00:00Z">
        <w:r>
          <w:rPr>
            <w:rFonts w:ascii="ＭＳ 明朝" w:hAnsi="ＭＳ 明朝" w:hint="eastAsia"/>
          </w:rPr>
          <w:t xml:space="preserve">1</w:t>
          <w:tab/>
          <w:t xml:space="preserve">受託者は、対象銘柄ごとに本件在庫及び自己勘定在庫の期首数量、取得数量、取得単価、売却数量、売却単価及び期末数量を記録した配分台帳を作成・維持し、四半期ごとに営業者を通じて本出資者に開示する。</w:t>
        </w:r>
      </w:ins>
    </w:p>
    <w:p>
      <w:pPr>
        <w:tabs>
          <w:tab w:val="left" w:pos="518"/>
        </w:tabs>
        <w:ind w:left="518" w:hanging="518"/>
        <w:rPr>
          <w:ins w:id="9169" w:author="株式会社WineBank" w:date="2026-09-29T00:00:00Z"/>
          <w:rFonts w:ascii="ＭＳ 明朝" w:hAnsi="ＭＳ 明朝"/>
        </w:rPr>
      </w:pPr>
      <w:ins w:id="9170" w:author="株式会社WineBank" w:date="2026-09-29T00:00:00Z">
        <w:r>
          <w:rPr>
            <w:rFonts w:ascii="ＭＳ 明朝" w:hAnsi="ＭＳ 明朝" w:hint="eastAsia"/>
          </w:rPr>
          <w:t xml:space="preserve">2</w:t>
          <w:tab/>
          <w:t xml:space="preserve">出庫元の決定は前条までの規則に基づき情報システムにより自動的に行い、担当者が変更する場合はその理由を記録する。</w:t>
        </w:r>
      </w:ins>
    </w:p>
    <w:p>
      <w:pPr>
        <w:tabs>
          <w:tab w:val="left" w:pos="518"/>
        </w:tabs>
        <w:ind w:left="518" w:hanging="518"/>
        <w:rPr>
          <w:ins w:id="9171" w:author="株式会社WineBank" w:date="2026-09-29T00:00:00Z"/>
          <w:rFonts w:ascii="ＭＳ 明朝" w:hAnsi="ＭＳ 明朝"/>
        </w:rPr>
      </w:pPr>
      <w:ins w:id="9172" w:author="株式会社WineBank" w:date="2026-09-29T00:00:00Z">
        <w:r>
          <w:rPr>
            <w:rFonts w:ascii="ＭＳ 明朝" w:hAnsi="ＭＳ 明朝" w:hint="eastAsia"/>
          </w:rPr>
          <w:t xml:space="preserve">3</w:t>
          <w:tab/>
          <w:t xml:space="preserve">本件在庫は自己勘定在庫と区分されたロケーションで保管し、識別表示を付す。四半期ごとに第三者による実地棚卸を実施する。</w:t>
        </w:r>
      </w:ins>
    </w:p>
    <w:p>
      <w:pPr>
        <w:rPr>
          <w:ins w:id="9173" w:author="株式会社WineBank" w:date="2026-09-29T00:00:00Z"/>
          <w:rFonts w:ascii="ＭＳ 明朝" w:hAnsi="ＭＳ 明朝"/>
        </w:rPr>
      </w:pPr>
    </w:p>
    <w:p>
      <w:pPr>
        <w:keepNext/>
        <w:rPr>
          <w:ins w:id="9174" w:author="株式会社WineBank" w:date="2026-09-29T00:00:00Z"/>
          <w:rFonts w:ascii="ＭＳ 明朝" w:hAnsi="ＭＳ 明朝"/>
        </w:rPr>
      </w:pPr>
      <w:ins w:id="9175" w:author="株式会社WineBank" w:date="2026-09-29T00:00:00Z">
        <w:r>
          <w:rPr>
            <w:rFonts w:ascii="ＭＳ 明朝" w:hAnsi="ＭＳ 明朝" w:hint="eastAsia"/>
          </w:rPr>
          <w:t xml:space="preserve">第5条（遵守状況の検証・違反時の是正）</w:t>
        </w:r>
      </w:ins>
    </w:p>
    <w:p>
      <w:pPr>
        <w:rPr>
          <w:ins w:id="9176" w:author="株式会社WineBank" w:date="2026-09-29T00:00:00Z"/>
          <w:rFonts w:ascii="ＭＳ 明朝" w:hAnsi="ＭＳ 明朝"/>
        </w:rPr>
      </w:pPr>
      <w:ins w:id="9177" w:author="株式会社WineBank" w:date="2026-09-29T00:00:00Z">
        <w:r>
          <w:rPr>
            <w:rFonts w:ascii="ＭＳ 明朝" w:hAnsi="ＭＳ 明朝" w:hint="eastAsia"/>
          </w:rPr>
          <w:t xml:space="preserve">本別紙の遵守状況は第12条第5項に定める合意された手続の対象とする。違反があった場合、営業者は遅滞なく本出資者に報告し、是正措置の内容及び実施時期を書面で提示する。</w:t>
        </w:r>
      </w:ins>
    </w:p>
    <w:sectPr w:rsidR="00E00210" w:rsidRPr="00DF1AB9" w:rsidSect="00401EBD">
      <w:headerReference w:type="default" r:id="rId10"/>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株式会社WineBank" w:date="2026-09-29T02:11:18Z" w:initials="WB">
    <w:p w14:paraId="664CE17D" w14:textId="77777777">
      <w:r>
        <w:rPr>
          <w:rStyle w:val="CommentReference"/>
        </w:rPr>
        <w:annotationRef/>
      </w:r>
      <w:r>
        <w:rPr>
          <w:color w:val="000000"/>
          <w:sz w:val="20"/>
          <w:szCs w:val="20"/>
        </w:rPr>
        <w:t xml:space="preserve">【法的整理・要弁護士確認】ワインは有価証券・デリバティブに該当しないため、ワインの銘柄選定等に関する助言は投資助言業（金商法2条8項11号）の対象外と考えられます。また本事業は主として有価証券等に投資するものではないため投資運用業（同項15号）にも該当せず、営業者の規制対象は匿名組合出資持分の自己募集（適格機関投資家等特例業務）に限られるという整理です。受託者が実質的に投資判断を行う実態となる場合の評価も含め、顧問弁護士の確認を経て確定します。助言の範囲は本項なお書きで明確化しました。</w:t>
      </w:r>
    </w:p>
  </w:comment>
  <w:comment w:id="1" w:author="株式会社WineBank" w:date="2026-09-29T02:11:18Z" w:initials="WB">
    <w:p w14:paraId="7E200083" w14:textId="77777777">
      <w:r>
        <w:rPr>
          <w:rStyle w:val="CommentReference"/>
        </w:rPr>
        <w:annotationRef/>
      </w:r>
      <w:r>
        <w:rPr>
          <w:color w:val="000000"/>
          <w:sz w:val="20"/>
          <w:szCs w:val="20"/>
        </w:rPr>
        <w:t xml:space="preserve">適格機関投資家以外の出資者は、特例業務対象投資家（金商法施行令等に定める属性要件）に該当する必要があります。各出資予定者の該当性を組成前に確認します。</w:t>
      </w:r>
    </w:p>
  </w:comment>
  <w:comment w:id="2" w:author="株式会社WineBank" w:date="2026-09-29T02:11:19Z" w:initials="WB">
    <w:p w14:paraId="78E17113" w14:textId="77777777">
      <w:r>
        <w:rPr>
          <w:rStyle w:val="CommentReference"/>
        </w:rPr>
        <w:annotationRef/>
      </w:r>
      <w:r>
        <w:rPr>
          <w:color w:val="000000"/>
          <w:sz w:val="20"/>
          <w:szCs w:val="20"/>
        </w:rPr>
        <w:t xml:space="preserve">評価方法の詳細は別紙2に記載しました。(1)評価額を下回る売却による損失は本事業の損失として出資割合で負担し、時価算定資料の誤り等の場合のみWineBankが補填、(2)消費税等は営業者が金銭で支払い仕入税額控除で回収、とする案です。(1)は事業判断、(2)は税理士確認事項です。</w:t>
      </w:r>
    </w:p>
  </w:comment>
  <w:comment w:id="3" w:author="株式会社WineBank" w:date="2026-09-29T02:11:19Z" w:initials="WB">
    <w:p w14:paraId="38B5D3A9" w14:textId="77777777">
      <w:r>
        <w:rPr>
          <w:rStyle w:val="CommentReference"/>
        </w:rPr>
        <w:annotationRef/>
      </w:r>
      <w:r>
        <w:rPr>
          <w:color w:val="000000"/>
          <w:sz w:val="20"/>
          <w:szCs w:val="20"/>
        </w:rPr>
        <w:t xml:space="preserve">ご指摘の「ワインの取得価格の公正性」に対応する新設条項です。WineBankが現物出資分60%に加え、投資家出資分で購入するワインもWineBankから取得するため、両方を同じ評価方法（別紙2）に服させています。</w:t>
      </w:r>
    </w:p>
  </w:comment>
  <w:comment w:id="4" w:author="株式会社WineBank" w:date="2026-09-29T02:11:19Z" w:initials="WB">
    <w:p w14:paraId="58682497" w14:textId="77777777">
      <w:r>
        <w:rPr>
          <w:rStyle w:val="CommentReference"/>
        </w:rPr>
        <w:annotationRef/>
      </w:r>
      <w:r>
        <w:rPr>
          <w:color w:val="000000"/>
          <w:sz w:val="20"/>
          <w:szCs w:val="20"/>
        </w:rPr>
        <w:t xml:space="preserve">提案資料と整合させ、従来の各計算期間30万円を総額（WineBank出資分を含む）の年2%に置き換え、成功報酬を収受しない旨を明記しました。第9条第1項②a.の管理委託契約第4条第2項の報酬は、営業者が本管理報酬（固有財産）から支払う整理で整合しています。</w:t>
      </w:r>
    </w:p>
  </w:comment>
  <w:comment w:id="5" w:author="株式会社WineBank" w:date="2026-09-29T02:11:19Z" w:initials="WB">
    <w:p w14:paraId="19B0D97E" w14:textId="77777777">
      <w:r>
        <w:rPr>
          <w:rStyle w:val="CommentReference"/>
        </w:rPr>
        <w:annotationRef/>
      </w:r>
      <w:r>
        <w:rPr>
          <w:color w:val="000000"/>
          <w:sz w:val="20"/>
          <w:szCs w:val="20"/>
        </w:rPr>
        <w:t xml:space="preserve">合同会社WineBank P1の日付が残っていたため修正しました。運用期間5年に合わせ、当初出資実行日の確定後に記入します。</w:t>
      </w:r>
    </w:p>
  </w:comment>
  <w:comment w:id="6" w:author="株式会社WineBank" w:date="2026-09-29T02:11:19Z" w:initials="WB">
    <w:p w14:paraId="5D2BA304" w14:textId="77777777">
      <w:r>
        <w:rPr>
          <w:rStyle w:val="CommentReference"/>
        </w:rPr>
        <w:annotationRef/>
      </w:r>
      <w:r>
        <w:rPr>
          <w:color w:val="000000"/>
          <w:sz w:val="20"/>
          <w:szCs w:val="20"/>
        </w:rPr>
        <w:t xml:space="preserve">売れ残り時にWineBankが買い取る案です。買取価格（時価から控除する販売費用相当の料率）と期限は事業判断のため●としています。</w:t>
      </w:r>
    </w:p>
  </w:comment>
  <w:comment w:id="7" w:author="株式会社WineBank" w:date="2026-09-29T02:11:19Z" w:initials="WB">
    <w:p w14:paraId="0E1C54F4" w14:textId="77777777">
      <w:r>
        <w:rPr>
          <w:rStyle w:val="CommentReference"/>
        </w:rPr>
        <w:annotationRef/>
      </w:r>
      <w:r>
        <w:rPr>
          <w:color w:val="000000"/>
          <w:sz w:val="20"/>
          <w:szCs w:val="20"/>
        </w:rPr>
        <w:t xml:space="preserve">ご提示いただいた社名・住所（WineBankと同一）に合わせ修正しました。登記上の本店所在地の表記に合わせてください。</w:t>
      </w:r>
    </w:p>
  </w:comment>
  <w:comment w:id="8" w:author="株式会社WineBank" w:date="2026-09-29T02:11:19Z" w:initials="WB">
    <w:p w14:paraId="59C15965" w14:textId="77777777">
      <w:r>
        <w:rPr>
          <w:rStyle w:val="CommentReference"/>
        </w:rPr>
        <w:annotationRef/>
      </w:r>
      <w:r>
        <w:rPr>
          <w:color w:val="000000"/>
          <w:sz w:val="20"/>
          <w:szCs w:val="20"/>
        </w:rPr>
        <w:t xml:space="preserve">αは提案資料（時価−α卸）と同じ20.8%としています。変更には受託者及びその関係者を除く出資者の出資割合の過半の同意を要する設計です（第5条の2第4項）。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CE17D" w15:done="0"/>
  <w15:commentEx w15:paraId="7E200083" w15:done="0"/>
  <w15:commentEx w15:paraId="78E17113" w15:done="0"/>
  <w15:commentEx w15:paraId="38B5D3A9" w15:done="0"/>
  <w15:commentEx w15:paraId="58682497" w15:done="0"/>
  <w15:commentEx w15:paraId="19B0D97E" w15:done="0"/>
  <w15:commentEx w15:paraId="5D2BA304" w15:done="0"/>
  <w15:commentEx w15:paraId="0E1C54F4" w15:done="0"/>
  <w15:commentEx w15:paraId="59C1596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4F390B3F" w16cex:dateUtc="2026-09-29T02:11:18Z"/>
  <w16cex:commentExtensible w16cex:durableId="0F06E5F3" w16cex:dateUtc="2026-09-29T02:11:18Z"/>
  <w16cex:commentExtensible w16cex:durableId="1D0C20C6" w16cex:dateUtc="2026-09-29T02:11:19Z"/>
  <w16cex:commentExtensible w16cex:durableId="6312FAA8" w16cex:dateUtc="2026-09-29T02:11:19Z"/>
  <w16cex:commentExtensible w16cex:durableId="45C0E19B" w16cex:dateUtc="2026-09-29T02:11:19Z"/>
  <w16cex:commentExtensible w16cex:durableId="2860DF94" w16cex:dateUtc="2026-09-29T02:11:19Z"/>
  <w16cex:commentExtensible w16cex:durableId="1287ADCC" w16cex:dateUtc="2026-09-29T02:11:19Z"/>
  <w16cex:commentExtensible w16cex:durableId="0617249F" w16cex:dateUtc="2026-09-29T02:11:19Z"/>
  <w16cex:commentExtensible w16cex:durableId="4E25CB71" w16cex:dateUtc="2026-09-29T02:11:1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CE17D" w16cid:durableId="4F390B3F"/>
  <w16cid:commentId w16cid:paraId="7E200083" w16cid:durableId="0F06E5F3"/>
  <w16cid:commentId w16cid:paraId="78E17113" w16cid:durableId="1D0C20C6"/>
  <w16cid:commentId w16cid:paraId="38B5D3A9" w16cid:durableId="6312FAA8"/>
  <w16cid:commentId w16cid:paraId="58682497" w16cid:durableId="45C0E19B"/>
  <w16cid:commentId w16cid:paraId="19B0D97E" w16cid:durableId="2860DF94"/>
  <w16cid:commentId w16cid:paraId="5D2BA304" w16cid:durableId="1287ADCC"/>
  <w16cid:commentId w16cid:paraId="0E1C54F4" w16cid:durableId="0617249F"/>
  <w16cid:commentId w16cid:paraId="59C15965" w16cid:durableId="4E25CB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8A4CC" w14:textId="77777777" w:rsidR="00FD5171" w:rsidRDefault="00FD5171">
      <w:r>
        <w:separator/>
      </w:r>
    </w:p>
  </w:endnote>
  <w:endnote w:type="continuationSeparator" w:id="0">
    <w:p w14:paraId="012C1D45" w14:textId="77777777" w:rsidR="00FD5171" w:rsidRDefault="00FD51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11E6A" w14:textId="77777777" w:rsidR="00FD5171" w:rsidRDefault="00FD5171">
      <w:r>
        <w:separator/>
      </w:r>
    </w:p>
  </w:footnote>
  <w:footnote w:type="continuationSeparator" w:id="0">
    <w:p w14:paraId="479388BB" w14:textId="77777777" w:rsidR="00FD5171" w:rsidRDefault="00FD51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5D4E"/>
    <w:rsid w:val="004E6286"/>
    <w:rsid w:val="004F4A9C"/>
    <w:rsid w:val="004F6C83"/>
    <w:rsid w:val="004F7278"/>
    <w:rsid w:val="00504ABE"/>
    <w:rsid w:val="00506096"/>
    <w:rsid w:val="0051735B"/>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20769"/>
    <w:rsid w:val="00626E74"/>
    <w:rsid w:val="00653FBE"/>
    <w:rsid w:val="006600D8"/>
    <w:rsid w:val="006731DC"/>
    <w:rsid w:val="00674DD0"/>
    <w:rsid w:val="0069105B"/>
    <w:rsid w:val="00696528"/>
    <w:rsid w:val="00697F38"/>
    <w:rsid w:val="006A6688"/>
    <w:rsid w:val="006C06D7"/>
    <w:rsid w:val="006C55F3"/>
    <w:rsid w:val="006C6049"/>
    <w:rsid w:val="006D19BC"/>
    <w:rsid w:val="006E0E38"/>
    <w:rsid w:val="006F4CCC"/>
    <w:rsid w:val="00726561"/>
    <w:rsid w:val="00730C4B"/>
    <w:rsid w:val="00737186"/>
    <w:rsid w:val="00737BBC"/>
    <w:rsid w:val="00757179"/>
    <w:rsid w:val="007732EC"/>
    <w:rsid w:val="007755EC"/>
    <w:rsid w:val="007773ED"/>
    <w:rsid w:val="00782EE6"/>
    <w:rsid w:val="007848D5"/>
    <w:rsid w:val="007849B9"/>
    <w:rsid w:val="00785EBF"/>
    <w:rsid w:val="00796D90"/>
    <w:rsid w:val="007B4345"/>
    <w:rsid w:val="007B63BA"/>
    <w:rsid w:val="007C1A77"/>
    <w:rsid w:val="007C29F8"/>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A01B0B"/>
    <w:rsid w:val="00A055ED"/>
    <w:rsid w:val="00A200B9"/>
    <w:rsid w:val="00A20141"/>
    <w:rsid w:val="00A2101E"/>
    <w:rsid w:val="00A3157B"/>
    <w:rsid w:val="00A55257"/>
    <w:rsid w:val="00A63F46"/>
    <w:rsid w:val="00A713C4"/>
    <w:rsid w:val="00A7778A"/>
    <w:rsid w:val="00A77E59"/>
    <w:rsid w:val="00A90170"/>
    <w:rsid w:val="00A92F93"/>
    <w:rsid w:val="00A958C4"/>
    <w:rsid w:val="00AA4059"/>
    <w:rsid w:val="00AA532E"/>
    <w:rsid w:val="00AA63AA"/>
    <w:rsid w:val="00AA7665"/>
    <w:rsid w:val="00AB1EB2"/>
    <w:rsid w:val="00AB3F94"/>
    <w:rsid w:val="00AC49E7"/>
    <w:rsid w:val="00AE01D4"/>
    <w:rsid w:val="00AF43F0"/>
    <w:rsid w:val="00AF4D10"/>
    <w:rsid w:val="00B04F0E"/>
    <w:rsid w:val="00B04FC6"/>
    <w:rsid w:val="00B07C4F"/>
    <w:rsid w:val="00B105DC"/>
    <w:rsid w:val="00B25492"/>
    <w:rsid w:val="00B32ADF"/>
    <w:rsid w:val="00B70790"/>
    <w:rsid w:val="00B77BB3"/>
    <w:rsid w:val="00B821EA"/>
    <w:rsid w:val="00B82907"/>
    <w:rsid w:val="00B842D6"/>
    <w:rsid w:val="00B87E43"/>
    <w:rsid w:val="00B906E5"/>
    <w:rsid w:val="00BA4642"/>
    <w:rsid w:val="00BA54DC"/>
    <w:rsid w:val="00BA585C"/>
    <w:rsid w:val="00BF1A00"/>
    <w:rsid w:val="00BF3B3B"/>
    <w:rsid w:val="00C00AAE"/>
    <w:rsid w:val="00C01EED"/>
    <w:rsid w:val="00C04662"/>
    <w:rsid w:val="00C056C6"/>
    <w:rsid w:val="00C06232"/>
    <w:rsid w:val="00C069CE"/>
    <w:rsid w:val="00C16EEF"/>
    <w:rsid w:val="00C3315E"/>
    <w:rsid w:val="00C33352"/>
    <w:rsid w:val="00C37F32"/>
    <w:rsid w:val="00C53909"/>
    <w:rsid w:val="00C55256"/>
    <w:rsid w:val="00C649B8"/>
    <w:rsid w:val="00C64F6D"/>
    <w:rsid w:val="00C737A3"/>
    <w:rsid w:val="00C80133"/>
    <w:rsid w:val="00C853C6"/>
    <w:rsid w:val="00CA070C"/>
    <w:rsid w:val="00CC1B29"/>
    <w:rsid w:val="00CE3A18"/>
    <w:rsid w:val="00CF2084"/>
    <w:rsid w:val="00CF30EB"/>
    <w:rsid w:val="00D06274"/>
    <w:rsid w:val="00D07391"/>
    <w:rsid w:val="00D11BB6"/>
    <w:rsid w:val="00D11C1E"/>
    <w:rsid w:val="00D17EA0"/>
    <w:rsid w:val="00D2464E"/>
    <w:rsid w:val="00D300A7"/>
    <w:rsid w:val="00D5391B"/>
    <w:rsid w:val="00D67BE3"/>
    <w:rsid w:val="00D748FA"/>
    <w:rsid w:val="00D863C3"/>
    <w:rsid w:val="00DA3A97"/>
    <w:rsid w:val="00DA6F90"/>
    <w:rsid w:val="00DB636C"/>
    <w:rsid w:val="00DC5D34"/>
    <w:rsid w:val="00DD1624"/>
    <w:rsid w:val="00DE23D1"/>
    <w:rsid w:val="00DE3EFB"/>
    <w:rsid w:val="00DE6F8E"/>
    <w:rsid w:val="00DF0AAE"/>
    <w:rsid w:val="00DF1AB9"/>
    <w:rsid w:val="00E00210"/>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C3ACC"/>
    <w:rsid w:val="00EC7DED"/>
    <w:rsid w:val="00EE12B3"/>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comments" Target="comments.xml"/><Relationship Id="rId14" Type="http://schemas.microsoft.com/office/2011/relationships/commentsExtended" Target="commentsExtended.xml"/><Relationship Id="rId15" Type="http://schemas.microsoft.com/office/2016/09/relationships/commentsIds" Target="commentsIds.xml"/><Relationship Id="rId16"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1902</Words>
  <Characters>10846</Characters>
  <Application>Microsoft Office Word</Application>
  <DocSecurity>0</DocSecurity>
  <Lines>90</Lines>
  <Paragraphs>25</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12723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2026-09-29T02:04:00Z</dcterms:created>
  <dcterms:modified xsi:type="dcterms:W3CDTF">2026-09-29T02:04:00Z</dcterms:modified>
</cp:coreProperties>
</file>