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0C24C9A2"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w:t>
      </w:r>
      <w:ins w:id="3" w:author="Kunihito Nakano" w:date="2026-09-30T18:22:00Z" w16du:dateUtc="2026-09-30T09:22:00Z">
        <w:r w:rsidR="005241D7">
          <w:rPr>
            <w:rFonts w:ascii="ＭＳ 明朝" w:hAnsi="ＭＳ 明朝" w:hint="eastAsia"/>
          </w:rPr>
          <w:t>別紙１に定める</w:t>
        </w:r>
      </w:ins>
      <w:r>
        <w:rPr>
          <w:rFonts w:ascii="ＭＳ 明朝" w:hAnsi="ＭＳ 明朝" w:hint="eastAsia"/>
        </w:rPr>
        <w:t>2026年〇月〇日付にて締結される管理委託契約書（その後の修正及び変更を含む。）</w:t>
      </w:r>
      <w:ins w:id="4" w:author="株式会社WineBank" w:date="2026-09-29T00:00:00Z">
        <w:del w:id="5" w:author="Kunihito Nakano" w:date="2026-09-30T18:22:00Z" w16du:dateUtc="2026-09-30T09:22:00Z">
          <w:r w:rsidDel="005241D7">
            <w:rPr>
              <w:rFonts w:ascii="ＭＳ 明朝" w:hAnsi="ＭＳ 明朝" w:hint="eastAsia"/>
            </w:rPr>
            <w:delText>（その写しを別紙1として本契約に添付する。）</w:delText>
          </w:r>
        </w:del>
      </w:ins>
      <w:r>
        <w:rPr>
          <w:rFonts w:ascii="ＭＳ 明朝" w:hAnsi="ＭＳ 明朝" w:hint="eastAsia"/>
        </w:rPr>
        <w:t>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w:t>
      </w:r>
      <w:r>
        <w:rPr>
          <w:rFonts w:ascii="ＭＳ 明朝" w:hAnsi="ＭＳ 明朝" w:hint="eastAsia"/>
        </w:rPr>
        <w:lastRenderedPageBreak/>
        <w:t>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6"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7"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8"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「本事業」とは、ワインその他の酒類の取得、保有、管理若しくは売却に関する事</w:t>
      </w:r>
      <w:r>
        <w:rPr>
          <w:rFonts w:ascii="ＭＳ 明朝" w:hAnsi="ＭＳ 明朝" w:hint="eastAsia"/>
        </w:rPr>
        <w:lastRenderedPageBreak/>
        <w:t>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r>
      <w:r>
        <w:rPr>
          <w:rFonts w:ascii="ＭＳ 明朝" w:hAnsi="ＭＳ 明朝" w:hint="eastAsia"/>
        </w:rPr>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w:t>
      </w:r>
      <w:r>
        <w:rPr>
          <w:rFonts w:hint="eastAsia"/>
        </w:rPr>
        <w:t>23</w:t>
      </w:r>
      <w:r>
        <w:rPr>
          <w:rFonts w:hint="eastAsia"/>
        </w:rPr>
        <w:t>条の</w:t>
      </w:r>
      <w:r>
        <w:rPr>
          <w:rFonts w:hint="eastAsia"/>
        </w:rPr>
        <w:t>13</w:t>
      </w:r>
      <w:r>
        <w:rPr>
          <w:rFonts w:hint="eastAsia"/>
        </w:rPr>
        <w:t>第</w:t>
      </w:r>
      <w:r>
        <w:rPr>
          <w:rFonts w:hint="eastAsia"/>
        </w:rPr>
        <w:t>5</w:t>
      </w:r>
      <w:r>
        <w:rPr>
          <w:rFonts w:hint="eastAsia"/>
        </w:rPr>
        <w:t>項に規定する書面に該当すること及び本契約に記名押印した上で本出資者がその正本</w:t>
      </w:r>
      <w:r>
        <w:rPr>
          <w:rFonts w:hint="eastAsia"/>
        </w:rPr>
        <w:t>1</w:t>
      </w:r>
      <w:r>
        <w:rPr>
          <w:rFonts w:hint="eastAsia"/>
        </w:rPr>
        <w:t>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9"/>
      <w:r>
        <w:rPr>
          <w:rFonts w:ascii="ＭＳ 明朝" w:hAnsi="ＭＳ 明朝" w:hint="eastAsia"/>
        </w:rPr>
        <w:t>5    営業者及び本出資者は、本事業に係る最終的な投資判断は、受託者の助言を踏まえて、営業者自身により行われることを確認する。</w:t>
      </w:r>
      <w:ins w:id="10"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9"/>
      <w:r w:rsidRPr="002D3C34">
        <w:rPr>
          <w:rStyle w:val="af4"/>
          <w:rFonts w:ascii="ＭＳ 明朝" w:hAnsi="ＭＳ 明朝"/>
          <w:sz w:val="21"/>
          <w:szCs w:val="24"/>
        </w:rPr>
        <w:commentReference w:id="9"/>
      </w:r>
    </w:p>
    <w:p w14:paraId="0325369A" w14:textId="77777777" w:rsidR="00426997" w:rsidRDefault="00912D27">
      <w:pPr>
        <w:tabs>
          <w:tab w:val="left" w:pos="518"/>
        </w:tabs>
        <w:ind w:left="518" w:hanging="518"/>
        <w:rPr>
          <w:ins w:id="11" w:author="株式会社WineBank" w:date="2026-09-29T00:00:00Z"/>
          <w:rFonts w:ascii="ＭＳ 明朝" w:hAnsi="ＭＳ 明朝"/>
        </w:rPr>
      </w:pPr>
      <w:commentRangeStart w:id="12"/>
      <w:ins w:id="13" w:author="株式会社WineBank" w:date="2026-09-29T00:00:00Z">
        <w:r>
          <w:rPr>
            <w:rFonts w:ascii="ＭＳ 明朝" w:hAnsi="ＭＳ 明朝" w:hint="eastAsia"/>
          </w:rPr>
          <w:t>6</w:t>
        </w:r>
        <w:r>
          <w:rPr>
            <w:rFonts w:ascii="ＭＳ 明朝" w:hAnsi="ＭＳ 明朝" w:hint="eastAsia"/>
          </w:rPr>
          <w:tab/>
          <w:t>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ins>
      <w:commentRangeEnd w:id="12"/>
      <w:r>
        <w:rPr>
          <w:rStyle w:val="af4"/>
          <w:rFonts w:ascii="ＭＳ 明朝" w:hAnsi="ＭＳ 明朝"/>
          <w:sz w:val="21"/>
          <w:szCs w:val="24"/>
        </w:rPr>
        <w:commentReference w:id="12"/>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lastRenderedPageBreak/>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4" w:author="株式会社WineBank" w:date="2026-09-29T00:00:00Z"/>
          <w:rFonts w:ascii="ＭＳ 明朝" w:hAnsi="ＭＳ 明朝"/>
        </w:rPr>
      </w:pPr>
    </w:p>
    <w:p w14:paraId="2A5E97C9" w14:textId="77777777" w:rsidR="00426997" w:rsidRDefault="00912D27">
      <w:pPr>
        <w:keepNext/>
        <w:rPr>
          <w:ins w:id="15" w:author="株式会社WineBank" w:date="2026-09-29T00:00:00Z"/>
          <w:rFonts w:ascii="ＭＳ 明朝" w:hAnsi="ＭＳ 明朝"/>
        </w:rPr>
      </w:pPr>
      <w:commentRangeStart w:id="16"/>
      <w:ins w:id="17" w:author="株式会社WineBank" w:date="2026-09-29T00:00:00Z">
        <w:r>
          <w:rPr>
            <w:rFonts w:ascii="ＭＳ 明朝" w:hAnsi="ＭＳ 明朝" w:hint="eastAsia"/>
          </w:rPr>
          <w:t>第3条の2（現物出資）</w:t>
        </w:r>
      </w:ins>
      <w:commentRangeEnd w:id="16"/>
      <w:r>
        <w:rPr>
          <w:rStyle w:val="af4"/>
          <w:rFonts w:ascii="ＭＳ 明朝" w:hAnsi="ＭＳ 明朝"/>
          <w:sz w:val="21"/>
          <w:szCs w:val="24"/>
        </w:rPr>
        <w:commentReference w:id="16"/>
      </w:r>
    </w:p>
    <w:p w14:paraId="1A31CBF1" w14:textId="77777777" w:rsidR="00426997" w:rsidRDefault="00912D27">
      <w:pPr>
        <w:tabs>
          <w:tab w:val="left" w:pos="518"/>
        </w:tabs>
        <w:ind w:left="518" w:hanging="518"/>
        <w:rPr>
          <w:ins w:id="18" w:author="株式会社WineBank" w:date="2026-09-29T00:00:00Z"/>
          <w:rFonts w:ascii="ＭＳ 明朝" w:hAnsi="ＭＳ 明朝"/>
        </w:rPr>
      </w:pPr>
      <w:ins w:id="19" w:author="株式会社WineBank" w:date="2026-09-29T00:00:00Z">
        <w:r>
          <w:rPr>
            <w:rFonts w:ascii="ＭＳ 明朝" w:hAnsi="ＭＳ 明朝" w:hint="eastAsia"/>
          </w:rPr>
          <w:t>1</w:t>
        </w:r>
        <w:r>
          <w:rPr>
            <w:rFonts w:ascii="ＭＳ 明朝" w:hAnsi="ＭＳ 明朝" w:hint="eastAsia"/>
          </w:rPr>
          <w:tab/>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20" w:author="株式会社WineBank" w:date="2026-09-29T00:00:00Z"/>
          <w:rFonts w:ascii="ＭＳ 明朝" w:hAnsi="ＭＳ 明朝"/>
        </w:rPr>
      </w:pPr>
      <w:ins w:id="21" w:author="株式会社WineBank" w:date="2026-09-29T00:00:00Z">
        <w:r>
          <w:rPr>
            <w:rFonts w:ascii="ＭＳ 明朝" w:hAnsi="ＭＳ 明朝" w:hint="eastAsia"/>
          </w:rPr>
          <w:t>2</w:t>
        </w:r>
        <w:r>
          <w:rPr>
            <w:rFonts w:ascii="ＭＳ 明朝" w:hAnsi="ＭＳ 明朝" w:hint="eastAsia"/>
          </w:rPr>
          <w:tab/>
          <w:t>現物出資財産の評価額は、別紙2に定める評価方法により算定するものとし、当該評価額をもって当該本件匿名組合員の出資金の額及び営業者における取得価額とする。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2" w:author="株式会社WineBank" w:date="2026-09-29T00:00:00Z"/>
          <w:rFonts w:ascii="ＭＳ 明朝" w:hAnsi="ＭＳ 明朝"/>
        </w:rPr>
      </w:pPr>
      <w:ins w:id="23" w:author="株式会社WineBank" w:date="2026-09-29T00:00:00Z">
        <w:r>
          <w:rPr>
            <w:rFonts w:ascii="ＭＳ 明朝" w:hAnsi="ＭＳ 明朝" w:hint="eastAsia"/>
          </w:rPr>
          <w:t>3</w:t>
        </w:r>
        <w:r>
          <w:rPr>
            <w:rFonts w:ascii="ＭＳ 明朝" w:hAnsi="ＭＳ 明朝" w:hint="eastAsia"/>
          </w:rPr>
          <w:tab/>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4" w:author="株式会社WineBank" w:date="2026-09-29T00:00:00Z"/>
          <w:rFonts w:ascii="ＭＳ 明朝" w:hAnsi="ＭＳ 明朝"/>
        </w:rPr>
      </w:pPr>
      <w:ins w:id="25" w:author="株式会社WineBank" w:date="2026-09-29T00:00:00Z">
        <w:r>
          <w:rPr>
            <w:rFonts w:ascii="ＭＳ 明朝" w:hAnsi="ＭＳ 明朝" w:hint="eastAsia"/>
          </w:rPr>
          <w:t>4</w:t>
        </w:r>
        <w:r>
          <w:rPr>
            <w:rFonts w:ascii="ＭＳ 明朝" w:hAnsi="ＭＳ 明朝" w:hint="eastAsia"/>
          </w:rPr>
          <w:tab/>
          <w:t>現物出資財産の売却価額がその評価額を下回ったことにより生じる損失の取扱いは、第9条第5項及び別紙2第4条に定めるところによる。</w:t>
        </w:r>
      </w:ins>
    </w:p>
    <w:p w14:paraId="7FFD7D3F" w14:textId="77777777" w:rsidR="00426997" w:rsidRDefault="00912D27">
      <w:pPr>
        <w:tabs>
          <w:tab w:val="left" w:pos="518"/>
        </w:tabs>
        <w:ind w:left="518" w:hanging="518"/>
        <w:rPr>
          <w:ins w:id="26" w:author="株式会社WineBank" w:date="2026-09-29T00:00:00Z"/>
          <w:rFonts w:ascii="ＭＳ 明朝" w:hAnsi="ＭＳ 明朝"/>
        </w:rPr>
      </w:pPr>
      <w:ins w:id="27" w:author="株式会社WineBank" w:date="2026-09-29T00:00:00Z">
        <w:r>
          <w:rPr>
            <w:rFonts w:ascii="ＭＳ 明朝" w:hAnsi="ＭＳ 明朝" w:hint="eastAsia"/>
          </w:rPr>
          <w:t>5</w:t>
        </w:r>
        <w:r>
          <w:rPr>
            <w:rFonts w:ascii="ＭＳ 明朝" w:hAnsi="ＭＳ 明朝" w:hint="eastAsia"/>
          </w:rPr>
          <w:tab/>
          <w:t>現物出資に係る消費税及び地方消費税の負担並びに精算は、別紙2第5条に定めるところによる。</w:t>
        </w:r>
      </w:ins>
    </w:p>
    <w:p w14:paraId="3ABAC99B" w14:textId="77777777" w:rsidR="00426997" w:rsidRDefault="00912D27">
      <w:pPr>
        <w:tabs>
          <w:tab w:val="left" w:pos="518"/>
        </w:tabs>
        <w:ind w:left="518" w:hanging="518"/>
        <w:rPr>
          <w:ins w:id="28" w:author="株式会社WineBank" w:date="2026-09-29T00:00:00Z"/>
          <w:rFonts w:ascii="ＭＳ 明朝" w:hAnsi="ＭＳ 明朝"/>
        </w:rPr>
      </w:pPr>
      <w:ins w:id="29" w:author="株式会社WineBank" w:date="2026-09-29T00:00:00Z">
        <w:r>
          <w:rPr>
            <w:rFonts w:ascii="ＭＳ 明朝" w:hAnsi="ＭＳ 明朝" w:hint="eastAsia"/>
          </w:rPr>
          <w:t>6</w:t>
        </w:r>
        <w:r>
          <w:rPr>
            <w:rFonts w:ascii="ＭＳ 明朝" w:hAnsi="ＭＳ 明朝" w:hint="eastAsia"/>
          </w:rPr>
          <w:tab/>
          <w:t>営業者は、現物出資財産の明細（銘柄、ヴィンテージ、本数、評価額及びその算定根拠を含む。）を、現物出資の実行日から30日以内に本件匿名組合員に報告する。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営業者は、自己の名の下に、その裁量に従い本事業の目的を達成するために必要と判</w:t>
      </w:r>
      <w:r>
        <w:rPr>
          <w:rFonts w:ascii="ＭＳ 明朝" w:hAnsi="ＭＳ 明朝" w:hint="eastAsia"/>
        </w:rPr>
        <w:lastRenderedPageBreak/>
        <w:t>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30" w:author="株式会社WineBank" w:date="2026-09-29T00:00:00Z"/>
          <w:rFonts w:ascii="ＭＳ 明朝" w:hAnsi="ＭＳ 明朝"/>
        </w:rPr>
      </w:pPr>
    </w:p>
    <w:p w14:paraId="4B35A3DB" w14:textId="77777777" w:rsidR="00426997" w:rsidRDefault="00912D27">
      <w:pPr>
        <w:keepNext/>
        <w:rPr>
          <w:ins w:id="31" w:author="株式会社WineBank" w:date="2026-09-29T00:00:00Z"/>
          <w:rFonts w:ascii="ＭＳ 明朝" w:hAnsi="ＭＳ 明朝"/>
        </w:rPr>
      </w:pPr>
      <w:commentRangeStart w:id="32"/>
      <w:ins w:id="33" w:author="株式会社WineBank" w:date="2026-09-29T00:00:00Z">
        <w:r>
          <w:rPr>
            <w:rFonts w:ascii="ＭＳ 明朝" w:hAnsi="ＭＳ 明朝" w:hint="eastAsia"/>
          </w:rPr>
          <w:t>第5条の2（受託者等からの取得価格の公正性）</w:t>
        </w:r>
      </w:ins>
      <w:commentRangeEnd w:id="32"/>
      <w:r>
        <w:rPr>
          <w:rStyle w:val="af4"/>
          <w:rFonts w:ascii="ＭＳ 明朝" w:hAnsi="ＭＳ 明朝"/>
          <w:sz w:val="21"/>
          <w:szCs w:val="24"/>
        </w:rPr>
        <w:commentReference w:id="32"/>
      </w:r>
    </w:p>
    <w:p w14:paraId="0812D781" w14:textId="77777777" w:rsidR="00426997" w:rsidRDefault="00912D27">
      <w:pPr>
        <w:tabs>
          <w:tab w:val="left" w:pos="518"/>
        </w:tabs>
        <w:ind w:left="518" w:hanging="518"/>
        <w:rPr>
          <w:ins w:id="34" w:author="株式会社WineBank" w:date="2026-09-29T00:00:00Z"/>
          <w:rFonts w:ascii="ＭＳ 明朝" w:hAnsi="ＭＳ 明朝"/>
        </w:rPr>
      </w:pPr>
      <w:ins w:id="35" w:author="株式会社WineBank" w:date="2026-09-29T00:00:00Z">
        <w:r>
          <w:rPr>
            <w:rFonts w:ascii="ＭＳ 明朝" w:hAnsi="ＭＳ 明朝" w:hint="eastAsia"/>
          </w:rPr>
          <w:t>1</w:t>
        </w:r>
        <w:r>
          <w:rPr>
            <w:rFonts w:ascii="ＭＳ 明朝" w:hAnsi="ＭＳ 明朝" w:hint="eastAsia"/>
          </w:rPr>
          <w:tab/>
          <w:t>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ins>
    </w:p>
    <w:p w14:paraId="55E21840" w14:textId="77777777" w:rsidR="00426997" w:rsidRDefault="00912D27">
      <w:pPr>
        <w:tabs>
          <w:tab w:val="left" w:pos="518"/>
        </w:tabs>
        <w:ind w:left="518" w:hanging="518"/>
        <w:rPr>
          <w:ins w:id="36" w:author="株式会社WineBank" w:date="2026-09-29T00:00:00Z"/>
          <w:rFonts w:ascii="ＭＳ 明朝" w:hAnsi="ＭＳ 明朝"/>
        </w:rPr>
      </w:pPr>
      <w:ins w:id="37" w:author="株式会社WineBank" w:date="2026-09-29T00:00:00Z">
        <w:r>
          <w:rPr>
            <w:rFonts w:ascii="ＭＳ 明朝" w:hAnsi="ＭＳ 明朝" w:hint="eastAsia"/>
          </w:rPr>
          <w:t>2</w:t>
        </w:r>
        <w:r>
          <w:rPr>
            <w:rFonts w:ascii="ＭＳ 明朝" w:hAnsi="ＭＳ 明朝" w:hint="eastAsia"/>
          </w:rPr>
          <w:tab/>
          <w:t>営業者は、前項の取得について、取得日、銘柄、ヴィンテージ、本数、時価、取得価格及び時価の算定根拠を記録し、第12条第4項に定める四半期報告において本出資者に開示する。</w:t>
        </w:r>
      </w:ins>
    </w:p>
    <w:p w14:paraId="5DC9256B" w14:textId="77777777" w:rsidR="00426997" w:rsidRDefault="00912D27">
      <w:pPr>
        <w:tabs>
          <w:tab w:val="left" w:pos="518"/>
        </w:tabs>
        <w:ind w:left="518" w:hanging="518"/>
        <w:rPr>
          <w:ins w:id="38" w:author="株式会社WineBank" w:date="2026-09-29T00:00:00Z"/>
          <w:rFonts w:ascii="ＭＳ 明朝" w:hAnsi="ＭＳ 明朝"/>
        </w:rPr>
      </w:pPr>
      <w:ins w:id="39" w:author="株式会社WineBank" w:date="2026-09-29T00:00:00Z">
        <w:r>
          <w:rPr>
            <w:rFonts w:ascii="ＭＳ 明朝" w:hAnsi="ＭＳ 明朝" w:hint="eastAsia"/>
          </w:rPr>
          <w:t>3</w:t>
        </w:r>
        <w:r>
          <w:rPr>
            <w:rFonts w:ascii="ＭＳ 明朝" w:hAnsi="ＭＳ 明朝" w:hint="eastAsia"/>
          </w:rPr>
          <w:tab/>
          <w:t>営業者は、年1回、前項の時価と、受託者及びその関係者以外の第三者の卸売価格その他客観的な市場価格とを比較した資料を作成し、本出資者に提出する。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40" w:author="株式会社WineBank" w:date="2026-09-29T00:00:00Z"/>
          <w:rFonts w:ascii="ＭＳ 明朝" w:hAnsi="ＭＳ 明朝"/>
        </w:rPr>
      </w:pPr>
      <w:ins w:id="41" w:author="株式会社WineBank" w:date="2026-09-29T00:00:00Z">
        <w:r>
          <w:rPr>
            <w:rFonts w:ascii="ＭＳ 明朝" w:hAnsi="ＭＳ 明朝" w:hint="eastAsia"/>
          </w:rPr>
          <w:t>4</w:t>
        </w:r>
        <w:r>
          <w:rPr>
            <w:rFonts w:ascii="ＭＳ 明朝" w:hAnsi="ＭＳ 明朝" w:hint="eastAsia"/>
          </w:rPr>
          <w:tab/>
          <w:t>別紙2に定める控除率その他の評価方法の変更は、受託者及びその関係者を除く本件匿名組合員の出資割合の過半の書面による同意がなければ行うことができない。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2" w:author="株式会社WineBank" w:date="2026-09-29T00:00:00Z"/>
          <w:rFonts w:ascii="ＭＳ 明朝" w:hAnsi="ＭＳ 明朝"/>
        </w:rPr>
      </w:pPr>
    </w:p>
    <w:p w14:paraId="238EA71E" w14:textId="77777777" w:rsidR="00426997" w:rsidRDefault="00912D27">
      <w:pPr>
        <w:keepNext/>
        <w:rPr>
          <w:ins w:id="43" w:author="株式会社WineBank" w:date="2026-09-29T00:00:00Z"/>
          <w:rFonts w:ascii="ＭＳ 明朝" w:hAnsi="ＭＳ 明朝"/>
        </w:rPr>
      </w:pPr>
      <w:ins w:id="44" w:author="株式会社WineBank" w:date="2026-09-29T00:00:00Z">
        <w:r>
          <w:rPr>
            <w:rFonts w:ascii="ＭＳ 明朝" w:hAnsi="ＭＳ 明朝" w:hint="eastAsia"/>
          </w:rPr>
          <w:t>第5条の3（在庫配分）</w:t>
        </w:r>
      </w:ins>
    </w:p>
    <w:p w14:paraId="32ADE278" w14:textId="77777777" w:rsidR="00426997" w:rsidRDefault="00912D27">
      <w:pPr>
        <w:tabs>
          <w:tab w:val="left" w:pos="518"/>
        </w:tabs>
        <w:ind w:left="518" w:hanging="518"/>
        <w:rPr>
          <w:ins w:id="45" w:author="株式会社WineBank" w:date="2026-09-29T00:00:00Z"/>
          <w:rFonts w:ascii="ＭＳ 明朝" w:hAnsi="ＭＳ 明朝"/>
        </w:rPr>
      </w:pPr>
      <w:ins w:id="46" w:author="株式会社WineBank" w:date="2026-09-29T00:00:00Z">
        <w:r>
          <w:rPr>
            <w:rFonts w:ascii="ＭＳ 明朝" w:hAnsi="ＭＳ 明朝" w:hint="eastAsia"/>
          </w:rPr>
          <w:t>1</w:t>
        </w:r>
        <w:r>
          <w:rPr>
            <w:rFonts w:ascii="ＭＳ 明朝" w:hAnsi="ＭＳ 明朝" w:hint="eastAsia"/>
          </w:rPr>
          <w:tab/>
          <w:t>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ins>
    </w:p>
    <w:p w14:paraId="53D5F4C0" w14:textId="77777777" w:rsidR="00426997" w:rsidRDefault="00912D27">
      <w:pPr>
        <w:tabs>
          <w:tab w:val="left" w:pos="518"/>
        </w:tabs>
        <w:ind w:left="518" w:hanging="518"/>
        <w:rPr>
          <w:ins w:id="47" w:author="株式会社WineBank" w:date="2026-09-29T00:00:00Z"/>
          <w:rFonts w:ascii="ＭＳ 明朝" w:hAnsi="ＭＳ 明朝"/>
        </w:rPr>
      </w:pPr>
      <w:ins w:id="48" w:author="株式会社WineBank" w:date="2026-09-29T00:00:00Z">
        <w:r>
          <w:rPr>
            <w:rFonts w:ascii="ＭＳ 明朝" w:hAnsi="ＭＳ 明朝" w:hint="eastAsia"/>
          </w:rPr>
          <w:t>2</w:t>
        </w:r>
        <w:r>
          <w:rPr>
            <w:rFonts w:ascii="ＭＳ 明朝" w:hAnsi="ＭＳ 明朝" w:hint="eastAsia"/>
          </w:rPr>
          <w:tab/>
          <w:t>営業者は、管理委託契約において受託者に別紙3の遵守を義務付けるものとし、その遵守状況を第12条第4項及び第5項に定める報告の対象に含めるものとする。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w:t>
      </w:r>
      <w:r>
        <w:rPr>
          <w:rFonts w:ascii="ＭＳ 明朝" w:hAnsi="ＭＳ 明朝" w:hint="eastAsia"/>
        </w:rPr>
        <w:lastRenderedPageBreak/>
        <w:t>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lastRenderedPageBreak/>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r>
      <w:r>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r>
      <w:r>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5D13968B"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4条第2項に定める報酬</w:t>
      </w:r>
      <w:ins w:id="49" w:author="Kunihito Nakano" w:date="2026-09-30T18:24:00Z" w16du:dateUtc="2026-09-30T09:24:00Z">
        <w:r w:rsidR="005241D7">
          <w:rPr>
            <w:rFonts w:ascii="ＭＳ 明朝" w:hAnsi="ＭＳ 明朝" w:hint="eastAsia"/>
          </w:rPr>
          <w:t>は全本件匿名組合出資金の残額の合計額に2.0%を乗じ</w:t>
        </w:r>
      </w:ins>
      <w:ins w:id="50" w:author="Kunihito Nakano" w:date="2026-09-30T18:25:00Z" w16du:dateUtc="2026-09-30T09:25:00Z">
        <w:r w:rsidR="005241D7">
          <w:rPr>
            <w:rFonts w:ascii="ＭＳ 明朝" w:hAnsi="ＭＳ 明朝" w:hint="eastAsia"/>
          </w:rPr>
          <w:t>て算出し</w:t>
        </w:r>
      </w:ins>
      <w:del w:id="51" w:author="Kunihito Nakano" w:date="2026-09-30T18:25:00Z" w16du:dateUtc="2026-09-30T09:25:00Z">
        <w:r w:rsidDel="005241D7">
          <w:rPr>
            <w:rFonts w:ascii="ＭＳ 明朝" w:hAnsi="ＭＳ 明朝"/>
          </w:rPr>
          <w:delText>は</w:delText>
        </w:r>
      </w:del>
      <w:r>
        <w:rPr>
          <w:rFonts w:ascii="ＭＳ 明朝" w:hAnsi="ＭＳ 明朝" w:hint="eastAsia"/>
        </w:rPr>
        <w:t>、営業者がその固有財産により負担し、本事業においてはこれを負担しない。</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w:t>
      </w:r>
      <w:r>
        <w:rPr>
          <w:rFonts w:ascii="ＭＳ 明朝" w:hAnsi="ＭＳ 明朝" w:hint="eastAsia"/>
        </w:rPr>
        <w:lastRenderedPageBreak/>
        <w:t>の填補に充て、その後の残額が本出資者に帰属するものとする。</w:t>
      </w:r>
      <w:ins w:id="52"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p>
    <w:p w14:paraId="7322BF5E" w14:textId="6128410B" w:rsidR="005578A8" w:rsidRDefault="005578A8" w:rsidP="006731DC">
      <w:pPr>
        <w:rPr>
          <w:rFonts w:ascii="ＭＳ 明朝" w:hAnsi="ＭＳ 明朝"/>
          <w:b/>
        </w:rPr>
      </w:pPr>
      <w:r>
        <w:rPr>
          <w:rFonts w:ascii="ＭＳ 明朝" w:hAnsi="ＭＳ 明朝" w:hint="eastAsia"/>
        </w:rPr>
        <w:t>営業者は本事業遂行の役務に対する報酬として、各計算期間の末日に、各計算期間あたり金3</w:t>
      </w:r>
      <w:r>
        <w:rPr>
          <w:rFonts w:ascii="ＭＳ 明朝" w:hAnsi="ＭＳ 明朝"/>
        </w:rPr>
        <w:t>0</w:t>
      </w:r>
      <w:r>
        <w:rPr>
          <w:rFonts w:ascii="ＭＳ 明朝" w:hAnsi="ＭＳ 明朝" w:hint="eastAsia"/>
        </w:rPr>
        <w:t>万円を営業者口座から収受する。</w:t>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w:t>
      </w:r>
      <w:r>
        <w:rPr>
          <w:rFonts w:ascii="ＭＳ 明朝" w:hAnsi="ＭＳ 明朝" w:hint="eastAsia"/>
        </w:rPr>
        <w:lastRenderedPageBreak/>
        <w:t>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53"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54" w:author="株式会社WineBank" w:date="2026-09-29T00:00:00Z"/>
          <w:rFonts w:ascii="ＭＳ 明朝" w:hAnsi="ＭＳ 明朝"/>
        </w:rPr>
      </w:pPr>
      <w:ins w:id="55" w:author="株式会社WineBank" w:date="2026-09-29T00:00:00Z">
        <w:r>
          <w:rPr>
            <w:rFonts w:ascii="ＭＳ 明朝" w:hAnsi="ＭＳ 明朝" w:hint="eastAsia"/>
          </w:rPr>
          <w:t>3</w:t>
        </w:r>
        <w:r>
          <w:rPr>
            <w:rFonts w:ascii="ＭＳ 明朝" w:hAnsi="ＭＳ 明朝" w:hint="eastAsia"/>
          </w:rPr>
          <w:tab/>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59CAF35B" w:rsidR="00426997" w:rsidRDefault="00912D27">
      <w:pPr>
        <w:tabs>
          <w:tab w:val="left" w:pos="518"/>
        </w:tabs>
        <w:ind w:left="518" w:hanging="518"/>
        <w:rPr>
          <w:ins w:id="56" w:author="株式会社WineBank" w:date="2026-09-29T00:00:00Z"/>
          <w:rFonts w:ascii="ＭＳ 明朝" w:hAnsi="ＭＳ 明朝"/>
        </w:rPr>
      </w:pPr>
      <w:ins w:id="57" w:author="株式会社WineBank" w:date="2026-09-29T00:00:00Z">
        <w:r>
          <w:rPr>
            <w:rFonts w:ascii="ＭＳ 明朝" w:hAnsi="ＭＳ 明朝" w:hint="eastAsia"/>
          </w:rPr>
          <w:t>4</w:t>
        </w:r>
        <w:r>
          <w:rPr>
            <w:rFonts w:ascii="ＭＳ 明朝" w:hAnsi="ＭＳ 明朝" w:hint="eastAsia"/>
          </w:rPr>
          <w:tab/>
          <w:t>営業者は、各四半期（3月、6月、9月及び12月の各末日に終了する3ヶ月間をいう。）の末日から</w:t>
        </w:r>
      </w:ins>
      <w:ins w:id="58" w:author="Kunihito Nakano" w:date="2026-09-29T12:18:00Z" w16du:dateUtc="2026-09-29T03:18:00Z">
        <w:r w:rsidR="009F6AB4">
          <w:rPr>
            <w:rFonts w:ascii="ＭＳ 明朝" w:hAnsi="ＭＳ 明朝" w:hint="eastAsia"/>
          </w:rPr>
          <w:t>60</w:t>
        </w:r>
      </w:ins>
      <w:ins w:id="59" w:author="株式会社WineBank" w:date="2026-09-29T00:00:00Z">
        <w:del w:id="60" w:author="Kunihito Nakano" w:date="2026-09-29T12:18:00Z" w16du:dateUtc="2026-09-29T03:18:00Z">
          <w:r w:rsidDel="009F6AB4">
            <w:rPr>
              <w:rFonts w:ascii="ＭＳ 明朝" w:hAnsi="ＭＳ 明朝" w:hint="eastAsia"/>
            </w:rPr>
            <w:delText>45</w:delText>
          </w:r>
        </w:del>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61" w:author="株式会社WineBank" w:date="2026-09-29T00:00:00Z"/>
          <w:rFonts w:ascii="ＭＳ 明朝" w:hAnsi="ＭＳ 明朝"/>
        </w:rPr>
      </w:pPr>
      <w:ins w:id="62" w:author="株式会社WineBank" w:date="2026-09-29T00:00:00Z">
        <w:r>
          <w:rPr>
            <w:rFonts w:ascii="ＭＳ 明朝" w:hAnsi="ＭＳ 明朝" w:hint="eastAsia"/>
          </w:rPr>
          <w:t>（1）</w:t>
        </w:r>
        <w:r>
          <w:rPr>
            <w:rFonts w:ascii="ＭＳ 明朝" w:hAnsi="ＭＳ 明朝" w:hint="eastAsia"/>
          </w:rPr>
          <w:tab/>
          <w:t>本事業に係る財務諸表（貸借対照表及び損益計算書）</w:t>
        </w:r>
      </w:ins>
    </w:p>
    <w:p w14:paraId="171190FF" w14:textId="282F0ABB" w:rsidR="00426997" w:rsidRDefault="00912D27">
      <w:pPr>
        <w:tabs>
          <w:tab w:val="left" w:pos="1260"/>
        </w:tabs>
        <w:ind w:left="1260" w:hanging="742"/>
        <w:rPr>
          <w:ins w:id="63" w:author="株式会社WineBank" w:date="2026-09-29T00:00:00Z"/>
          <w:rFonts w:ascii="ＭＳ 明朝" w:hAnsi="ＭＳ 明朝"/>
        </w:rPr>
      </w:pPr>
      <w:ins w:id="64" w:author="株式会社WineBank" w:date="2026-09-29T00:00:00Z">
        <w:r>
          <w:rPr>
            <w:rFonts w:ascii="ＭＳ 明朝" w:hAnsi="ＭＳ 明朝" w:hint="eastAsia"/>
          </w:rPr>
          <w:t>（2）</w:t>
        </w:r>
        <w:r>
          <w:rPr>
            <w:rFonts w:ascii="ＭＳ 明朝" w:hAnsi="ＭＳ 明朝" w:hint="eastAsia"/>
          </w:rPr>
          <w:tab/>
          <w:t>在庫明細（銘柄、ヴィンテージ、本数、取得原価、評価額及び保管場所）</w:t>
        </w:r>
      </w:ins>
    </w:p>
    <w:p w14:paraId="17F44EF2" w14:textId="77777777" w:rsidR="00426997" w:rsidRDefault="00912D27">
      <w:pPr>
        <w:tabs>
          <w:tab w:val="left" w:pos="1260"/>
        </w:tabs>
        <w:ind w:left="1260" w:hanging="742"/>
        <w:rPr>
          <w:ins w:id="65" w:author="株式会社WineBank" w:date="2026-09-29T00:00:00Z"/>
          <w:rFonts w:ascii="ＭＳ 明朝" w:hAnsi="ＭＳ 明朝"/>
        </w:rPr>
      </w:pPr>
      <w:ins w:id="66" w:author="株式会社WineBank" w:date="2026-09-29T00:00:00Z">
        <w:r>
          <w:rPr>
            <w:rFonts w:ascii="ＭＳ 明朝" w:hAnsi="ＭＳ 明朝" w:hint="eastAsia"/>
          </w:rPr>
          <w:t>（3）</w:t>
        </w:r>
        <w:r>
          <w:rPr>
            <w:rFonts w:ascii="ＭＳ 明朝" w:hAnsi="ＭＳ 明朝" w:hint="eastAsia"/>
          </w:rPr>
          <w:tab/>
          <w:t>売買取引の明細（取引日、銘柄、本数、単価、金額及び相手方の区分）</w:t>
        </w:r>
      </w:ins>
    </w:p>
    <w:p w14:paraId="12855842" w14:textId="77777777" w:rsidR="00426997" w:rsidRDefault="00912D27">
      <w:pPr>
        <w:tabs>
          <w:tab w:val="left" w:pos="1260"/>
        </w:tabs>
        <w:ind w:left="1260" w:hanging="742"/>
        <w:rPr>
          <w:ins w:id="67" w:author="株式会社WineBank" w:date="2026-09-29T00:00:00Z"/>
          <w:rFonts w:ascii="ＭＳ 明朝" w:hAnsi="ＭＳ 明朝"/>
        </w:rPr>
      </w:pPr>
      <w:ins w:id="68" w:author="株式会社WineBank" w:date="2026-09-29T00:00:00Z">
        <w:r>
          <w:rPr>
            <w:rFonts w:ascii="ＭＳ 明朝" w:hAnsi="ＭＳ 明朝" w:hint="eastAsia"/>
          </w:rPr>
          <w:t>（4）</w:t>
        </w:r>
        <w:r>
          <w:rPr>
            <w:rFonts w:ascii="ＭＳ 明朝" w:hAnsi="ＭＳ 明朝" w:hint="eastAsia"/>
          </w:rPr>
          <w:tab/>
          <w:t>受託者及びその関係者との取引の内容、金額及び取引条件</w:t>
        </w:r>
      </w:ins>
    </w:p>
    <w:p w14:paraId="20979440" w14:textId="77777777" w:rsidR="00426997" w:rsidRDefault="00912D27">
      <w:pPr>
        <w:tabs>
          <w:tab w:val="left" w:pos="1260"/>
        </w:tabs>
        <w:ind w:left="1260" w:hanging="742"/>
        <w:rPr>
          <w:ins w:id="69" w:author="株式会社WineBank" w:date="2026-09-29T00:00:00Z"/>
          <w:rFonts w:ascii="ＭＳ 明朝" w:hAnsi="ＭＳ 明朝"/>
        </w:rPr>
      </w:pPr>
      <w:ins w:id="70" w:author="株式会社WineBank" w:date="2026-09-29T00:00:00Z">
        <w:r>
          <w:rPr>
            <w:rFonts w:ascii="ＭＳ 明朝" w:hAnsi="ＭＳ 明朝" w:hint="eastAsia"/>
          </w:rPr>
          <w:t>（5）</w:t>
        </w:r>
        <w:r>
          <w:rPr>
            <w:rFonts w:ascii="ＭＳ 明朝" w:hAnsi="ＭＳ 明朝" w:hint="eastAsia"/>
          </w:rPr>
          <w:tab/>
          <w:t>別紙3に定める配分台帳の写し及び在庫配分方針の遵守状況</w:t>
        </w:r>
      </w:ins>
    </w:p>
    <w:p w14:paraId="721F1E88" w14:textId="3E88AECE" w:rsidR="00426997" w:rsidRDefault="00912D27">
      <w:pPr>
        <w:tabs>
          <w:tab w:val="left" w:pos="518"/>
        </w:tabs>
        <w:ind w:left="518" w:hanging="518"/>
        <w:rPr>
          <w:ins w:id="71" w:author="株式会社WineBank" w:date="2026-09-29T00:00:00Z"/>
          <w:rFonts w:ascii="ＭＳ 明朝" w:hAnsi="ＭＳ 明朝"/>
        </w:rPr>
      </w:pPr>
      <w:commentRangeStart w:id="72"/>
      <w:ins w:id="73" w:author="株式会社WineBank" w:date="2026-09-29T00:00:00Z">
        <w:r>
          <w:rPr>
            <w:rFonts w:ascii="ＭＳ 明朝" w:hAnsi="ＭＳ 明朝" w:hint="eastAsia"/>
          </w:rPr>
          <w:t>5</w:t>
        </w:r>
        <w:r>
          <w:rPr>
            <w:rFonts w:ascii="ＭＳ 明朝" w:hAnsi="ＭＳ 明朝" w:hint="eastAsia"/>
          </w:rPr>
          <w:tab/>
          <w:t>営業者は、各事業年度の終了後90日以内に、独立した公認会計士又は監査法人による</w:t>
        </w:r>
      </w:ins>
      <w:ins w:id="74" w:author="Kunihito Nakano" w:date="2026-09-29T12:06:00Z" w16du:dateUtc="2026-09-29T03:06:00Z">
        <w:r w:rsidR="00A6771D">
          <w:rPr>
            <w:rFonts w:ascii="ＭＳ 明朝" w:hAnsi="ＭＳ 明朝" w:hint="eastAsia"/>
          </w:rPr>
          <w:t>簡易</w:t>
        </w:r>
      </w:ins>
      <w:ins w:id="75" w:author="株式会社WineBank" w:date="2026-09-29T00:00:00Z">
        <w:r>
          <w:rPr>
            <w:rFonts w:ascii="ＭＳ 明朝" w:hAnsi="ＭＳ 明朝" w:hint="eastAsia"/>
          </w:rPr>
          <w:t>監査又は合意された手続を実施させ、その報告書を本出資者に提出する。合意された手続の対象には、第5条の2に定める取得価格の算定及び別紙3に定める在庫配分方針の遵守状況を含めるものとする。</w:t>
        </w:r>
      </w:ins>
      <w:commentRangeEnd w:id="72"/>
      <w:r>
        <w:rPr>
          <w:rStyle w:val="af4"/>
          <w:rFonts w:ascii="ＭＳ 明朝" w:hAnsi="ＭＳ 明朝"/>
          <w:sz w:val="21"/>
          <w:szCs w:val="24"/>
        </w:rPr>
        <w:commentReference w:id="72"/>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w:t>
      </w:r>
      <w:r>
        <w:rPr>
          <w:rFonts w:ascii="ＭＳ 明朝" w:hAnsi="ＭＳ 明朝" w:hint="eastAsia"/>
        </w:rPr>
        <w:lastRenderedPageBreak/>
        <w:t>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76"/>
      <w:commentRangeStart w:id="77"/>
      <w:r>
        <w:rPr>
          <w:rFonts w:ascii="ＭＳ 明朝" w:hAnsi="ＭＳ 明朝" w:hint="eastAsia"/>
        </w:rPr>
        <w:t>本契約の有効期間は、本契約締結日から</w:t>
      </w:r>
      <w:del w:id="78" w:author="株式会社WineBank" w:date="2026-09-29T00:00:00Z">
        <w:r>
          <w:rPr>
            <w:rFonts w:ascii="ＭＳ 明朝" w:hAnsi="ＭＳ 明朝" w:hint="eastAsia"/>
          </w:rPr>
          <w:delText>2032年7月24日</w:delText>
        </w:r>
      </w:del>
      <w:ins w:id="79" w:author="株式会社WineBank" w:date="2026-09-29T00:00:00Z">
        <w:r>
          <w:rPr>
            <w:rFonts w:ascii="ＭＳ 明朝" w:hAnsi="ＭＳ 明朝" w:hint="eastAsia"/>
          </w:rPr>
          <w:t>2031年</w:t>
        </w:r>
      </w:ins>
      <w:ins w:id="80" w:author="Kunihito Nakano" w:date="2026-09-29T12:18:00Z" w16du:dateUtc="2026-09-29T03:18:00Z">
        <w:r w:rsidR="009F6AB4">
          <w:rPr>
            <w:rFonts w:ascii="ＭＳ 明朝" w:hAnsi="ＭＳ 明朝" w:hint="eastAsia"/>
          </w:rPr>
          <w:t>12</w:t>
        </w:r>
      </w:ins>
      <w:ins w:id="81" w:author="株式会社WineBank" w:date="2026-09-29T00:00:00Z">
        <w:del w:id="82" w:author="Kunihito Nakano" w:date="2026-09-29T12:18:00Z" w16du:dateUtc="2026-09-29T03:18:00Z">
          <w:r w:rsidDel="009F6AB4">
            <w:rPr>
              <w:rFonts w:ascii="ＭＳ 明朝" w:hAnsi="ＭＳ 明朝" w:hint="eastAsia"/>
            </w:rPr>
            <w:delText>●</w:delText>
          </w:r>
        </w:del>
        <w:r>
          <w:rPr>
            <w:rFonts w:ascii="ＭＳ 明朝" w:hAnsi="ＭＳ 明朝" w:hint="eastAsia"/>
          </w:rPr>
          <w:t>月</w:t>
        </w:r>
      </w:ins>
      <w:ins w:id="83" w:author="Kunihito Nakano" w:date="2026-09-29T12:18:00Z" w16du:dateUtc="2026-09-29T03:18:00Z">
        <w:r w:rsidR="009F6AB4">
          <w:rPr>
            <w:rFonts w:ascii="ＭＳ 明朝" w:hAnsi="ＭＳ 明朝" w:hint="eastAsia"/>
          </w:rPr>
          <w:t>31</w:t>
        </w:r>
      </w:ins>
      <w:ins w:id="84" w:author="株式会社WineBank" w:date="2026-09-29T00:00:00Z">
        <w:del w:id="85" w:author="Kunihito Nakano" w:date="2026-09-29T12:18:00Z" w16du:dateUtc="2026-09-29T03:18:00Z">
          <w:r w:rsidDel="009F6AB4">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86" w:author="Kunihito Nakano" w:date="2026-09-29T12:17:00Z" w16du:dateUtc="2026-09-29T03:17:00Z">
        <w:r w:rsidR="009F6AB4">
          <w:rPr>
            <w:rFonts w:ascii="ＭＳ 明朝" w:hAnsi="ＭＳ 明朝" w:hint="eastAsia"/>
          </w:rPr>
          <w:t>し、受託者の申し出により最長</w:t>
        </w:r>
      </w:ins>
      <w:ins w:id="87" w:author="Kunihito Nakano" w:date="2026-09-29T12:18:00Z" w16du:dateUtc="2026-09-29T03:18:00Z">
        <w:r w:rsidR="009F6AB4">
          <w:rPr>
            <w:rFonts w:ascii="ＭＳ 明朝" w:hAnsi="ＭＳ 明朝" w:hint="eastAsia"/>
          </w:rPr>
          <w:t>3年延長可能</w:t>
        </w:r>
      </w:ins>
      <w:r>
        <w:rPr>
          <w:rFonts w:ascii="ＭＳ 明朝" w:hAnsi="ＭＳ 明朝" w:hint="eastAsia"/>
        </w:rPr>
        <w:t>する。</w:t>
      </w:r>
      <w:commentRangeEnd w:id="77"/>
      <w:r>
        <w:rPr>
          <w:rStyle w:val="af4"/>
          <w:rFonts w:ascii="ＭＳ 明朝" w:hAnsi="ＭＳ 明朝"/>
          <w:color w:val="FF0000"/>
          <w:sz w:val="21"/>
          <w:szCs w:val="24"/>
          <w:u w:val="single"/>
        </w:rPr>
        <w:commentReference w:id="77"/>
      </w:r>
      <w:commentRangeEnd w:id="76"/>
      <w:r>
        <w:rPr>
          <w:rStyle w:val="af4"/>
          <w:rFonts w:ascii="ＭＳ 明朝" w:hAnsi="ＭＳ 明朝"/>
          <w:color w:val="FF0000"/>
          <w:sz w:val="21"/>
          <w:szCs w:val="24"/>
          <w:u w:val="single"/>
        </w:rPr>
        <w:commentReference w:id="76"/>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w:t>
      </w:r>
      <w:r>
        <w:rPr>
          <w:rFonts w:ascii="ＭＳ 明朝" w:hAnsi="ＭＳ 明朝" w:hint="eastAsia"/>
        </w:rPr>
        <w:lastRenderedPageBreak/>
        <w:t>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88"/>
      <w:r>
        <w:rPr>
          <w:rFonts w:ascii="ＭＳ 明朝" w:hAnsi="ＭＳ 明朝"/>
        </w:rPr>
        <w:t>2</w:t>
      </w:r>
      <w:r>
        <w:rPr>
          <w:rFonts w:ascii="ＭＳ 明朝" w:hAnsi="ＭＳ 明朝" w:hint="eastAsia"/>
        </w:rPr>
        <w:tab/>
        <w:t>本出資者は、本営業者に書面で通知することにより、本契約を解除することができる。但し、本契約締結日から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日までの期間に本営業者に書面で通知することを要するものとする。また、本出資者は、本項に基づき本契約を解除する場合、営業者に対し、契約終了日の属する月の</w:t>
      </w:r>
      <w:ins w:id="89" w:author="Kunihito Nakano" w:date="2026-09-29T12:08:00Z" w16du:dateUtc="2026-09-29T03:08:00Z">
        <w:r w:rsidR="00A6771D">
          <w:rPr>
            <w:rFonts w:ascii="ＭＳ 明朝" w:hAnsi="ＭＳ 明朝" w:hint="eastAsia"/>
          </w:rPr>
          <w:t>翌々</w:t>
        </w:r>
      </w:ins>
      <w:del w:id="90" w:author="Kunihito Nakano" w:date="2026-09-29T12:08:00Z" w16du:dateUtc="2026-09-29T03:08:00Z">
        <w:r w:rsidDel="00A6771D">
          <w:rPr>
            <w:rFonts w:ascii="ＭＳ 明朝" w:hAnsi="ＭＳ 明朝" w:hint="eastAsia"/>
          </w:rPr>
          <w:delText>翌</w:delText>
        </w:r>
      </w:del>
      <w:r>
        <w:rPr>
          <w:rFonts w:ascii="ＭＳ 明朝" w:hAnsi="ＭＳ 明朝" w:hint="eastAsia"/>
        </w:rPr>
        <w:t>月末日までに、以下に定める解約手数料</w:t>
      </w:r>
      <w:ins w:id="91" w:author="Kunihito Nakano" w:date="2026-09-29T12:10:00Z" w16du:dateUtc="2026-09-29T03:10:00Z">
        <w:r w:rsidR="00A6771D">
          <w:rPr>
            <w:rFonts w:ascii="ＭＳ 明朝" w:hAnsi="ＭＳ 明朝" w:hint="eastAsia"/>
          </w:rPr>
          <w:t>を差し引いた</w:t>
        </w:r>
      </w:ins>
      <w:ins w:id="92" w:author="Kunihito Nakano" w:date="2026-09-29T12:11:00Z" w16du:dateUtc="2026-09-29T03:11:00Z">
        <w:r w:rsidR="00A6771D">
          <w:rPr>
            <w:rFonts w:ascii="ＭＳ 明朝" w:hAnsi="ＭＳ 明朝" w:hint="eastAsia"/>
          </w:rPr>
          <w:t>想定売却額</w:t>
        </w:r>
      </w:ins>
      <w:r>
        <w:rPr>
          <w:rFonts w:ascii="ＭＳ 明朝" w:hAnsi="ＭＳ 明朝" w:hint="eastAsia"/>
        </w:rPr>
        <w:t>を支払うものとする。</w:t>
      </w:r>
      <w:commentRangeEnd w:id="88"/>
      <w:r>
        <w:rPr>
          <w:rStyle w:val="af4"/>
          <w:rFonts w:ascii="ＭＳ 明朝" w:hAnsi="ＭＳ 明朝"/>
          <w:sz w:val="21"/>
          <w:szCs w:val="24"/>
        </w:rPr>
        <w:commentReference w:id="88"/>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本営業者が当該契約終了日に保有するワインその他の酒類を、当該契約終了日が属する月の月末にオークションにおいて売却したと仮定して本営業者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を負うことなく、本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lastRenderedPageBreak/>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r>
      <w:r>
        <w:rPr>
          <w:rFonts w:ascii="ＭＳ 明朝" w:hAnsi="ＭＳ 明朝" w:hint="eastAsia"/>
        </w:rPr>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前三項により本契約が終了した場合には、第9条に準じて本損益の計算及び分配を行った上で、営業者は本出資者に対して、速やかに出資の価額の返還を行うものとする。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93" w:author="株式会社WineBank" w:date="2026-09-29T00:00:00Z">
        <w:r>
          <w:rPr>
            <w:rFonts w:ascii="ＭＳ 明朝" w:hAnsi="ＭＳ 明朝" w:hint="eastAsia"/>
          </w:rPr>
          <w:delText>一定の客観的基準により算定した評価額</w:delText>
        </w:r>
      </w:del>
      <w:ins w:id="94"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95" w:author="株式会社WineBank" w:date="2026-09-29T00:00:00Z"/>
          <w:rFonts w:ascii="ＭＳ 明朝" w:hAnsi="ＭＳ 明朝"/>
        </w:rPr>
      </w:pPr>
      <w:ins w:id="96" w:author="株式会社WineBank" w:date="2026-09-29T00:00:00Z">
        <w:r>
          <w:rPr>
            <w:rFonts w:ascii="ＭＳ 明朝" w:hAnsi="ＭＳ 明朝" w:hint="eastAsia"/>
          </w:rPr>
          <w:t>8</w:t>
        </w:r>
        <w:r>
          <w:rPr>
            <w:rFonts w:ascii="ＭＳ 明朝" w:hAnsi="ＭＳ 明朝" w:hint="eastAsia"/>
          </w:rPr>
          <w:tab/>
          <w:t>営業者は、第15条に定める有効期間の満了日の●ヶ月前から本財産たるワインその他の酒類の売却を開始し、満了日までに受託者及びその関係者以外の第三者への売却により換価するよう努めるものとする。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97" w:author="株式会社WineBank" w:date="2026-09-29T00:00:00Z"/>
          <w:rFonts w:ascii="ＭＳ 明朝" w:hAnsi="ＭＳ 明朝"/>
        </w:rPr>
      </w:pPr>
      <w:ins w:id="98" w:author="株式会社WineBank" w:date="2026-09-29T00:00:00Z">
        <w:r>
          <w:rPr>
            <w:rFonts w:ascii="ＭＳ 明朝" w:hAnsi="ＭＳ 明朝" w:hint="eastAsia"/>
          </w:rPr>
          <w:t>9</w:t>
        </w:r>
        <w:r>
          <w:rPr>
            <w:rFonts w:ascii="ＭＳ 明朝" w:hAnsi="ＭＳ 明朝" w:hint="eastAsia"/>
          </w:rPr>
          <w:tab/>
          <w:t>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ins>
    </w:p>
    <w:p w14:paraId="53B4174C" w14:textId="25276A7D" w:rsidR="00426997" w:rsidDel="009F6AB4" w:rsidRDefault="00912D27">
      <w:pPr>
        <w:tabs>
          <w:tab w:val="left" w:pos="518"/>
        </w:tabs>
        <w:ind w:left="518" w:hanging="518"/>
        <w:rPr>
          <w:ins w:id="99" w:author="株式会社WineBank" w:date="2026-09-29T00:00:00Z"/>
          <w:del w:id="100" w:author="Kunihito Nakano" w:date="2026-09-29T12:12:00Z" w16du:dateUtc="2026-09-29T03:12:00Z"/>
          <w:rFonts w:ascii="ＭＳ 明朝" w:hAnsi="ＭＳ 明朝"/>
        </w:rPr>
      </w:pPr>
      <w:commentRangeStart w:id="101"/>
      <w:ins w:id="102" w:author="株式会社WineBank" w:date="2026-09-29T00:00:00Z">
        <w:del w:id="103" w:author="Kunihito Nakano" w:date="2026-09-29T12:12:00Z" w16du:dateUtc="2026-09-29T03:12:00Z">
          <w:r w:rsidDel="009F6AB4">
            <w:rPr>
              <w:rFonts w:ascii="ＭＳ 明朝" w:hAnsi="ＭＳ 明朝" w:hint="eastAsia"/>
            </w:rPr>
            <w:delText>10</w:delText>
          </w:r>
          <w:r w:rsidDel="009F6AB4">
            <w:rPr>
              <w:rFonts w:ascii="ＭＳ 明朝" w:hAnsi="ＭＳ 明朝" w:hint="eastAsia"/>
            </w:rPr>
            <w:tab/>
            <w:delText>有効期間の満了日において売却されていないワインその他の酒類がある場合、受託者は、満了日から●日以内に、別紙2に定める時価から当該時価の●%に相当する販売費用相当額を控除した価格により、これを買い取るものとする。営業者は、管理委託契約において受託者にこの義務を負わせるものとする。</w:delText>
          </w:r>
        </w:del>
      </w:ins>
      <w:commentRangeEnd w:id="101"/>
      <w:del w:id="104" w:author="Kunihito Nakano" w:date="2026-09-29T12:12:00Z" w16du:dateUtc="2026-09-29T03:12:00Z">
        <w:r w:rsidR="009F6AB4" w:rsidDel="009F6AB4">
          <w:rPr>
            <w:rStyle w:val="af4"/>
            <w:rFonts w:ascii="ＭＳ 明朝" w:hAnsi="ＭＳ 明朝"/>
            <w:sz w:val="21"/>
            <w:szCs w:val="24"/>
          </w:rPr>
          <w:commentReference w:id="101"/>
        </w:r>
      </w:del>
    </w:p>
    <w:p w14:paraId="707F3C7A" w14:textId="77777777" w:rsidR="004D357B" w:rsidRDefault="00BE399D">
      <w:pPr>
        <w:tabs>
          <w:tab w:val="left" w:pos="518"/>
        </w:tabs>
        <w:ind w:left="518" w:hanging="518"/>
        <w:rPr>
          <w:ins w:id="105" w:author="株式会社WineBank" w:date="2026-09-30T00:00:00Z"/>
          <w:rFonts w:ascii="ＭＳ 明朝" w:hAnsi="ＭＳ 明朝"/>
        </w:rPr>
      </w:pPr>
      <w:commentRangeStart w:id="106"/>
      <w:ins w:id="107" w:author="株式会社WineBank" w:date="2026-09-30T00:00:00Z">
        <w:r>
          <w:rPr>
            <w:rFonts w:ascii="ＭＳ 明朝" w:hAnsi="ＭＳ 明朝" w:hint="eastAsia"/>
          </w:rPr>
          <w:t>10</w:t>
        </w:r>
        <w:r>
          <w:rPr>
            <w:rFonts w:ascii="ＭＳ 明朝" w:hAnsi="ＭＳ 明朝" w:hint="eastAsia"/>
          </w:rPr>
          <w:tab/>
          <w:t>有効期間の満了日（第15条に基づき延長された場合は延長後の満了日をいう。以下同じ。）において本財産たるワインその他の酒類が残存する場合（以下、当該残存するものを「残存在庫」という。）、営業者は、満了日の翌日から●ヶ月間（以下「清算期間」という。）、次の各号に定める順序により残存在庫を金銭に換価する。</w:t>
        </w:r>
      </w:ins>
      <w:commentRangeEnd w:id="106"/>
      <w:r>
        <w:rPr>
          <w:rStyle w:val="af4"/>
          <w:rFonts w:ascii="ＭＳ 明朝" w:hAnsi="ＭＳ 明朝"/>
          <w:sz w:val="21"/>
          <w:szCs w:val="24"/>
        </w:rPr>
        <w:commentReference w:id="106"/>
      </w:r>
    </w:p>
    <w:p w14:paraId="1E9FEA30" w14:textId="77777777" w:rsidR="004D357B" w:rsidRDefault="00BE399D">
      <w:pPr>
        <w:tabs>
          <w:tab w:val="left" w:pos="1260"/>
        </w:tabs>
        <w:ind w:left="1260" w:hanging="742"/>
        <w:rPr>
          <w:ins w:id="108" w:author="株式会社WineBank" w:date="2026-09-30T00:00:00Z"/>
          <w:rFonts w:ascii="ＭＳ 明朝" w:hAnsi="ＭＳ 明朝"/>
        </w:rPr>
      </w:pPr>
      <w:ins w:id="109" w:author="株式会社WineBank" w:date="2026-09-30T00:00:00Z">
        <w:r>
          <w:rPr>
            <w:rFonts w:ascii="ＭＳ 明朝" w:hAnsi="ＭＳ 明朝" w:hint="eastAsia"/>
          </w:rPr>
          <w:t>（1）</w:t>
        </w:r>
        <w:r>
          <w:rPr>
            <w:rFonts w:ascii="ＭＳ 明朝" w:hAnsi="ＭＳ 明朝" w:hint="eastAsia"/>
          </w:rPr>
          <w:tab/>
          <w:t>清算期間の開始から●ヶ月間は、本事業における通常の販売経路（酒販店向け卸売及び一般消費者向け販売）により、別紙2に定める時価の●%を下限として売却する。</w:t>
        </w:r>
      </w:ins>
    </w:p>
    <w:p w14:paraId="77E8009C" w14:textId="77777777" w:rsidR="004D357B" w:rsidRDefault="00BE399D">
      <w:pPr>
        <w:tabs>
          <w:tab w:val="left" w:pos="1260"/>
        </w:tabs>
        <w:ind w:left="1260" w:hanging="742"/>
        <w:rPr>
          <w:ins w:id="110" w:author="株式会社WineBank" w:date="2026-09-30T00:00:00Z"/>
          <w:rFonts w:ascii="ＭＳ 明朝" w:hAnsi="ＭＳ 明朝"/>
        </w:rPr>
      </w:pPr>
      <w:ins w:id="111" w:author="株式会社WineBank" w:date="2026-09-30T00:00:00Z">
        <w:r>
          <w:rPr>
            <w:rFonts w:ascii="ＭＳ 明朝" w:hAnsi="ＭＳ 明朝" w:hint="eastAsia"/>
          </w:rPr>
          <w:t>（2）</w:t>
        </w:r>
        <w:r>
          <w:rPr>
            <w:rFonts w:ascii="ＭＳ 明朝" w:hAnsi="ＭＳ 明朝" w:hint="eastAsia"/>
          </w:rPr>
          <w:tab/>
          <w:t>前号の期間の経過後なお残存する在庫は、受託者及びその関係者から独立した国内外の酒類オークションへの出品、又は受託者及びその関係者以外の3社</w:t>
        </w:r>
        <w:r>
          <w:rPr>
            <w:rFonts w:ascii="ＭＳ 明朝" w:hAnsi="ＭＳ 明朝" w:hint="eastAsia"/>
          </w:rPr>
          <w:lastRenderedPageBreak/>
          <w:t>以上の酒類事業者から見積りを取得する入札の方法により、最も有利な条件を提示した者に売却する。オークションに出品する場合の最低落札価格は、別紙2に定める時価の●%を上限として営業者が設定する。</w:t>
        </w:r>
      </w:ins>
    </w:p>
    <w:p w14:paraId="1A6C6453" w14:textId="77777777" w:rsidR="004D357B" w:rsidRDefault="00BE399D">
      <w:pPr>
        <w:tabs>
          <w:tab w:val="left" w:pos="518"/>
        </w:tabs>
        <w:ind w:left="518" w:hanging="518"/>
        <w:rPr>
          <w:ins w:id="112" w:author="株式会社WineBank" w:date="2026-09-30T00:00:00Z"/>
          <w:rFonts w:ascii="ＭＳ 明朝" w:hAnsi="ＭＳ 明朝"/>
        </w:rPr>
      </w:pPr>
      <w:commentRangeStart w:id="113"/>
      <w:ins w:id="114" w:author="株式会社WineBank" w:date="2026-09-30T00:00:00Z">
        <w:r>
          <w:rPr>
            <w:rFonts w:ascii="ＭＳ 明朝" w:hAnsi="ＭＳ 明朝" w:hint="eastAsia"/>
          </w:rPr>
          <w:t>11</w:t>
        </w:r>
        <w:r>
          <w:rPr>
            <w:rFonts w:ascii="ＭＳ 明朝" w:hAnsi="ＭＳ 明朝" w:hint="eastAsia"/>
          </w:rPr>
          <w:tab/>
          <w:t>前項第2号のオークション又は入札には、受託者又はその関係者も他の参加者と同一の条件により参加することができる。この場合において、受託者又はその関係者が落札したときは、第9項の規定は適用しない。但し、受託者及びその関係者は、残存在庫を買い取る義務を一切負わないものとする。</w:t>
        </w:r>
      </w:ins>
      <w:commentRangeEnd w:id="113"/>
      <w:r>
        <w:rPr>
          <w:rStyle w:val="af4"/>
          <w:rFonts w:ascii="ＭＳ 明朝" w:hAnsi="ＭＳ 明朝"/>
          <w:sz w:val="21"/>
          <w:szCs w:val="24"/>
        </w:rPr>
        <w:commentReference w:id="113"/>
      </w:r>
    </w:p>
    <w:p w14:paraId="103BE398" w14:textId="77777777" w:rsidR="004D357B" w:rsidRDefault="00BE399D">
      <w:pPr>
        <w:tabs>
          <w:tab w:val="left" w:pos="518"/>
        </w:tabs>
        <w:ind w:left="518" w:hanging="518"/>
        <w:rPr>
          <w:ins w:id="115" w:author="株式会社WineBank" w:date="2026-09-30T00:00:00Z"/>
          <w:rFonts w:ascii="ＭＳ 明朝" w:hAnsi="ＭＳ 明朝"/>
        </w:rPr>
      </w:pPr>
      <w:ins w:id="116" w:author="株式会社WineBank" w:date="2026-09-30T00:00:00Z">
        <w:r>
          <w:rPr>
            <w:rFonts w:ascii="ＭＳ 明朝" w:hAnsi="ＭＳ 明朝" w:hint="eastAsia"/>
          </w:rPr>
          <w:t>12</w:t>
        </w:r>
        <w:r>
          <w:rPr>
            <w:rFonts w:ascii="ＭＳ 明朝" w:hAnsi="ＭＳ 明朝" w:hint="eastAsia"/>
          </w:rPr>
          <w:tab/>
          <w:t>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ins>
    </w:p>
    <w:p w14:paraId="6496F331" w14:textId="77777777" w:rsidR="004D357B" w:rsidRDefault="00BE399D">
      <w:pPr>
        <w:tabs>
          <w:tab w:val="left" w:pos="1260"/>
        </w:tabs>
        <w:ind w:left="1260" w:hanging="742"/>
        <w:rPr>
          <w:ins w:id="117" w:author="株式会社WineBank" w:date="2026-09-30T00:00:00Z"/>
          <w:rFonts w:ascii="ＭＳ 明朝" w:hAnsi="ＭＳ 明朝"/>
        </w:rPr>
      </w:pPr>
      <w:ins w:id="118" w:author="株式会社WineBank" w:date="2026-09-30T00:00:00Z">
        <w:r>
          <w:rPr>
            <w:rFonts w:ascii="ＭＳ 明朝" w:hAnsi="ＭＳ 明朝" w:hint="eastAsia"/>
          </w:rPr>
          <w:t>（1）</w:t>
        </w:r>
        <w:r>
          <w:rPr>
            <w:rFonts w:ascii="ＭＳ 明朝" w:hAnsi="ＭＳ 明朝" w:hint="eastAsia"/>
          </w:rPr>
          <w:tab/>
          <w:t>清算期間を●ヶ月を限度として延長し、第10項第2号の方法による売却を継続する。</w:t>
        </w:r>
      </w:ins>
    </w:p>
    <w:p w14:paraId="0DFC88C1" w14:textId="77777777" w:rsidR="004D357B" w:rsidRDefault="00BE399D">
      <w:pPr>
        <w:tabs>
          <w:tab w:val="left" w:pos="1260"/>
        </w:tabs>
        <w:ind w:left="1260" w:hanging="742"/>
        <w:rPr>
          <w:ins w:id="119" w:author="株式会社WineBank" w:date="2026-09-30T00:00:00Z"/>
          <w:rFonts w:ascii="ＭＳ 明朝" w:hAnsi="ＭＳ 明朝"/>
        </w:rPr>
      </w:pPr>
      <w:ins w:id="120" w:author="株式会社WineBank" w:date="2026-09-30T00:00:00Z">
        <w:r>
          <w:rPr>
            <w:rFonts w:ascii="ＭＳ 明朝" w:hAnsi="ＭＳ 明朝" w:hint="eastAsia"/>
          </w:rPr>
          <w:t>（2）</w:t>
        </w:r>
        <w:r>
          <w:rPr>
            <w:rFonts w:ascii="ＭＳ 明朝" w:hAnsi="ＭＳ 明朝" w:hint="eastAsia"/>
          </w:rPr>
          <w:tab/>
          <w:t>最低落札価格を設けずに、受託者及びその関係者から独立した酒類オークションに出品して売却する。</w:t>
        </w:r>
      </w:ins>
    </w:p>
    <w:p w14:paraId="2C170172" w14:textId="77777777" w:rsidR="004D357B" w:rsidRDefault="00BE399D">
      <w:pPr>
        <w:tabs>
          <w:tab w:val="left" w:pos="518"/>
        </w:tabs>
        <w:ind w:left="518" w:hanging="518"/>
        <w:rPr>
          <w:ins w:id="121" w:author="株式会社WineBank" w:date="2026-09-30T00:00:00Z"/>
          <w:rFonts w:ascii="ＭＳ 明朝" w:hAnsi="ＭＳ 明朝"/>
        </w:rPr>
      </w:pPr>
      <w:ins w:id="122" w:author="株式会社WineBank" w:date="2026-09-30T00:00:00Z">
        <w:r>
          <w:rPr>
            <w:rFonts w:ascii="ＭＳ 明朝" w:hAnsi="ＭＳ 明朝" w:hint="eastAsia"/>
          </w:rPr>
          <w:t>13</w:t>
        </w:r>
        <w:r>
          <w:rPr>
            <w:rFonts w:ascii="ＭＳ 明朝" w:hAnsi="ＭＳ 明朝" w:hint="eastAsia"/>
          </w:rPr>
          <w:tab/>
          <w:t>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ins>
    </w:p>
    <w:p w14:paraId="099F4823" w14:textId="77777777" w:rsidR="004D357B" w:rsidRDefault="00BE399D">
      <w:pPr>
        <w:tabs>
          <w:tab w:val="left" w:pos="518"/>
        </w:tabs>
        <w:ind w:left="518" w:hanging="518"/>
        <w:rPr>
          <w:ins w:id="123" w:author="株式会社WineBank" w:date="2026-09-30T00:00:00Z"/>
          <w:rFonts w:ascii="ＭＳ 明朝" w:hAnsi="ＭＳ 明朝"/>
        </w:rPr>
      </w:pPr>
      <w:ins w:id="124" w:author="株式会社WineBank" w:date="2026-09-30T00:00:00Z">
        <w:r>
          <w:rPr>
            <w:rFonts w:ascii="ＭＳ 明朝" w:hAnsi="ＭＳ 明朝" w:hint="eastAsia"/>
          </w:rPr>
          <w:t>14</w:t>
        </w:r>
        <w:r>
          <w:rPr>
            <w:rFonts w:ascii="ＭＳ 明朝" w:hAnsi="ＭＳ 明朝" w:hint="eastAsia"/>
          </w:rPr>
          <w:tab/>
          <w:t>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ins>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w:t>
      </w:r>
      <w:r>
        <w:rPr>
          <w:rFonts w:ascii="ＭＳ 明朝" w:hAnsi="ＭＳ 明朝" w:hint="eastAsia"/>
        </w:rPr>
        <w:lastRenderedPageBreak/>
        <w:t>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25" w:name="_Toc271882815"/>
      <w:r>
        <w:t>（責任財産限定特約及び</w:t>
      </w:r>
      <w:r>
        <w:rPr>
          <w:rFonts w:hint="eastAsia"/>
        </w:rPr>
        <w:t>倒産手続開始</w:t>
      </w:r>
      <w:r>
        <w:t>申立等の制限等）</w:t>
      </w:r>
      <w:bookmarkEnd w:id="125"/>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lastRenderedPageBreak/>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26" w:author="株式会社WineBank" w:date="2026-09-29T00:00:00Z">
        <w:r>
          <w:rPr>
            <w:rFonts w:ascii="ＭＳ 明朝" w:hAnsi="ＭＳ 明朝" w:hint="eastAsia"/>
          </w:rPr>
          <w:delText>第24条</w:delText>
        </w:r>
      </w:del>
      <w:ins w:id="127"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28"/>
      <w:r>
        <w:rPr>
          <w:rFonts w:ascii="ＭＳ 明朝" w:hAnsi="ＭＳ 明朝" w:hint="eastAsia"/>
          <w:lang w:eastAsia="zh-TW"/>
        </w:rPr>
        <w:t>（営業者）</w:t>
      </w:r>
      <w:r>
        <w:rPr>
          <w:rFonts w:ascii="ＭＳ 明朝" w:hAnsi="ＭＳ 明朝"/>
          <w:lang w:eastAsia="zh-TW"/>
        </w:rPr>
        <w:t xml:space="preserve">   </w:t>
      </w:r>
      <w:del w:id="129" w:author="株式会社WineBank" w:date="2026-09-29T00:00:00Z">
        <w:r>
          <w:rPr>
            <w:rFonts w:ascii="ＭＳ 明朝" w:hAnsi="ＭＳ 明朝" w:hint="eastAsia"/>
          </w:rPr>
          <w:delText>東京都渋谷区神泉7-6　芦沢ビル1階</w:delText>
        </w:r>
      </w:del>
      <w:ins w:id="130" w:author="株式会社WineBank" w:date="2026-09-29T00:00:00Z">
        <w:r>
          <w:rPr>
            <w:rFonts w:ascii="ＭＳ 明朝" w:hAnsi="ＭＳ 明朝" w:hint="eastAsia"/>
          </w:rPr>
          <w:t>東京都港区六本木四丁目12番8号　第六DMJビル2階</w:t>
        </w:r>
      </w:ins>
      <w:commentRangeEnd w:id="128"/>
      <w:r>
        <w:rPr>
          <w:rStyle w:val="af4"/>
          <w:rFonts w:ascii="ＭＳ Ｐ明朝" w:eastAsia="ＭＳ Ｐ明朝" w:hAnsi="ＭＳ Ｐ明朝" w:cs="Arial"/>
          <w:sz w:val="21"/>
          <w:szCs w:val="24"/>
        </w:rPr>
        <w:commentReference w:id="128"/>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31" w:author="株式会社WineBank" w:date="2026-09-29T00:00:00Z">
        <w:r>
          <w:rPr>
            <w:rFonts w:hAnsi="ＭＳ 明朝"/>
          </w:rPr>
          <w:delText xml:space="preserve"> P1</w:delText>
        </w:r>
      </w:del>
      <w:ins w:id="132"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33" w:author="株式会社WineBank" w:date="2026-09-29T00:00:00Z"/>
          <w:rFonts w:ascii="ＭＳ 明朝" w:hAnsi="ＭＳ 明朝"/>
        </w:rPr>
      </w:pPr>
      <w:ins w:id="134" w:author="株式会社WineBank" w:date="2026-09-29T00:00:00Z">
        <w:r>
          <w:br w:type="page"/>
        </w:r>
      </w:ins>
    </w:p>
    <w:p w14:paraId="1C501EE6" w14:textId="77777777" w:rsidR="00426997" w:rsidRDefault="00912D27">
      <w:pPr>
        <w:jc w:val="center"/>
        <w:rPr>
          <w:ins w:id="135" w:author="株式会社WineBank" w:date="2026-09-29T00:00:00Z"/>
          <w:rFonts w:ascii="ＭＳ 明朝" w:hAnsi="ＭＳ 明朝"/>
        </w:rPr>
      </w:pPr>
      <w:ins w:id="136" w:author="株式会社WineBank" w:date="2026-09-29T00:00:00Z">
        <w:r>
          <w:rPr>
            <w:rFonts w:ascii="ＭＳ 明朝" w:hAnsi="ＭＳ 明朝" w:hint="eastAsia"/>
            <w:b/>
          </w:rPr>
          <w:lastRenderedPageBreak/>
          <w:t>別紙1　管理委託契約書（写し）</w:t>
        </w:r>
      </w:ins>
    </w:p>
    <w:p w14:paraId="48BE2ABB" w14:textId="77777777" w:rsidR="00426997" w:rsidRDefault="00426997">
      <w:pPr>
        <w:rPr>
          <w:ins w:id="137" w:author="株式会社WineBank" w:date="2026-09-29T00:00:00Z"/>
          <w:rFonts w:ascii="ＭＳ 明朝" w:hAnsi="ＭＳ 明朝"/>
        </w:rPr>
      </w:pPr>
    </w:p>
    <w:p w14:paraId="1AB91ED5" w14:textId="77777777" w:rsidR="005241D7" w:rsidRDefault="005241D7">
      <w:pPr>
        <w:widowControl/>
        <w:jc w:val="left"/>
        <w:rPr>
          <w:ins w:id="138" w:author="Kunihito Nakano" w:date="2026-09-30T18:22:00Z" w16du:dateUtc="2026-09-30T09:22:00Z"/>
          <w:rFonts w:ascii="ＭＳ 明朝" w:hAnsi="ＭＳ 明朝"/>
        </w:rPr>
      </w:pPr>
      <w:ins w:id="139" w:author="Kunihito Nakano" w:date="2026-09-30T18:22:00Z" w16du:dateUtc="2026-09-30T09:22:00Z">
        <w:r>
          <w:rPr>
            <w:rFonts w:ascii="ＭＳ 明朝" w:hAnsi="ＭＳ 明朝"/>
          </w:rPr>
          <w:br w:type="page"/>
        </w:r>
      </w:ins>
    </w:p>
    <w:p w14:paraId="427A2538" w14:textId="33AD4EE9" w:rsidR="00426997" w:rsidDel="005241D7" w:rsidRDefault="00912D27">
      <w:pPr>
        <w:rPr>
          <w:ins w:id="140" w:author="株式会社WineBank" w:date="2026-09-29T00:00:00Z"/>
          <w:del w:id="141" w:author="Kunihito Nakano" w:date="2026-09-30T18:21:00Z" w16du:dateUtc="2026-09-30T09:21:00Z"/>
          <w:rFonts w:ascii="ＭＳ 明朝" w:hAnsi="ＭＳ 明朝"/>
        </w:rPr>
      </w:pPr>
      <w:ins w:id="142" w:author="株式会社WineBank" w:date="2026-09-29T00:00:00Z">
        <w:del w:id="143" w:author="Kunihito Nakano" w:date="2026-09-30T18:21:00Z" w16du:dateUtc="2026-09-30T09:21:00Z">
          <w:r w:rsidDel="005241D7">
            <w:rPr>
              <w:rFonts w:ascii="ＭＳ 明朝" w:hAnsi="ＭＳ 明朝" w:hint="eastAsia"/>
            </w:rPr>
            <w:lastRenderedPageBreak/>
            <w:delText>営業者と受託者の間で2026年●月●日付にて締結される管理委託契約書の写しを添付する。</w:delText>
          </w:r>
        </w:del>
      </w:ins>
    </w:p>
    <w:p w14:paraId="62F2B4A7" w14:textId="7F13B994" w:rsidR="00426997" w:rsidDel="005241D7" w:rsidRDefault="00912D27">
      <w:pPr>
        <w:rPr>
          <w:ins w:id="144" w:author="株式会社WineBank" w:date="2026-09-29T00:00:00Z"/>
          <w:del w:id="145" w:author="Kunihito Nakano" w:date="2026-09-30T18:21:00Z" w16du:dateUtc="2026-09-30T09:21:00Z"/>
          <w:rFonts w:ascii="ＭＳ 明朝" w:hAnsi="ＭＳ 明朝"/>
        </w:rPr>
      </w:pPr>
      <w:ins w:id="146" w:author="株式会社WineBank" w:date="2026-09-29T00:00:00Z">
        <w:del w:id="147" w:author="Kunihito Nakano" w:date="2026-09-30T18:21:00Z" w16du:dateUtc="2026-09-30T09:21:00Z">
          <w:r w:rsidDel="005241D7">
            <w:rPr>
              <w:rFonts w:ascii="ＭＳ 明朝" w:hAnsi="ＭＳ 明朝" w:hint="eastAsia"/>
            </w:rPr>
            <w:delText>（第9条第1項②a.に定める管理委託契約第4条第2項の報酬を含め、受託者が本事業に関して営業者から受ける報酬その他の金員の内容は、本別紙により本出資者に開示される。）</w:delText>
          </w:r>
        </w:del>
      </w:ins>
    </w:p>
    <w:p w14:paraId="1409464F" w14:textId="0BAD41F2" w:rsidR="00426997" w:rsidDel="005241D7" w:rsidRDefault="00912D27">
      <w:pPr>
        <w:rPr>
          <w:ins w:id="148" w:author="株式会社WineBank" w:date="2026-09-29T00:00:00Z"/>
          <w:del w:id="149" w:author="Kunihito Nakano" w:date="2026-09-30T18:21:00Z" w16du:dateUtc="2026-09-30T09:21:00Z"/>
          <w:rFonts w:ascii="ＭＳ 明朝" w:hAnsi="ＭＳ 明朝"/>
        </w:rPr>
      </w:pPr>
      <w:ins w:id="150" w:author="株式会社WineBank" w:date="2026-09-29T00:00:00Z">
        <w:del w:id="151" w:author="Kunihito Nakano" w:date="2026-09-30T18:21:00Z" w16du:dateUtc="2026-09-30T09:21:00Z">
          <w:r w:rsidDel="005241D7">
            <w:br w:type="page"/>
          </w:r>
        </w:del>
      </w:ins>
    </w:p>
    <w:p w14:paraId="42DAFDCB" w14:textId="77777777" w:rsidR="00426997" w:rsidRDefault="00912D27">
      <w:pPr>
        <w:jc w:val="center"/>
        <w:rPr>
          <w:ins w:id="152" w:author="株式会社WineBank" w:date="2026-09-29T00:00:00Z"/>
          <w:rFonts w:ascii="ＭＳ 明朝" w:hAnsi="ＭＳ 明朝"/>
        </w:rPr>
      </w:pPr>
      <w:ins w:id="153" w:author="株式会社WineBank" w:date="2026-09-29T00:00:00Z">
        <w:r>
          <w:rPr>
            <w:rFonts w:ascii="ＭＳ 明朝" w:hAnsi="ＭＳ 明朝" w:hint="eastAsia"/>
            <w:b/>
          </w:rPr>
          <w:t>別紙2　現物出資財産及び受託者等からの取得財産の評価方法</w:t>
        </w:r>
      </w:ins>
    </w:p>
    <w:p w14:paraId="66473E51" w14:textId="77777777" w:rsidR="00426997" w:rsidRDefault="00426997">
      <w:pPr>
        <w:rPr>
          <w:ins w:id="154" w:author="株式会社WineBank" w:date="2026-09-29T00:00:00Z"/>
          <w:rFonts w:ascii="ＭＳ 明朝" w:hAnsi="ＭＳ 明朝"/>
        </w:rPr>
      </w:pPr>
    </w:p>
    <w:p w14:paraId="562EA701" w14:textId="77777777" w:rsidR="00426997" w:rsidRDefault="00912D27">
      <w:pPr>
        <w:keepNext/>
        <w:rPr>
          <w:ins w:id="155" w:author="株式会社WineBank" w:date="2026-09-29T00:00:00Z"/>
          <w:rFonts w:ascii="ＭＳ 明朝" w:hAnsi="ＭＳ 明朝"/>
        </w:rPr>
      </w:pPr>
      <w:ins w:id="156" w:author="株式会社WineBank" w:date="2026-09-29T00:00:00Z">
        <w:r>
          <w:rPr>
            <w:rFonts w:ascii="ＭＳ 明朝" w:hAnsi="ＭＳ 明朝" w:hint="eastAsia"/>
          </w:rPr>
          <w:t>第1条（時価）</w:t>
        </w:r>
      </w:ins>
    </w:p>
    <w:p w14:paraId="56C9BBAF" w14:textId="77777777" w:rsidR="00426997" w:rsidRDefault="00912D27">
      <w:pPr>
        <w:tabs>
          <w:tab w:val="left" w:pos="518"/>
        </w:tabs>
        <w:ind w:left="518" w:hanging="518"/>
        <w:rPr>
          <w:ins w:id="157" w:author="株式会社WineBank" w:date="2026-09-29T00:00:00Z"/>
          <w:rFonts w:ascii="ＭＳ 明朝" w:hAnsi="ＭＳ 明朝"/>
        </w:rPr>
      </w:pPr>
      <w:ins w:id="158" w:author="株式会社WineBank" w:date="2026-09-29T00:00:00Z">
        <w:r>
          <w:rPr>
            <w:rFonts w:ascii="ＭＳ 明朝" w:hAnsi="ＭＳ 明朝" w:hint="eastAsia"/>
          </w:rPr>
          <w:t>1</w:t>
        </w:r>
        <w:r>
          <w:rPr>
            <w:rFonts w:ascii="ＭＳ 明朝" w:hAnsi="ＭＳ 明朝" w:hint="eastAsia"/>
          </w:rPr>
          <w:tab/>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159" w:author="株式会社WineBank" w:date="2026-09-29T00:00:00Z"/>
          <w:rFonts w:ascii="ＭＳ 明朝" w:hAnsi="ＭＳ 明朝"/>
        </w:rPr>
      </w:pPr>
      <w:ins w:id="160" w:author="株式会社WineBank" w:date="2026-09-29T00:00:00Z">
        <w:r>
          <w:rPr>
            <w:rFonts w:ascii="ＭＳ 明朝" w:hAnsi="ＭＳ 明朝" w:hint="eastAsia"/>
          </w:rPr>
          <w:t>（1）</w:t>
        </w:r>
        <w:r>
          <w:rPr>
            <w:rFonts w:ascii="ＭＳ 明朝" w:hAnsi="ＭＳ 明朝" w:hint="eastAsia"/>
          </w:rPr>
          <w:tab/>
          <w:t>酒販店向け卸売価格（受託者及び第三者の直近</w:t>
        </w:r>
      </w:ins>
      <w:ins w:id="161" w:author="Kunihito Nakano" w:date="2026-09-29T12:16:00Z" w16du:dateUtc="2026-09-29T03:16:00Z">
        <w:r w:rsidR="009F6AB4">
          <w:rPr>
            <w:rFonts w:ascii="ＭＳ 明朝" w:hAnsi="ＭＳ 明朝" w:hint="eastAsia"/>
          </w:rPr>
          <w:t>6</w:t>
        </w:r>
      </w:ins>
      <w:ins w:id="162" w:author="株式会社WineBank" w:date="2026-09-29T00:00:00Z">
        <w:del w:id="163" w:author="Kunihito Nakano" w:date="2026-09-29T12:16:00Z" w16du:dateUtc="2026-09-29T03:16:00Z">
          <w:r w:rsidDel="009F6AB4">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164" w:author="株式会社WineBank" w:date="2026-09-29T00:00:00Z"/>
          <w:rFonts w:ascii="ＭＳ 明朝" w:hAnsi="ＭＳ 明朝"/>
        </w:rPr>
      </w:pPr>
      <w:ins w:id="165" w:author="株式会社WineBank" w:date="2026-09-29T00:00:00Z">
        <w:r>
          <w:rPr>
            <w:rFonts w:ascii="ＭＳ 明朝" w:hAnsi="ＭＳ 明朝" w:hint="eastAsia"/>
          </w:rPr>
          <w:t>（2）</w:t>
        </w:r>
        <w:r>
          <w:rPr>
            <w:rFonts w:ascii="ＭＳ 明朝" w:hAnsi="ＭＳ 明朝" w:hint="eastAsia"/>
          </w:rPr>
          <w:tab/>
          <w:t>国内の主要な電子商取引サイトにおける一般消費者向け</w:t>
        </w:r>
      </w:ins>
      <w:ins w:id="166" w:author="Kunihito Nakano" w:date="2026-09-29T12:15:00Z" w16du:dateUtc="2026-09-29T03:15:00Z">
        <w:r w:rsidR="009F6AB4">
          <w:rPr>
            <w:rFonts w:ascii="ＭＳ 明朝" w:hAnsi="ＭＳ 明朝" w:hint="eastAsia"/>
          </w:rPr>
          <w:t>正規品の最安値</w:t>
        </w:r>
      </w:ins>
      <w:ins w:id="167"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168" w:author="株式会社WineBank" w:date="2026-09-29T00:00:00Z"/>
          <w:rFonts w:ascii="ＭＳ 明朝" w:hAnsi="ＭＳ 明朝"/>
        </w:rPr>
      </w:pPr>
      <w:ins w:id="169" w:author="株式会社WineBank" w:date="2026-09-29T00:00:00Z">
        <w:r>
          <w:rPr>
            <w:rFonts w:ascii="ＭＳ 明朝" w:hAnsi="ＭＳ 明朝" w:hint="eastAsia"/>
          </w:rPr>
          <w:t>2</w:t>
        </w:r>
        <w:r>
          <w:rPr>
            <w:rFonts w:ascii="ＭＳ 明朝" w:hAnsi="ＭＳ 明朝" w:hint="eastAsia"/>
          </w:rPr>
          <w:tab/>
          <w:t>評価基準日は、現物出資の実行日又は取得日とする。</w:t>
        </w:r>
      </w:ins>
    </w:p>
    <w:p w14:paraId="31941555" w14:textId="77777777" w:rsidR="00426997" w:rsidRDefault="00912D27">
      <w:pPr>
        <w:tabs>
          <w:tab w:val="left" w:pos="518"/>
        </w:tabs>
        <w:ind w:left="518" w:hanging="518"/>
        <w:rPr>
          <w:ins w:id="170" w:author="株式会社WineBank" w:date="2026-09-29T00:00:00Z"/>
          <w:rFonts w:ascii="ＭＳ 明朝" w:hAnsi="ＭＳ 明朝"/>
        </w:rPr>
      </w:pPr>
      <w:ins w:id="171" w:author="株式会社WineBank" w:date="2026-09-29T00:00:00Z">
        <w:r>
          <w:rPr>
            <w:rFonts w:ascii="ＭＳ 明朝" w:hAnsi="ＭＳ 明朝" w:hint="eastAsia"/>
          </w:rPr>
          <w:t>3</w:t>
        </w:r>
        <w:r>
          <w:rPr>
            <w:rFonts w:ascii="ＭＳ 明朝" w:hAnsi="ＭＳ 明朝" w:hint="eastAsia"/>
          </w:rPr>
          <w:tab/>
          <w:t>前項の価格が得られない対象銘柄については、Liv-ex等の国際的な市場価格指標その他客観的な市場データに基づき合理的に算定する。</w:t>
        </w:r>
      </w:ins>
    </w:p>
    <w:p w14:paraId="190323A4" w14:textId="77777777" w:rsidR="00426997" w:rsidRDefault="00426997">
      <w:pPr>
        <w:rPr>
          <w:ins w:id="172" w:author="株式会社WineBank" w:date="2026-09-29T00:00:00Z"/>
          <w:rFonts w:ascii="ＭＳ 明朝" w:hAnsi="ＭＳ 明朝"/>
        </w:rPr>
      </w:pPr>
    </w:p>
    <w:p w14:paraId="287B022D" w14:textId="77777777" w:rsidR="00426997" w:rsidRDefault="00912D27">
      <w:pPr>
        <w:keepNext/>
        <w:rPr>
          <w:ins w:id="173" w:author="株式会社WineBank" w:date="2026-09-29T00:00:00Z"/>
          <w:rFonts w:ascii="ＭＳ 明朝" w:hAnsi="ＭＳ 明朝"/>
        </w:rPr>
      </w:pPr>
      <w:ins w:id="174" w:author="株式会社WineBank" w:date="2026-09-29T00:00:00Z">
        <w:r>
          <w:rPr>
            <w:rFonts w:ascii="ＭＳ 明朝" w:hAnsi="ＭＳ 明朝" w:hint="eastAsia"/>
          </w:rPr>
          <w:t>第2条（評価額）</w:t>
        </w:r>
      </w:ins>
    </w:p>
    <w:p w14:paraId="120F49A6" w14:textId="77777777" w:rsidR="00426997" w:rsidRDefault="00912D27">
      <w:pPr>
        <w:rPr>
          <w:ins w:id="175" w:author="株式会社WineBank" w:date="2026-09-29T00:00:00Z"/>
          <w:rFonts w:ascii="ＭＳ 明朝" w:hAnsi="ＭＳ 明朝"/>
        </w:rPr>
      </w:pPr>
      <w:commentRangeStart w:id="176"/>
      <w:ins w:id="177" w:author="株式会社WineBank" w:date="2026-09-29T00:00:00Z">
        <w:r>
          <w:rPr>
            <w:rFonts w:ascii="ＭＳ 明朝" w:hAnsi="ＭＳ 明朝" w:hint="eastAsia"/>
          </w:rPr>
          <w:t>現物出資財産の評価額及び受託者等からの取得価格は、時価に（1−α）を乗じた額とする。αは20.8%とする。</w:t>
        </w:r>
      </w:ins>
      <w:commentRangeEnd w:id="176"/>
      <w:r>
        <w:rPr>
          <w:rStyle w:val="af4"/>
          <w:rFonts w:ascii="ＭＳ 明朝" w:hAnsi="ＭＳ 明朝"/>
          <w:sz w:val="21"/>
          <w:szCs w:val="24"/>
        </w:rPr>
        <w:commentReference w:id="176"/>
      </w:r>
    </w:p>
    <w:p w14:paraId="79FE5D06" w14:textId="77777777" w:rsidR="00426997" w:rsidRDefault="00426997">
      <w:pPr>
        <w:rPr>
          <w:ins w:id="178" w:author="株式会社WineBank" w:date="2026-09-29T00:00:00Z"/>
          <w:rFonts w:ascii="ＭＳ 明朝" w:hAnsi="ＭＳ 明朝"/>
        </w:rPr>
      </w:pPr>
    </w:p>
    <w:p w14:paraId="2E439F80" w14:textId="77777777" w:rsidR="00426997" w:rsidRDefault="00912D27">
      <w:pPr>
        <w:keepNext/>
        <w:rPr>
          <w:ins w:id="179" w:author="株式会社WineBank" w:date="2026-09-29T00:00:00Z"/>
          <w:rFonts w:ascii="ＭＳ 明朝" w:hAnsi="ＭＳ 明朝"/>
        </w:rPr>
      </w:pPr>
      <w:ins w:id="180" w:author="株式会社WineBank" w:date="2026-09-29T00:00:00Z">
        <w:r>
          <w:rPr>
            <w:rFonts w:ascii="ＭＳ 明朝" w:hAnsi="ＭＳ 明朝" w:hint="eastAsia"/>
          </w:rPr>
          <w:t>第3条（帳簿価額との関係）</w:t>
        </w:r>
      </w:ins>
    </w:p>
    <w:p w14:paraId="734AAFC3" w14:textId="77777777" w:rsidR="00426997" w:rsidRDefault="00912D27">
      <w:pPr>
        <w:rPr>
          <w:ins w:id="181" w:author="株式会社WineBank" w:date="2026-09-29T00:00:00Z"/>
          <w:rFonts w:ascii="ＭＳ 明朝" w:hAnsi="ＭＳ 明朝"/>
        </w:rPr>
      </w:pPr>
      <w:ins w:id="182"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183" w:author="株式会社WineBank" w:date="2026-09-29T00:00:00Z"/>
          <w:rFonts w:ascii="ＭＳ 明朝" w:hAnsi="ＭＳ 明朝"/>
        </w:rPr>
      </w:pPr>
    </w:p>
    <w:p w14:paraId="775E3791" w14:textId="77777777" w:rsidR="00426997" w:rsidRDefault="00912D27">
      <w:pPr>
        <w:keepNext/>
        <w:rPr>
          <w:ins w:id="184" w:author="株式会社WineBank" w:date="2026-09-29T00:00:00Z"/>
          <w:rFonts w:ascii="ＭＳ 明朝" w:hAnsi="ＭＳ 明朝"/>
        </w:rPr>
      </w:pPr>
      <w:ins w:id="185" w:author="株式会社WineBank" w:date="2026-09-29T00:00:00Z">
        <w:r>
          <w:rPr>
            <w:rFonts w:ascii="ＭＳ 明朝" w:hAnsi="ＭＳ 明朝" w:hint="eastAsia"/>
          </w:rPr>
          <w:t>第4条（評価額を下回る売却）</w:t>
        </w:r>
      </w:ins>
    </w:p>
    <w:p w14:paraId="7486A16B" w14:textId="77777777" w:rsidR="00426997" w:rsidRDefault="00912D27">
      <w:pPr>
        <w:tabs>
          <w:tab w:val="left" w:pos="518"/>
        </w:tabs>
        <w:ind w:left="518" w:hanging="518"/>
        <w:rPr>
          <w:ins w:id="186" w:author="株式会社WineBank" w:date="2026-09-29T00:00:00Z"/>
          <w:rFonts w:ascii="ＭＳ 明朝" w:hAnsi="ＭＳ 明朝"/>
        </w:rPr>
      </w:pPr>
      <w:ins w:id="187" w:author="株式会社WineBank" w:date="2026-09-29T00:00:00Z">
        <w:r>
          <w:rPr>
            <w:rFonts w:ascii="ＭＳ 明朝" w:hAnsi="ＭＳ 明朝" w:hint="eastAsia"/>
          </w:rPr>
          <w:t>1</w:t>
        </w:r>
        <w:r>
          <w:rPr>
            <w:rFonts w:ascii="ＭＳ 明朝" w:hAnsi="ＭＳ 明朝" w:hint="eastAsia"/>
          </w:rPr>
          <w:tab/>
          <w:t>本財産たるワインの売却価額が前条の取得価額を下回った場合の差額は、本事業の損失として、第9条第5項に従い各本件匿名組合員が出資割合に応じて負担する。</w:t>
        </w:r>
      </w:ins>
    </w:p>
    <w:p w14:paraId="6BEB8DDD" w14:textId="77777777" w:rsidR="00426997" w:rsidRDefault="00912D27">
      <w:pPr>
        <w:tabs>
          <w:tab w:val="left" w:pos="518"/>
        </w:tabs>
        <w:ind w:left="518" w:hanging="518"/>
        <w:rPr>
          <w:ins w:id="188" w:author="株式会社WineBank" w:date="2026-09-29T00:00:00Z"/>
          <w:rFonts w:ascii="ＭＳ 明朝" w:hAnsi="ＭＳ 明朝"/>
        </w:rPr>
      </w:pPr>
      <w:ins w:id="189" w:author="株式会社WineBank" w:date="2026-09-29T00:00:00Z">
        <w:r>
          <w:rPr>
            <w:rFonts w:ascii="ＭＳ 明朝" w:hAnsi="ＭＳ 明朝" w:hint="eastAsia"/>
          </w:rPr>
          <w:t>2</w:t>
        </w:r>
        <w:r>
          <w:rPr>
            <w:rFonts w:ascii="ＭＳ 明朝" w:hAnsi="ＭＳ 明朝" w:hint="eastAsia"/>
          </w:rPr>
          <w:tab/>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190" w:author="株式会社WineBank" w:date="2026-09-29T00:00:00Z"/>
          <w:rFonts w:ascii="ＭＳ 明朝" w:hAnsi="ＭＳ 明朝"/>
        </w:rPr>
      </w:pPr>
    </w:p>
    <w:p w14:paraId="2787BD5E" w14:textId="77777777" w:rsidR="00426997" w:rsidRDefault="00912D27">
      <w:pPr>
        <w:keepNext/>
        <w:rPr>
          <w:ins w:id="191" w:author="株式会社WineBank" w:date="2026-09-29T00:00:00Z"/>
          <w:rFonts w:ascii="ＭＳ 明朝" w:hAnsi="ＭＳ 明朝"/>
        </w:rPr>
      </w:pPr>
      <w:ins w:id="192" w:author="株式会社WineBank" w:date="2026-09-29T00:00:00Z">
        <w:r>
          <w:rPr>
            <w:rFonts w:ascii="ＭＳ 明朝" w:hAnsi="ＭＳ 明朝" w:hint="eastAsia"/>
          </w:rPr>
          <w:t>第5条（消費税等）</w:t>
        </w:r>
      </w:ins>
    </w:p>
    <w:p w14:paraId="1D7890D3" w14:textId="77777777" w:rsidR="00426997" w:rsidRDefault="00912D27">
      <w:pPr>
        <w:rPr>
          <w:ins w:id="193" w:author="株式会社WineBank" w:date="2026-09-29T00:00:00Z"/>
          <w:rFonts w:ascii="ＭＳ 明朝" w:hAnsi="ＭＳ 明朝"/>
        </w:rPr>
      </w:pPr>
      <w:ins w:id="194"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195" w:author="株式会社WineBank" w:date="2026-09-29T00:00:00Z"/>
          <w:rFonts w:ascii="ＭＳ 明朝" w:hAnsi="ＭＳ 明朝"/>
        </w:rPr>
      </w:pPr>
    </w:p>
    <w:p w14:paraId="243F5E70" w14:textId="77777777" w:rsidR="00426997" w:rsidRDefault="00912D27">
      <w:pPr>
        <w:keepNext/>
        <w:rPr>
          <w:ins w:id="196" w:author="株式会社WineBank" w:date="2026-09-29T00:00:00Z"/>
          <w:rFonts w:ascii="ＭＳ 明朝" w:hAnsi="ＭＳ 明朝"/>
        </w:rPr>
      </w:pPr>
      <w:ins w:id="197" w:author="株式会社WineBank" w:date="2026-09-29T00:00:00Z">
        <w:r>
          <w:rPr>
            <w:rFonts w:ascii="ＭＳ 明朝" w:hAnsi="ＭＳ 明朝" w:hint="eastAsia"/>
          </w:rPr>
          <w:t>第6条（根拠資料の保存・検証）</w:t>
        </w:r>
      </w:ins>
    </w:p>
    <w:p w14:paraId="2E16BA71" w14:textId="77777777" w:rsidR="00426997" w:rsidRDefault="00912D27">
      <w:pPr>
        <w:rPr>
          <w:ins w:id="198" w:author="株式会社WineBank" w:date="2026-09-29T00:00:00Z"/>
          <w:rFonts w:ascii="ＭＳ 明朝" w:hAnsi="ＭＳ 明朝"/>
        </w:rPr>
      </w:pPr>
      <w:ins w:id="199" w:author="株式会社WineBank" w:date="2026-09-29T00:00:00Z">
        <w:r>
          <w:rPr>
            <w:rFonts w:ascii="ＭＳ 明朝" w:hAnsi="ＭＳ 明朝" w:hint="eastAsia"/>
          </w:rPr>
          <w:t>営業者は、時価の算定に用いた資料を本契約終了後5年間保存し、本出資者の求めに応じて</w:t>
        </w:r>
        <w:r>
          <w:rPr>
            <w:rFonts w:ascii="ＭＳ 明朝" w:hAnsi="ＭＳ 明朝" w:hint="eastAsia"/>
          </w:rPr>
          <w:lastRenderedPageBreak/>
          <w:t>開示する。時価の算定は第12条第5項に定める合意された手続の対象とする。</w:t>
        </w:r>
      </w:ins>
    </w:p>
    <w:p w14:paraId="38FB4D07" w14:textId="77777777" w:rsidR="00426997" w:rsidRDefault="00912D27">
      <w:pPr>
        <w:rPr>
          <w:ins w:id="200" w:author="株式会社WineBank" w:date="2026-09-29T00:00:00Z"/>
          <w:rFonts w:ascii="ＭＳ 明朝" w:hAnsi="ＭＳ 明朝"/>
        </w:rPr>
      </w:pPr>
      <w:ins w:id="201" w:author="株式会社WineBank" w:date="2026-09-29T00:00:00Z">
        <w:r>
          <w:br w:type="page"/>
        </w:r>
      </w:ins>
    </w:p>
    <w:p w14:paraId="1BC6E66E" w14:textId="77777777" w:rsidR="00426997" w:rsidRDefault="00912D27">
      <w:pPr>
        <w:jc w:val="center"/>
        <w:rPr>
          <w:ins w:id="202" w:author="株式会社WineBank" w:date="2026-09-29T00:00:00Z"/>
          <w:rFonts w:ascii="ＭＳ 明朝" w:hAnsi="ＭＳ 明朝"/>
        </w:rPr>
      </w:pPr>
      <w:ins w:id="203" w:author="株式会社WineBank" w:date="2026-09-29T00:00:00Z">
        <w:r>
          <w:rPr>
            <w:rFonts w:ascii="ＭＳ 明朝" w:hAnsi="ＭＳ 明朝" w:hint="eastAsia"/>
            <w:b/>
          </w:rPr>
          <w:lastRenderedPageBreak/>
          <w:t>別紙3　在庫配分方針</w:t>
        </w:r>
      </w:ins>
    </w:p>
    <w:p w14:paraId="3882B81E" w14:textId="77777777" w:rsidR="00426997" w:rsidRDefault="00426997">
      <w:pPr>
        <w:rPr>
          <w:ins w:id="204" w:author="株式会社WineBank" w:date="2026-09-29T00:00:00Z"/>
          <w:rFonts w:ascii="ＭＳ 明朝" w:hAnsi="ＭＳ 明朝"/>
        </w:rPr>
      </w:pPr>
    </w:p>
    <w:p w14:paraId="09DE2C8C" w14:textId="77777777" w:rsidR="00426997" w:rsidRDefault="00912D27">
      <w:pPr>
        <w:rPr>
          <w:ins w:id="205" w:author="株式会社WineBank" w:date="2026-09-29T00:00:00Z"/>
          <w:rFonts w:ascii="ＭＳ 明朝" w:hAnsi="ＭＳ 明朝"/>
        </w:rPr>
      </w:pPr>
      <w:ins w:id="206"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207" w:author="株式会社WineBank" w:date="2026-09-29T00:00:00Z"/>
          <w:rFonts w:ascii="ＭＳ 明朝" w:hAnsi="ＭＳ 明朝"/>
        </w:rPr>
      </w:pPr>
    </w:p>
    <w:p w14:paraId="0DE03065" w14:textId="77777777" w:rsidR="00426997" w:rsidRDefault="00912D27">
      <w:pPr>
        <w:keepNext/>
        <w:rPr>
          <w:ins w:id="208" w:author="株式会社WineBank" w:date="2026-09-29T00:00:00Z"/>
          <w:rFonts w:ascii="ＭＳ 明朝" w:hAnsi="ＭＳ 明朝"/>
        </w:rPr>
      </w:pPr>
      <w:ins w:id="209" w:author="株式会社WineBank" w:date="2026-09-29T00:00:00Z">
        <w:r>
          <w:rPr>
            <w:rFonts w:ascii="ＭＳ 明朝" w:hAnsi="ＭＳ 明朝" w:hint="eastAsia"/>
          </w:rPr>
          <w:t>第1条（売却の配分）</w:t>
        </w:r>
      </w:ins>
    </w:p>
    <w:p w14:paraId="6CAD4BEF" w14:textId="77777777" w:rsidR="00426997" w:rsidRDefault="00912D27">
      <w:pPr>
        <w:tabs>
          <w:tab w:val="left" w:pos="518"/>
        </w:tabs>
        <w:ind w:left="518" w:hanging="518"/>
        <w:rPr>
          <w:ins w:id="210" w:author="株式会社WineBank" w:date="2026-09-29T00:00:00Z"/>
          <w:rFonts w:ascii="ＭＳ 明朝" w:hAnsi="ＭＳ 明朝"/>
        </w:rPr>
      </w:pPr>
      <w:ins w:id="211" w:author="株式会社WineBank" w:date="2026-09-29T00:00:00Z">
        <w:r>
          <w:rPr>
            <w:rFonts w:ascii="ＭＳ 明朝" w:hAnsi="ＭＳ 明朝" w:hint="eastAsia"/>
          </w:rPr>
          <w:t>1</w:t>
        </w:r>
        <w:r>
          <w:rPr>
            <w:rFonts w:ascii="ＭＳ 明朝" w:hAnsi="ＭＳ 明朝" w:hint="eastAsia"/>
          </w:rPr>
          <w:tab/>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212" w:author="株式会社WineBank" w:date="2026-09-29T00:00:00Z"/>
          <w:rFonts w:ascii="ＭＳ 明朝" w:hAnsi="ＭＳ 明朝"/>
        </w:rPr>
      </w:pPr>
      <w:ins w:id="213" w:author="株式会社WineBank" w:date="2026-09-29T00:00:00Z">
        <w:r>
          <w:rPr>
            <w:rFonts w:ascii="ＭＳ 明朝" w:hAnsi="ＭＳ 明朝" w:hint="eastAsia"/>
          </w:rPr>
          <w:t>2</w:t>
        </w:r>
        <w:r>
          <w:rPr>
            <w:rFonts w:ascii="ＭＳ 明朝" w:hAnsi="ＭＳ 明朝" w:hint="eastAsia"/>
          </w:rPr>
          <w:tab/>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214" w:author="株式会社WineBank" w:date="2026-09-29T00:00:00Z"/>
          <w:rFonts w:ascii="ＭＳ 明朝" w:hAnsi="ＭＳ 明朝"/>
        </w:rPr>
      </w:pPr>
      <w:ins w:id="215" w:author="株式会社WineBank" w:date="2026-09-29T00:00:00Z">
        <w:r>
          <w:rPr>
            <w:rFonts w:ascii="ＭＳ 明朝" w:hAnsi="ＭＳ 明朝" w:hint="eastAsia"/>
          </w:rPr>
          <w:t>3</w:t>
        </w:r>
        <w:r>
          <w:rPr>
            <w:rFonts w:ascii="ＭＳ 明朝" w:hAnsi="ＭＳ 明朝" w:hint="eastAsia"/>
          </w:rPr>
          <w:tab/>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216" w:author="株式会社WineBank" w:date="2026-09-29T00:00:00Z"/>
          <w:rFonts w:ascii="ＭＳ 明朝" w:hAnsi="ＭＳ 明朝"/>
        </w:rPr>
      </w:pPr>
      <w:ins w:id="217" w:author="株式会社WineBank" w:date="2026-09-29T00:00:00Z">
        <w:r>
          <w:rPr>
            <w:rFonts w:ascii="ＭＳ 明朝" w:hAnsi="ＭＳ 明朝" w:hint="eastAsia"/>
          </w:rPr>
          <w:t>4</w:t>
        </w:r>
        <w:r>
          <w:rPr>
            <w:rFonts w:ascii="ＭＳ 明朝" w:hAnsi="ＭＳ 明朝" w:hint="eastAsia"/>
          </w:rPr>
          <w:tab/>
          <w:t>四半期末日における累計配分比率と第1項の比率との乖離が●%を超えた場合、翌四半期においてこれを是正する。</w:t>
        </w:r>
      </w:ins>
    </w:p>
    <w:p w14:paraId="608D1641" w14:textId="77777777" w:rsidR="00426997" w:rsidRDefault="00426997">
      <w:pPr>
        <w:rPr>
          <w:ins w:id="218" w:author="株式会社WineBank" w:date="2026-09-29T00:00:00Z"/>
          <w:rFonts w:ascii="ＭＳ 明朝" w:hAnsi="ＭＳ 明朝"/>
        </w:rPr>
      </w:pPr>
    </w:p>
    <w:p w14:paraId="1F9BAE8E" w14:textId="77777777" w:rsidR="00426997" w:rsidRDefault="00912D27">
      <w:pPr>
        <w:keepNext/>
        <w:rPr>
          <w:ins w:id="219" w:author="株式会社WineBank" w:date="2026-09-29T00:00:00Z"/>
          <w:rFonts w:ascii="ＭＳ 明朝" w:hAnsi="ＭＳ 明朝"/>
        </w:rPr>
      </w:pPr>
      <w:ins w:id="220" w:author="株式会社WineBank" w:date="2026-09-29T00:00:00Z">
        <w:r>
          <w:rPr>
            <w:rFonts w:ascii="ＭＳ 明朝" w:hAnsi="ＭＳ 明朝" w:hint="eastAsia"/>
          </w:rPr>
          <w:t>第2条（組入銘柄の選定）</w:t>
        </w:r>
      </w:ins>
    </w:p>
    <w:p w14:paraId="3284497D" w14:textId="77777777" w:rsidR="00426997" w:rsidRDefault="00912D27">
      <w:pPr>
        <w:rPr>
          <w:ins w:id="221" w:author="株式会社WineBank" w:date="2026-09-29T00:00:00Z"/>
          <w:rFonts w:ascii="ＭＳ 明朝" w:hAnsi="ＭＳ 明朝"/>
        </w:rPr>
      </w:pPr>
      <w:ins w:id="222"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223" w:author="株式会社WineBank" w:date="2026-09-29T00:00:00Z"/>
          <w:rFonts w:ascii="ＭＳ 明朝" w:hAnsi="ＭＳ 明朝"/>
        </w:rPr>
      </w:pPr>
    </w:p>
    <w:p w14:paraId="7072BACA" w14:textId="77777777" w:rsidR="00426997" w:rsidRDefault="00912D27">
      <w:pPr>
        <w:keepNext/>
        <w:rPr>
          <w:ins w:id="224" w:author="株式会社WineBank" w:date="2026-09-29T00:00:00Z"/>
          <w:rFonts w:ascii="ＭＳ 明朝" w:hAnsi="ＭＳ 明朝"/>
        </w:rPr>
      </w:pPr>
      <w:ins w:id="225" w:author="株式会社WineBank" w:date="2026-09-29T00:00:00Z">
        <w:r>
          <w:rPr>
            <w:rFonts w:ascii="ＭＳ 明朝" w:hAnsi="ＭＳ 明朝" w:hint="eastAsia"/>
          </w:rPr>
          <w:t>第3条（実現単価の同一性と差額の補填）</w:t>
        </w:r>
      </w:ins>
    </w:p>
    <w:p w14:paraId="7C74D303" w14:textId="77777777" w:rsidR="00426997" w:rsidRDefault="00912D27">
      <w:pPr>
        <w:tabs>
          <w:tab w:val="left" w:pos="518"/>
        </w:tabs>
        <w:ind w:left="518" w:hanging="518"/>
        <w:rPr>
          <w:ins w:id="226" w:author="株式会社WineBank" w:date="2026-09-29T00:00:00Z"/>
          <w:rFonts w:ascii="ＭＳ 明朝" w:hAnsi="ＭＳ 明朝"/>
        </w:rPr>
      </w:pPr>
      <w:ins w:id="227" w:author="株式会社WineBank" w:date="2026-09-29T00:00:00Z">
        <w:r>
          <w:rPr>
            <w:rFonts w:ascii="ＭＳ 明朝" w:hAnsi="ＭＳ 明朝" w:hint="eastAsia"/>
          </w:rPr>
          <w:t>1</w:t>
        </w:r>
        <w:r>
          <w:rPr>
            <w:rFonts w:ascii="ＭＳ 明朝" w:hAnsi="ＭＳ 明朝" w:hint="eastAsia"/>
          </w:rPr>
          <w:tab/>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228" w:author="株式会社WineBank" w:date="2026-09-29T00:00:00Z"/>
          <w:rFonts w:ascii="ＭＳ 明朝" w:hAnsi="ＭＳ 明朝"/>
        </w:rPr>
      </w:pPr>
      <w:ins w:id="229" w:author="株式会社WineBank" w:date="2026-09-29T00:00:00Z">
        <w:r>
          <w:rPr>
            <w:rFonts w:ascii="ＭＳ 明朝" w:hAnsi="ＭＳ 明朝" w:hint="eastAsia"/>
          </w:rPr>
          <w:t>2</w:t>
        </w:r>
        <w:r>
          <w:rPr>
            <w:rFonts w:ascii="ＭＳ 明朝" w:hAnsi="ＭＳ 明朝" w:hint="eastAsia"/>
          </w:rPr>
          <w:tab/>
          <w:t>前項に反して本件在庫に係る実現単価が下回った場合、受託者は、その差額に当該四半期における本件在庫の売却本数を乗じた金額を、当該四半期の報告書提出後30日以内に営業者に支払う。</w:t>
        </w:r>
      </w:ins>
    </w:p>
    <w:p w14:paraId="50E41422" w14:textId="77777777" w:rsidR="00426997" w:rsidRDefault="00426997">
      <w:pPr>
        <w:rPr>
          <w:ins w:id="230" w:author="株式会社WineBank" w:date="2026-09-29T00:00:00Z"/>
          <w:rFonts w:ascii="ＭＳ 明朝" w:hAnsi="ＭＳ 明朝"/>
        </w:rPr>
      </w:pPr>
    </w:p>
    <w:p w14:paraId="58E538D0" w14:textId="77777777" w:rsidR="00426997" w:rsidRDefault="00912D27">
      <w:pPr>
        <w:keepNext/>
        <w:rPr>
          <w:ins w:id="231" w:author="株式会社WineBank" w:date="2026-09-29T00:00:00Z"/>
          <w:rFonts w:ascii="ＭＳ 明朝" w:hAnsi="ＭＳ 明朝"/>
        </w:rPr>
      </w:pPr>
      <w:ins w:id="232" w:author="株式会社WineBank" w:date="2026-09-29T00:00:00Z">
        <w:r>
          <w:rPr>
            <w:rFonts w:ascii="ＭＳ 明朝" w:hAnsi="ＭＳ 明朝" w:hint="eastAsia"/>
          </w:rPr>
          <w:t>第4条（配分台帳・出庫の自動割当・分別保管）</w:t>
        </w:r>
      </w:ins>
    </w:p>
    <w:p w14:paraId="6CC162F2" w14:textId="77777777" w:rsidR="00426997" w:rsidRDefault="00912D27">
      <w:pPr>
        <w:tabs>
          <w:tab w:val="left" w:pos="518"/>
        </w:tabs>
        <w:ind w:left="518" w:hanging="518"/>
        <w:rPr>
          <w:ins w:id="233" w:author="株式会社WineBank" w:date="2026-09-29T00:00:00Z"/>
          <w:rFonts w:ascii="ＭＳ 明朝" w:hAnsi="ＭＳ 明朝"/>
        </w:rPr>
      </w:pPr>
      <w:ins w:id="234" w:author="株式会社WineBank" w:date="2026-09-29T00:00:00Z">
        <w:r>
          <w:rPr>
            <w:rFonts w:ascii="ＭＳ 明朝" w:hAnsi="ＭＳ 明朝" w:hint="eastAsia"/>
          </w:rPr>
          <w:t>1</w:t>
        </w:r>
        <w:r>
          <w:rPr>
            <w:rFonts w:ascii="ＭＳ 明朝" w:hAnsi="ＭＳ 明朝" w:hint="eastAsia"/>
          </w:rPr>
          <w:tab/>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35" w:author="株式会社WineBank" w:date="2026-09-29T00:00:00Z"/>
          <w:rFonts w:ascii="ＭＳ 明朝" w:hAnsi="ＭＳ 明朝"/>
        </w:rPr>
      </w:pPr>
      <w:ins w:id="236" w:author="株式会社WineBank" w:date="2026-09-29T00:00:00Z">
        <w:r>
          <w:rPr>
            <w:rFonts w:ascii="ＭＳ 明朝" w:hAnsi="ＭＳ 明朝" w:hint="eastAsia"/>
          </w:rPr>
          <w:t>2</w:t>
        </w:r>
        <w:r>
          <w:rPr>
            <w:rFonts w:ascii="ＭＳ 明朝" w:hAnsi="ＭＳ 明朝" w:hint="eastAsia"/>
          </w:rPr>
          <w:tab/>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37" w:author="株式会社WineBank" w:date="2026-09-29T00:00:00Z"/>
          <w:rFonts w:ascii="ＭＳ 明朝" w:hAnsi="ＭＳ 明朝"/>
        </w:rPr>
      </w:pPr>
      <w:ins w:id="238" w:author="株式会社WineBank" w:date="2026-09-29T00:00:00Z">
        <w:r>
          <w:rPr>
            <w:rFonts w:ascii="ＭＳ 明朝" w:hAnsi="ＭＳ 明朝" w:hint="eastAsia"/>
          </w:rPr>
          <w:t>3</w:t>
        </w:r>
        <w:r>
          <w:rPr>
            <w:rFonts w:ascii="ＭＳ 明朝" w:hAnsi="ＭＳ 明朝" w:hint="eastAsia"/>
          </w:rPr>
          <w:tab/>
          <w:t>本件在庫は自己勘定在庫と区分されたロケーションで保管し、識別表示を付す。四半</w:t>
        </w:r>
        <w:r>
          <w:rPr>
            <w:rFonts w:ascii="ＭＳ 明朝" w:hAnsi="ＭＳ 明朝" w:hint="eastAsia"/>
          </w:rPr>
          <w:lastRenderedPageBreak/>
          <w:t>期ごとに第三者による実地棚卸を実施する。</w:t>
        </w:r>
      </w:ins>
    </w:p>
    <w:p w14:paraId="4AE0B59E" w14:textId="77777777" w:rsidR="00426997" w:rsidRDefault="00426997">
      <w:pPr>
        <w:rPr>
          <w:ins w:id="239" w:author="株式会社WineBank" w:date="2026-09-29T00:00:00Z"/>
          <w:rFonts w:ascii="ＭＳ 明朝" w:hAnsi="ＭＳ 明朝"/>
        </w:rPr>
      </w:pPr>
    </w:p>
    <w:p w14:paraId="29A44218" w14:textId="77777777" w:rsidR="00426997" w:rsidRDefault="00912D27">
      <w:pPr>
        <w:keepNext/>
        <w:rPr>
          <w:ins w:id="240" w:author="株式会社WineBank" w:date="2026-09-29T00:00:00Z"/>
          <w:rFonts w:ascii="ＭＳ 明朝" w:hAnsi="ＭＳ 明朝"/>
        </w:rPr>
      </w:pPr>
      <w:ins w:id="241" w:author="株式会社WineBank" w:date="2026-09-29T00:00:00Z">
        <w:r>
          <w:rPr>
            <w:rFonts w:ascii="ＭＳ 明朝" w:hAnsi="ＭＳ 明朝" w:hint="eastAsia"/>
          </w:rPr>
          <w:t>第5条（遵守状況の検証・違反時の是正）</w:t>
        </w:r>
      </w:ins>
    </w:p>
    <w:p w14:paraId="1D886870" w14:textId="77777777" w:rsidR="00426997" w:rsidRDefault="00912D27">
      <w:pPr>
        <w:rPr>
          <w:ins w:id="242" w:author="株式会社WineBank" w:date="2026-09-29T00:00:00Z"/>
          <w:rFonts w:ascii="ＭＳ 明朝" w:hAnsi="ＭＳ 明朝"/>
        </w:rPr>
      </w:pPr>
      <w:ins w:id="243" w:author="株式会社WineBank" w:date="2026-09-29T00:00:00Z">
        <w:r>
          <w:rPr>
            <w:rFonts w:ascii="ＭＳ 明朝" w:hAnsi="ＭＳ 明朝" w:hint="eastAsia"/>
          </w:rPr>
          <w:t>本別紙の遵守状況は第12条第5項に定める合意された手続の対象とする。違反があった場合、営業者は遅滞なく本出資者に報告し、是正措置の内容及び実施時期を書面で提示する。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2"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6"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2"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72" w:author="株式会社WineBank" w:date="2026-09-29T03:24:00Z" w:initials="WB">
    <w:p w14:paraId="727FFC29" w14:textId="77777777" w:rsidR="004D357B" w:rsidRDefault="00BE399D">
      <w:r>
        <w:annotationRef/>
      </w:r>
      <w:r>
        <w:rPr>
          <w:color w:val="000000"/>
          <w:sz w:val="20"/>
          <w:szCs w:val="20"/>
        </w:rPr>
        <w:t>「簡易監査」は法定の用語ではなく範囲が曖昧なため、「レビュー」（公認会計士によるレビュー業務）又は「合意された手続」と表記するのが一般的です。費用と保証水準のバランスから、合意された手続が現実的と考えます。</w:t>
      </w:r>
    </w:p>
  </w:comment>
  <w:comment w:id="77"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76" w:author="株式会社WineBank" w:date="2026-09-29T03:24:00Z" w:initials="WB">
    <w:p w14:paraId="74F9F20E" w14:textId="77777777" w:rsidR="004D357B" w:rsidRDefault="00BE399D">
      <w:r>
        <w:annotationRef/>
      </w:r>
      <w:r>
        <w:rPr>
          <w:color w:val="000000"/>
          <w:sz w:val="20"/>
          <w:szCs w:val="20"/>
        </w:rPr>
        <w:t>延長を受託者（</w:t>
      </w:r>
      <w:r>
        <w:rPr>
          <w:color w:val="000000"/>
          <w:sz w:val="20"/>
          <w:szCs w:val="20"/>
        </w:rPr>
        <w:t>WineBank</w:t>
      </w:r>
      <w:r>
        <w:rPr>
          <w:color w:val="000000"/>
          <w:sz w:val="20"/>
          <w:szCs w:val="20"/>
        </w:rPr>
        <w:t>）の申し出のみで決められる形は、出資者から見て一方的と受け取られる可能性があります。例えば「受託者の申し出により、受託者及びその関係者を除く本件匿名組合員の出資割合の過半の同意を得て、最長</w:t>
      </w:r>
      <w:r>
        <w:rPr>
          <w:color w:val="000000"/>
          <w:sz w:val="20"/>
          <w:szCs w:val="20"/>
        </w:rPr>
        <w:t>3</w:t>
      </w:r>
      <w:r>
        <w:rPr>
          <w:color w:val="000000"/>
          <w:sz w:val="20"/>
          <w:szCs w:val="20"/>
        </w:rPr>
        <w:t>年延長できる」とすると、第</w:t>
      </w:r>
      <w:r>
        <w:rPr>
          <w:color w:val="000000"/>
          <w:sz w:val="20"/>
          <w:szCs w:val="20"/>
        </w:rPr>
        <w:t>16</w:t>
      </w:r>
      <w:r>
        <w:rPr>
          <w:color w:val="000000"/>
          <w:sz w:val="20"/>
          <w:szCs w:val="20"/>
        </w:rPr>
        <w:t>条第</w:t>
      </w:r>
      <w:r>
        <w:rPr>
          <w:color w:val="000000"/>
          <w:sz w:val="20"/>
          <w:szCs w:val="20"/>
        </w:rPr>
        <w:t>12</w:t>
      </w:r>
      <w:r>
        <w:rPr>
          <w:color w:val="000000"/>
          <w:sz w:val="20"/>
          <w:szCs w:val="20"/>
        </w:rPr>
        <w:t>項の清算期間延長と同じ考え方で揃います。</w:t>
      </w:r>
    </w:p>
  </w:comment>
  <w:comment w:id="88" w:author="株式会社WineBank" w:date="2026-09-29T03:24:00Z" w:initials="WB">
    <w:p w14:paraId="6815FCAD" w14:textId="77777777" w:rsidR="004D357B" w:rsidRDefault="00BE399D">
      <w:r>
        <w:annotationRef/>
      </w:r>
      <w:r>
        <w:rPr>
          <w:color w:val="000000"/>
          <w:sz w:val="20"/>
          <w:szCs w:val="20"/>
        </w:rPr>
        <w:t>【要確認】加筆後の文は「本出資者は、営業者に対し</w:t>
      </w:r>
      <w:r>
        <w:rPr>
          <w:color w:val="000000"/>
          <w:sz w:val="20"/>
          <w:szCs w:val="20"/>
        </w:rPr>
        <w:t>…</w:t>
      </w:r>
      <w:r>
        <w:rPr>
          <w:color w:val="000000"/>
          <w:sz w:val="20"/>
          <w:szCs w:val="20"/>
        </w:rPr>
        <w:t>解約手数料を差し引いた想定売却額を支払う」となり、支払の向きが逆（出資者が払う）に読めます。意図が「営業者が本出資者に想定売却額から解約手数料を差し引いた額を返還する」であれば主語の入れ替えが必要です。なお相殺は第</w:t>
      </w:r>
      <w:r>
        <w:rPr>
          <w:color w:val="000000"/>
          <w:sz w:val="20"/>
          <w:szCs w:val="20"/>
        </w:rPr>
        <w:t>4</w:t>
      </w:r>
      <w:r>
        <w:rPr>
          <w:color w:val="000000"/>
          <w:sz w:val="20"/>
          <w:szCs w:val="20"/>
        </w:rPr>
        <w:t>項後段にも定めがあるため、第</w:t>
      </w:r>
      <w:r>
        <w:rPr>
          <w:color w:val="000000"/>
          <w:sz w:val="20"/>
          <w:szCs w:val="20"/>
        </w:rPr>
        <w:t>2</w:t>
      </w:r>
      <w:r>
        <w:rPr>
          <w:color w:val="000000"/>
          <w:sz w:val="20"/>
          <w:szCs w:val="20"/>
        </w:rPr>
        <w:t>項は「解約手数料を支払う」のままとし、第</w:t>
      </w:r>
      <w:r>
        <w:rPr>
          <w:color w:val="000000"/>
          <w:sz w:val="20"/>
          <w:szCs w:val="20"/>
        </w:rPr>
        <w:t>4</w:t>
      </w:r>
      <w:r>
        <w:rPr>
          <w:color w:val="000000"/>
          <w:sz w:val="20"/>
          <w:szCs w:val="20"/>
        </w:rPr>
        <w:t>項の相殺で処理する方法もあります。</w:t>
      </w:r>
    </w:p>
  </w:comment>
  <w:comment w:id="101" w:author="株式会社WineBank" w:date="2026-09-29T02:11:00Z" w:initials="WB">
    <w:p w14:paraId="5D2BA304" w14:textId="77777777" w:rsidR="00426997" w:rsidRDefault="00912D27">
      <w:r>
        <w:annotationRef/>
      </w:r>
      <w:r>
        <w:rPr>
          <w:color w:val="000000"/>
          <w:sz w:val="20"/>
          <w:szCs w:val="20"/>
        </w:rPr>
        <w:t>売れ残り時に</w:t>
      </w:r>
      <w:r>
        <w:rPr>
          <w:color w:val="000000"/>
          <w:sz w:val="20"/>
          <w:szCs w:val="20"/>
        </w:rPr>
        <w:t>WineBank</w:t>
      </w:r>
      <w:r>
        <w:rPr>
          <w:color w:val="000000"/>
          <w:sz w:val="20"/>
          <w:szCs w:val="20"/>
        </w:rPr>
        <w:t>が買い取る案です。買取価格（時価から控除する販売費用相当の料率）と期限は事業判断のため</w:t>
      </w:r>
      <w:r>
        <w:rPr>
          <w:color w:val="000000"/>
          <w:sz w:val="20"/>
          <w:szCs w:val="20"/>
        </w:rPr>
        <w:t>●</w:t>
      </w:r>
      <w:r>
        <w:rPr>
          <w:color w:val="000000"/>
          <w:sz w:val="20"/>
          <w:szCs w:val="20"/>
        </w:rPr>
        <w:t>としています。</w:t>
      </w:r>
    </w:p>
  </w:comment>
  <w:comment w:id="106" w:author="株式会社WineBank" w:date="2026-09-29T03:24:00Z" w:initials="WB">
    <w:p w14:paraId="5A49D40F" w14:textId="77777777" w:rsidR="004D357B" w:rsidRDefault="00BE399D">
      <w:r>
        <w:annotationRef/>
      </w:r>
      <w:r>
        <w:rPr>
          <w:color w:val="000000"/>
          <w:sz w:val="20"/>
          <w:szCs w:val="20"/>
        </w:rPr>
        <w:t>受託者買取（削除済みの旧第</w:t>
      </w:r>
      <w:r>
        <w:rPr>
          <w:color w:val="000000"/>
          <w:sz w:val="20"/>
          <w:szCs w:val="20"/>
        </w:rPr>
        <w:t>10</w:t>
      </w:r>
      <w:r>
        <w:rPr>
          <w:color w:val="000000"/>
          <w:sz w:val="20"/>
          <w:szCs w:val="20"/>
        </w:rPr>
        <w:t>項）に代わる換価手続です。考え方は次のとおりです。</w:t>
      </w:r>
      <w:r>
        <w:rPr>
          <w:color w:val="000000"/>
          <w:sz w:val="20"/>
          <w:szCs w:val="20"/>
        </w:rPr>
        <w:t>(1)</w:t>
      </w:r>
      <w:r>
        <w:rPr>
          <w:color w:val="000000"/>
          <w:sz w:val="20"/>
          <w:szCs w:val="20"/>
        </w:rPr>
        <w:t>通常販路</w:t>
      </w:r>
      <w:r>
        <w:rPr>
          <w:color w:val="000000"/>
          <w:sz w:val="20"/>
          <w:szCs w:val="20"/>
        </w:rPr>
        <w:t>→</w:t>
      </w:r>
      <w:r>
        <w:rPr>
          <w:color w:val="000000"/>
          <w:sz w:val="20"/>
          <w:szCs w:val="20"/>
        </w:rPr>
        <w:t>独立オークション／</w:t>
      </w:r>
      <w:r>
        <w:rPr>
          <w:color w:val="000000"/>
          <w:sz w:val="20"/>
          <w:szCs w:val="20"/>
        </w:rPr>
        <w:t>3</w:t>
      </w:r>
      <w:r>
        <w:rPr>
          <w:color w:val="000000"/>
          <w:sz w:val="20"/>
          <w:szCs w:val="20"/>
        </w:rPr>
        <w:t>社以上の入札</w:t>
      </w:r>
      <w:r>
        <w:rPr>
          <w:color w:val="000000"/>
          <w:sz w:val="20"/>
          <w:szCs w:val="20"/>
        </w:rPr>
        <w:t>→</w:t>
      </w:r>
      <w:r>
        <w:rPr>
          <w:color w:val="000000"/>
          <w:sz w:val="20"/>
          <w:szCs w:val="20"/>
        </w:rPr>
        <w:t>なお残れば出資者（</w:t>
      </w:r>
      <w:r>
        <w:rPr>
          <w:color w:val="000000"/>
          <w:sz w:val="20"/>
          <w:szCs w:val="20"/>
        </w:rPr>
        <w:t>WineBank</w:t>
      </w:r>
      <w:r>
        <w:rPr>
          <w:color w:val="000000"/>
          <w:sz w:val="20"/>
          <w:szCs w:val="20"/>
        </w:rPr>
        <w:t>を除く）が延長か最低価格なしの売却かを選ぶ、という市場価格に委ねる段階的な手続とし、</w:t>
      </w:r>
      <w:r>
        <w:rPr>
          <w:color w:val="000000"/>
          <w:sz w:val="20"/>
          <w:szCs w:val="20"/>
        </w:rPr>
        <w:t>WineBank</w:t>
      </w:r>
      <w:r>
        <w:rPr>
          <w:color w:val="000000"/>
          <w:sz w:val="20"/>
          <w:szCs w:val="20"/>
        </w:rPr>
        <w:t>は保証も買取義務も負いません（第</w:t>
      </w:r>
      <w:r>
        <w:rPr>
          <w:color w:val="000000"/>
          <w:sz w:val="20"/>
          <w:szCs w:val="20"/>
        </w:rPr>
        <w:t>11</w:t>
      </w:r>
      <w:r>
        <w:rPr>
          <w:color w:val="000000"/>
          <w:sz w:val="20"/>
          <w:szCs w:val="20"/>
        </w:rPr>
        <w:t>項・第</w:t>
      </w:r>
      <w:r>
        <w:rPr>
          <w:color w:val="000000"/>
          <w:sz w:val="20"/>
          <w:szCs w:val="20"/>
        </w:rPr>
        <w:t>14</w:t>
      </w:r>
      <w:r>
        <w:rPr>
          <w:color w:val="000000"/>
          <w:sz w:val="20"/>
          <w:szCs w:val="20"/>
        </w:rPr>
        <w:t>項）。</w:t>
      </w:r>
      <w:r>
        <w:rPr>
          <w:color w:val="000000"/>
          <w:sz w:val="20"/>
          <w:szCs w:val="20"/>
        </w:rPr>
        <w:t>(2)</w:t>
      </w:r>
      <w:r>
        <w:rPr>
          <w:color w:val="000000"/>
          <w:sz w:val="20"/>
          <w:szCs w:val="20"/>
        </w:rPr>
        <w:t>分配はすべて金銭とし、現物償還は行いません（第</w:t>
      </w:r>
      <w:r>
        <w:rPr>
          <w:color w:val="000000"/>
          <w:sz w:val="20"/>
          <w:szCs w:val="20"/>
        </w:rPr>
        <w:t>14</w:t>
      </w:r>
      <w:r>
        <w:rPr>
          <w:color w:val="000000"/>
          <w:sz w:val="20"/>
          <w:szCs w:val="20"/>
        </w:rPr>
        <w:t>項）。</w:t>
      </w:r>
      <w:r>
        <w:rPr>
          <w:color w:val="000000"/>
          <w:sz w:val="20"/>
          <w:szCs w:val="20"/>
        </w:rPr>
        <w:t>(3)WineBank</w:t>
      </w:r>
      <w:r>
        <w:rPr>
          <w:color w:val="000000"/>
          <w:sz w:val="20"/>
          <w:szCs w:val="20"/>
        </w:rPr>
        <w:t>も出資割合</w:t>
      </w:r>
      <w:r>
        <w:rPr>
          <w:color w:val="000000"/>
          <w:sz w:val="20"/>
          <w:szCs w:val="20"/>
        </w:rPr>
        <w:t>60%</w:t>
      </w:r>
      <w:r>
        <w:rPr>
          <w:color w:val="000000"/>
          <w:sz w:val="20"/>
          <w:szCs w:val="20"/>
        </w:rPr>
        <w:t>で同じ売却価格の結果を負うため、安売りの動機はなく、投資家にとってもフェアです。</w:t>
      </w:r>
      <w:r>
        <w:rPr>
          <w:color w:val="000000"/>
          <w:sz w:val="20"/>
          <w:szCs w:val="20"/>
        </w:rPr>
        <w:t>(4)</w:t>
      </w:r>
      <w:r>
        <w:rPr>
          <w:color w:val="000000"/>
          <w:sz w:val="20"/>
          <w:szCs w:val="20"/>
        </w:rPr>
        <w:t>延長・投げ売りの選択権は</w:t>
      </w:r>
      <w:r>
        <w:rPr>
          <w:color w:val="000000"/>
          <w:sz w:val="20"/>
          <w:szCs w:val="20"/>
        </w:rPr>
        <w:t>WineBank</w:t>
      </w:r>
      <w:r>
        <w:rPr>
          <w:color w:val="000000"/>
          <w:sz w:val="20"/>
          <w:szCs w:val="20"/>
        </w:rPr>
        <w:t>以外の出資者に置き、利益相反を避けています。</w:t>
      </w:r>
      <w:r>
        <w:rPr>
          <w:color w:val="000000"/>
          <w:sz w:val="20"/>
          <w:szCs w:val="20"/>
        </w:rPr>
        <w:t>●</w:t>
      </w:r>
      <w:r>
        <w:rPr>
          <w:color w:val="000000"/>
          <w:sz w:val="20"/>
          <w:szCs w:val="20"/>
        </w:rPr>
        <w:t>の期間・下限率は事業判断です。</w:t>
      </w:r>
    </w:p>
  </w:comment>
  <w:comment w:id="113" w:author="株式会社WineBank" w:date="2026-09-29T03:24:00Z" w:initials="WB">
    <w:p w14:paraId="10734528" w14:textId="77777777" w:rsidR="004D357B" w:rsidRDefault="00BE399D">
      <w:r>
        <w:annotationRef/>
      </w:r>
      <w:r>
        <w:rPr>
          <w:color w:val="000000"/>
          <w:sz w:val="20"/>
          <w:szCs w:val="20"/>
        </w:rPr>
        <w:t>【会計確認事項】</w:t>
      </w:r>
      <w:r>
        <w:rPr>
          <w:color w:val="000000"/>
          <w:sz w:val="20"/>
          <w:szCs w:val="20"/>
        </w:rPr>
        <w:t>WineBank</w:t>
      </w:r>
      <w:r>
        <w:rPr>
          <w:color w:val="000000"/>
          <w:sz w:val="20"/>
          <w:szCs w:val="20"/>
        </w:rPr>
        <w:t>に買取の義務や権利（コール・オプション）はなく、独立オークション等で他者と同条件で入札できるだけなので、買戻条件付の取引には当たらず、</w:t>
      </w:r>
      <w:r>
        <w:rPr>
          <w:color w:val="000000"/>
          <w:sz w:val="20"/>
          <w:szCs w:val="20"/>
        </w:rPr>
        <w:t>SPC</w:t>
      </w:r>
      <w:r>
        <w:rPr>
          <w:color w:val="000000"/>
          <w:sz w:val="20"/>
          <w:szCs w:val="20"/>
        </w:rPr>
        <w:t>への譲渡は売却として扱える整理です。ただし最終判断は監査法人・会計士にご確認ください。懸念が残る場合は、本項前段（</w:t>
      </w:r>
      <w:r>
        <w:rPr>
          <w:color w:val="000000"/>
          <w:sz w:val="20"/>
          <w:szCs w:val="20"/>
        </w:rPr>
        <w:t>WineBank</w:t>
      </w:r>
      <w:r>
        <w:rPr>
          <w:color w:val="000000"/>
          <w:sz w:val="20"/>
          <w:szCs w:val="20"/>
        </w:rPr>
        <w:t>の入札参加）を削除し「受託者及びその関係者は入札に参加しない」とすれば、より保守的になります。</w:t>
      </w:r>
    </w:p>
  </w:comment>
  <w:comment w:id="128"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176"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727FFC29" w15:done="0"/>
  <w15:commentEx w15:paraId="19B0D97E" w15:done="0"/>
  <w15:commentEx w15:paraId="74F9F20E" w15:done="0"/>
  <w15:commentEx w15:paraId="6815FCAD" w15:done="0"/>
  <w15:commentEx w15:paraId="5D2BA304" w15:done="0"/>
  <w15:commentEx w15:paraId="5A49D40F" w15:done="0"/>
  <w15:commentEx w15:paraId="10734528" w15:done="0"/>
  <w15:commentEx w15:paraId="0E1C54F4" w15:done="0"/>
  <w15:commentEx w15:paraId="59C159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782B954B" w16cex:dateUtc="2026-09-29T03:24:00Z"/>
  <w16cex:commentExtensible w16cex:durableId="2860DF94" w16cex:dateUtc="2026-09-29T02:11:00Z"/>
  <w16cex:commentExtensible w16cex:durableId="48830DD1" w16cex:dateUtc="2026-09-29T03:24:00Z"/>
  <w16cex:commentExtensible w16cex:durableId="19594C79" w16cex:dateUtc="2026-09-29T03:24:00Z"/>
  <w16cex:commentExtensible w16cex:durableId="1287ADCC" w16cex:dateUtc="2026-09-29T02:11:00Z"/>
  <w16cex:commentExtensible w16cex:durableId="09FB393B" w16cex:dateUtc="2026-09-29T03:24:00Z"/>
  <w16cex:commentExtensible w16cex:durableId="248BF7FB" w16cex:dateUtc="2026-09-29T03:24:00Z"/>
  <w16cex:commentExtensible w16cex:durableId="0617249F" w16cex:dateUtc="2026-09-29T02:11:00Z"/>
  <w16cex:commentExtensible w16cex:durableId="4E25CB71" w16cex:dateUtc="2026-09-29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727FFC29" w16cid:durableId="782B954B"/>
  <w16cid:commentId w16cid:paraId="19B0D97E" w16cid:durableId="2860DF94"/>
  <w16cid:commentId w16cid:paraId="74F9F20E" w16cid:durableId="48830DD1"/>
  <w16cid:commentId w16cid:paraId="6815FCAD" w16cid:durableId="19594C79"/>
  <w16cid:commentId w16cid:paraId="5D2BA304" w16cid:durableId="1287ADCC"/>
  <w16cid:commentId w16cid:paraId="5A49D40F" w16cid:durableId="09FB393B"/>
  <w16cid:commentId w16cid:paraId="10734528" w16cid:durableId="248BF7FB"/>
  <w16cid:commentId w16cid:paraId="0E1C54F4" w16cid:durableId="0617249F"/>
  <w16cid:commentId w16cid:paraId="59C15965" w16cid:durableId="4E25CB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355CD" w14:textId="77777777" w:rsidR="00614477" w:rsidRDefault="00614477">
      <w:r>
        <w:separator/>
      </w:r>
    </w:p>
  </w:endnote>
  <w:endnote w:type="continuationSeparator" w:id="0">
    <w:p w14:paraId="0E5799FD" w14:textId="77777777" w:rsidR="00614477" w:rsidRDefault="00614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A488" w14:textId="77777777" w:rsidR="00614477" w:rsidRDefault="00614477">
      <w:r>
        <w:separator/>
      </w:r>
    </w:p>
  </w:footnote>
  <w:footnote w:type="continuationSeparator" w:id="0">
    <w:p w14:paraId="6DFBE797" w14:textId="77777777" w:rsidR="00614477" w:rsidRDefault="006144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778A"/>
    <w:rsid w:val="00A77E59"/>
    <w:rsid w:val="00A90170"/>
    <w:rsid w:val="00A92F93"/>
    <w:rsid w:val="00A958C4"/>
    <w:rsid w:val="00AA101E"/>
    <w:rsid w:val="00AA4059"/>
    <w:rsid w:val="00AA532E"/>
    <w:rsid w:val="00AA63AA"/>
    <w:rsid w:val="00AA7665"/>
    <w:rsid w:val="00AB1EB2"/>
    <w:rsid w:val="00AB3F94"/>
    <w:rsid w:val="00AC49E7"/>
    <w:rsid w:val="00AD065B"/>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2765</Words>
  <Characters>15763</Characters>
  <Application>Microsoft Office Word</Application>
  <DocSecurity>0</DocSecurity>
  <Lines>131</Lines>
  <Paragraphs>36</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2026-09-30T09:26:00Z</dcterms:created>
  <dcterms:modified xsi:type="dcterms:W3CDTF">2026-09-30T09:26:00Z</dcterms:modified>
</cp:coreProperties>
</file>