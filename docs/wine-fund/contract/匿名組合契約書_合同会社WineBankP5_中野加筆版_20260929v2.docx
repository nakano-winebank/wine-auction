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BB32F" w14:textId="77777777" w:rsidR="005578A8" w:rsidRDefault="005578A8" w:rsidP="005578A8">
      <w:pPr>
        <w:rPr>
          <w:rFonts w:ascii="ＭＳ 明朝" w:hAnsi="ＭＳ 明朝"/>
        </w:rPr>
      </w:pPr>
    </w:p>
    <w:p w14:paraId="114603D2" w14:textId="77777777" w:rsidR="005578A8" w:rsidRDefault="005578A8" w:rsidP="005578A8">
      <w:pPr>
        <w:rPr>
          <w:rFonts w:ascii="ＭＳ 明朝" w:hAnsi="ＭＳ 明朝"/>
        </w:rPr>
      </w:pPr>
    </w:p>
    <w:p w14:paraId="460D3893" w14:textId="77777777" w:rsidR="005578A8" w:rsidRDefault="005578A8" w:rsidP="005578A8">
      <w:pPr>
        <w:rPr>
          <w:rFonts w:ascii="ＭＳ 明朝" w:hAnsi="ＭＳ 明朝"/>
        </w:rPr>
      </w:pPr>
    </w:p>
    <w:p w14:paraId="04403C78" w14:textId="77777777" w:rsidR="005578A8" w:rsidRDefault="005578A8" w:rsidP="005578A8">
      <w:pPr>
        <w:jc w:val="right"/>
        <w:rPr>
          <w:rFonts w:ascii="ＭＳ 明朝" w:hAnsi="ＭＳ 明朝"/>
        </w:rPr>
      </w:pPr>
    </w:p>
    <w:p w14:paraId="2F5C6BA3" w14:textId="77777777" w:rsidR="005578A8" w:rsidRDefault="005578A8" w:rsidP="005578A8">
      <w:pPr>
        <w:rPr>
          <w:rFonts w:ascii="ＭＳ 明朝" w:hAnsi="ＭＳ 明朝"/>
        </w:rPr>
      </w:pPr>
    </w:p>
    <w:p w14:paraId="079A0DDB" w14:textId="77777777" w:rsidR="005578A8" w:rsidRDefault="005578A8" w:rsidP="005578A8">
      <w:pPr>
        <w:rPr>
          <w:rFonts w:ascii="ＭＳ 明朝" w:hAnsi="ＭＳ 明朝"/>
        </w:rPr>
      </w:pPr>
    </w:p>
    <w:p w14:paraId="3C124288" w14:textId="77777777" w:rsidR="005578A8" w:rsidRDefault="005578A8" w:rsidP="005578A8">
      <w:pPr>
        <w:rPr>
          <w:rFonts w:ascii="ＭＳ 明朝" w:hAnsi="ＭＳ 明朝"/>
        </w:rPr>
      </w:pPr>
    </w:p>
    <w:p w14:paraId="238F292F" w14:textId="77777777" w:rsidR="005578A8" w:rsidRDefault="00C80133" w:rsidP="005578A8">
      <w:pPr>
        <w:rPr>
          <w:rFonts w:ascii="ＭＳ 明朝" w:hAnsi="ＭＳ 明朝"/>
        </w:rPr>
      </w:pPr>
      <w:r>
        <w:rPr>
          <w:rFonts w:ascii="ＭＳ 明朝" w:hAnsi="ＭＳ 明朝"/>
          <w:noProof/>
          <w:sz w:val="20"/>
        </w:rPr>
        <mc:AlternateContent>
          <mc:Choice Requires="wps">
            <w:drawing>
              <wp:anchor distT="4294967295" distB="4294967295" distL="114300" distR="114300" simplePos="0" relativeHeight="251660288" behindDoc="0" locked="0" layoutInCell="1" allowOverlap="1" wp14:anchorId="09DEE373" wp14:editId="46C85E29">
                <wp:simplePos x="0" y="0"/>
                <wp:positionH relativeFrom="column">
                  <wp:posOffset>1083310</wp:posOffset>
                </wp:positionH>
                <wp:positionV relativeFrom="paragraph">
                  <wp:posOffset>-1271</wp:posOffset>
                </wp:positionV>
                <wp:extent cx="3305175" cy="0"/>
                <wp:effectExtent l="0" t="19050" r="9525"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517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A90078" id="Line 2" o:spid="_x0000_s1026" style="position:absolute;left:0;text-align:left;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3pt,-.1pt" to="345.55pt,-.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Dh0TtwEAAFQDAAAOAAAAZHJzL2Uyb0RvYy54bWysU8Fu2zAMvQ/YPwi6L7ZbdCuMOD2k7S7d FqDdB9CSbAuVREFUYufvJ6lJVmy3YT4QlEg+Pz5S67vFGnZQgTS6jjermjPlBErtxo7/fHn8dMsZ RXASDDrV8aMifrf5+GE9+1Zd4YRGqsASiKN29h2fYvRtVZGYlAVaoVcuBQcMFmI6hrGSAeaEbk11 VdefqxmD9AGFIkq3929Bvin4w6BE/DEMpCIzHU/cYrGh2D7barOGdgzgJy1ONOAfWFjQLv30AnUP Edg+6L+grBYBCYe4EmgrHAYtVOkhddPUf3TzPIFXpZckDvmLTPT/YMX3w9btQqYuFvfsn1C8EnO4 ncCNqhB4Ofo0uCZLVc2e2ktJPpDfBdbP31CmHNhHLCosQ7AZMvXHliL28SK2WiIT6fL6ur5pvtxw Js6xCtpzoQ8Uvyq0LDsdN9plHaCFwxPFTATac0q+dviojSmzNI7NCfy2qdO4hfWy47I3pZjQaJkT cwmFsd+awA6QN6N8pcMUeZ8WcO9kAZ4UyIeTH0GbNz8RMe4kTNYiLx61PcrjLpwFS6MrjE9rlnfj /blU/34Mm18AAAD//wMAUEsDBBQABgAIAAAAIQAjua7F2gAAAAcBAAAPAAAAZHJzL2Rvd25yZXYu eG1sTI7BTsMwEETvSPyDtUjcWic9BBriVKVShSq40PIB23ibRI3XUey2yd+zcIHj04xmXrEaXaeu NITWs4F0noAirrxtuTbwddjOnkGFiGyx80wGJgqwKu/vCsytv/EnXfexVjLCIUcDTYx9rnWoGnIY 5r4nluzkB4dRcKi1HfAm467TiyTJtMOW5aHBnjYNVef9xRmI5+Tt/RW309qddrFeTpXbbT6MeXwY 1y+gIo3xrww/+qIOpTgd/YVtUJ3wU5JJ1cBsAUrybJmmoI6/rMtC//cvvwEAAP//AwBQSwECLQAU AAYACAAAACEAtoM4kv4AAADhAQAAEwAAAAAAAAAAAAAAAAAAAAAAW0NvbnRlbnRfVHlwZXNdLnht bFBLAQItABQABgAIAAAAIQA4/SH/1gAAAJQBAAALAAAAAAAAAAAAAAAAAC8BAABfcmVscy8ucmVs c1BLAQItABQABgAIAAAAIQCnDh0TtwEAAFQDAAAOAAAAAAAAAAAAAAAAAC4CAABkcnMvZTJvRG9j LnhtbFBLAQItABQABgAIAAAAIQAjua7F2gAAAAcBAAAPAAAAAAAAAAAAAAAAABEEAABkcnMvZG93 bnJldi54bWxQSwUGAAAAAAQABADzAAAAGAUAAAAA " strokeweight="3pt">
                <v:stroke linestyle="thinThin"/>
              </v:line>
            </w:pict>
          </mc:Fallback>
        </mc:AlternateContent>
      </w:r>
    </w:p>
    <w:p w14:paraId="462BB861" w14:textId="77777777" w:rsidR="005578A8" w:rsidRDefault="005578A8" w:rsidP="005578A8">
      <w:pPr>
        <w:jc w:val="center"/>
        <w:rPr>
          <w:rFonts w:ascii="ＭＳ 明朝" w:hAnsi="ＭＳ 明朝"/>
          <w:b/>
          <w:sz w:val="32"/>
        </w:rPr>
      </w:pPr>
      <w:r>
        <w:rPr>
          <w:rFonts w:ascii="ＭＳ 明朝" w:hAnsi="ＭＳ 明朝" w:hint="eastAsia"/>
          <w:b/>
          <w:sz w:val="32"/>
        </w:rPr>
        <w:t>匿名組合契約書</w:t>
      </w:r>
    </w:p>
    <w:p w14:paraId="164D45F2" w14:textId="77777777" w:rsidR="005578A8" w:rsidRDefault="00C80133" w:rsidP="005578A8">
      <w:pPr>
        <w:jc w:val="center"/>
        <w:rPr>
          <w:rFonts w:ascii="ＭＳ 明朝" w:hAnsi="ＭＳ 明朝"/>
          <w:b/>
        </w:rPr>
      </w:pPr>
      <w:r>
        <w:rPr>
          <w:rFonts w:ascii="ＭＳ 明朝" w:hAnsi="ＭＳ 明朝"/>
          <w:b/>
          <w:noProof/>
        </w:rPr>
        <mc:AlternateContent>
          <mc:Choice Requires="wps">
            <w:drawing>
              <wp:anchor distT="4294967295" distB="4294967295" distL="114300" distR="114300" simplePos="0" relativeHeight="251661312" behindDoc="0" locked="0" layoutInCell="1" allowOverlap="1" wp14:anchorId="0FD12B41" wp14:editId="667526B7">
                <wp:simplePos x="0" y="0"/>
                <wp:positionH relativeFrom="column">
                  <wp:posOffset>1083310</wp:posOffset>
                </wp:positionH>
                <wp:positionV relativeFrom="paragraph">
                  <wp:posOffset>187324</wp:posOffset>
                </wp:positionV>
                <wp:extent cx="3305175" cy="0"/>
                <wp:effectExtent l="0" t="19050" r="9525"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517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856C0" id="Line 3" o:spid="_x0000_s1026" style="position:absolute;left:0;text-align:left;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3pt,14.75pt" to="345.55pt,14.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Dh0TtwEAAFQDAAAOAAAAZHJzL2Uyb0RvYy54bWysU8Fu2zAMvQ/YPwi6L7ZbdCuMOD2k7S7d FqDdB9CSbAuVREFUYufvJ6lJVmy3YT4QlEg+Pz5S67vFGnZQgTS6jjermjPlBErtxo7/fHn8dMsZ RXASDDrV8aMifrf5+GE9+1Zd4YRGqsASiKN29h2fYvRtVZGYlAVaoVcuBQcMFmI6hrGSAeaEbk11 VdefqxmD9AGFIkq3929Bvin4w6BE/DEMpCIzHU/cYrGh2D7barOGdgzgJy1ONOAfWFjQLv30AnUP Edg+6L+grBYBCYe4EmgrHAYtVOkhddPUf3TzPIFXpZckDvmLTPT/YMX3w9btQqYuFvfsn1C8EnO4 ncCNqhB4Ofo0uCZLVc2e2ktJPpDfBdbP31CmHNhHLCosQ7AZMvXHliL28SK2WiIT6fL6ur5pvtxw Js6xCtpzoQ8Uvyq0LDsdN9plHaCFwxPFTATac0q+dviojSmzNI7NCfy2qdO4hfWy47I3pZjQaJkT cwmFsd+awA6QN6N8pcMUeZ8WcO9kAZ4UyIeTH0GbNz8RMe4kTNYiLx61PcrjLpwFS6MrjE9rlnfj /blU/34Mm18AAAD//wMAUEsDBBQABgAIAAAAIQCOm6UP3QAAAAkBAAAPAAAAZHJzL2Rvd25yZXYu eG1sTI/BTsMwDIbvSHuHyJO4saSTKLQ0ncakCU1w2eABvCZrqzVO1WRb+/YYcYDjb3/6/blYja4T VzuE1pOGZKFAWKq8aanW8PW5fXgGESKSwc6T1TDZAKtydldgbvyN9vZ6iLXgEgo5amhi7HMpQ9VY h2Hhe0u8O/nBYeQ41NIMeONy18mlUql02BJfaLC3m8ZW58PFaYhn9fb+ittp7U67WGdT5XabD63v 5+P6BUS0Y/yD4Uef1aFkp6O/kAmi4/ykUkY1LLNHEAykWZKAOP4OZFnI/x+U3wAAAP//AwBQSwEC LQAUAAYACAAAACEAtoM4kv4AAADhAQAAEwAAAAAAAAAAAAAAAAAAAAAAW0NvbnRlbnRfVHlwZXNd LnhtbFBLAQItABQABgAIAAAAIQA4/SH/1gAAAJQBAAALAAAAAAAAAAAAAAAAAC8BAABfcmVscy8u cmVsc1BLAQItABQABgAIAAAAIQCnDh0TtwEAAFQDAAAOAAAAAAAAAAAAAAAAAC4CAABkcnMvZTJv RG9jLnhtbFBLAQItABQABgAIAAAAIQCOm6UP3QAAAAkBAAAPAAAAAAAAAAAAAAAAABEEAABkcnMv ZG93bnJldi54bWxQSwUGAAAAAAQABADzAAAAGwUAAAAA " strokeweight="3pt">
                <v:stroke linestyle="thinThin"/>
              </v:line>
            </w:pict>
          </mc:Fallback>
        </mc:AlternateContent>
      </w:r>
    </w:p>
    <w:p w14:paraId="2D810D30" w14:textId="77777777" w:rsidR="005578A8" w:rsidRDefault="005578A8" w:rsidP="005578A8">
      <w:pPr>
        <w:jc w:val="center"/>
        <w:rPr>
          <w:rFonts w:ascii="ＭＳ 明朝" w:hAnsi="ＭＳ 明朝"/>
          <w:b/>
        </w:rPr>
      </w:pPr>
    </w:p>
    <w:p w14:paraId="4AE3ADB9" w14:textId="77777777" w:rsidR="005578A8" w:rsidRDefault="005578A8" w:rsidP="005578A8">
      <w:pPr>
        <w:jc w:val="center"/>
        <w:rPr>
          <w:rFonts w:ascii="ＭＳ 明朝" w:hAnsi="ＭＳ 明朝"/>
          <w:b/>
        </w:rPr>
      </w:pPr>
    </w:p>
    <w:p w14:paraId="1B8C7065" w14:textId="77777777" w:rsidR="005578A8" w:rsidRDefault="005578A8" w:rsidP="005578A8">
      <w:pPr>
        <w:jc w:val="center"/>
        <w:rPr>
          <w:rFonts w:ascii="ＭＳ 明朝" w:hAnsi="ＭＳ 明朝"/>
          <w:b/>
        </w:rPr>
      </w:pPr>
    </w:p>
    <w:p w14:paraId="75C09287" w14:textId="77777777" w:rsidR="005578A8" w:rsidRDefault="005578A8" w:rsidP="005578A8">
      <w:pPr>
        <w:jc w:val="center"/>
        <w:rPr>
          <w:rFonts w:ascii="ＭＳ 明朝" w:hAnsi="ＭＳ 明朝"/>
          <w:b/>
        </w:rPr>
      </w:pPr>
    </w:p>
    <w:p w14:paraId="77C23BF3" w14:textId="77777777" w:rsidR="005578A8" w:rsidRDefault="005578A8" w:rsidP="005578A8">
      <w:pPr>
        <w:jc w:val="center"/>
        <w:rPr>
          <w:rFonts w:ascii="ＭＳ 明朝" w:hAnsi="ＭＳ 明朝"/>
          <w:b/>
        </w:rPr>
      </w:pPr>
    </w:p>
    <w:p w14:paraId="7182E3AB" w14:textId="77777777" w:rsidR="005578A8" w:rsidRDefault="005578A8" w:rsidP="005578A8">
      <w:pPr>
        <w:jc w:val="center"/>
        <w:rPr>
          <w:rFonts w:ascii="ＭＳ 明朝" w:hAnsi="ＭＳ 明朝"/>
          <w:b/>
        </w:rPr>
      </w:pPr>
    </w:p>
    <w:p w14:paraId="456503D8" w14:textId="77777777" w:rsidR="005578A8" w:rsidRDefault="005578A8" w:rsidP="005578A8">
      <w:pPr>
        <w:jc w:val="center"/>
        <w:rPr>
          <w:rFonts w:ascii="ＭＳ 明朝" w:hAnsi="ＭＳ 明朝"/>
          <w:b/>
        </w:rPr>
      </w:pPr>
    </w:p>
    <w:p w14:paraId="4F513E86" w14:textId="77777777" w:rsidR="005578A8" w:rsidRDefault="005578A8" w:rsidP="005578A8">
      <w:pPr>
        <w:jc w:val="center"/>
        <w:rPr>
          <w:rFonts w:ascii="ＭＳ 明朝" w:hAnsi="ＭＳ 明朝"/>
          <w:b/>
        </w:rPr>
      </w:pPr>
    </w:p>
    <w:p w14:paraId="7AD87856" w14:textId="77777777" w:rsidR="005578A8" w:rsidRDefault="005578A8" w:rsidP="005578A8">
      <w:pPr>
        <w:jc w:val="center"/>
        <w:rPr>
          <w:rFonts w:ascii="ＭＳ 明朝" w:hAnsi="ＭＳ 明朝"/>
          <w:b/>
        </w:rPr>
      </w:pPr>
    </w:p>
    <w:p w14:paraId="5D8D7D64" w14:textId="77777777" w:rsidR="005578A8" w:rsidRDefault="005578A8" w:rsidP="005578A8">
      <w:pPr>
        <w:jc w:val="center"/>
        <w:rPr>
          <w:rFonts w:ascii="ＭＳ 明朝" w:hAnsi="ＭＳ 明朝"/>
          <w:b/>
        </w:rPr>
      </w:pPr>
    </w:p>
    <w:p w14:paraId="181052CD" w14:textId="7BEC8948" w:rsidR="005578A8" w:rsidRDefault="005578A8" w:rsidP="005578A8">
      <w:pPr>
        <w:jc w:val="center"/>
        <w:rPr>
          <w:rFonts w:ascii="ＭＳ 明朝" w:hAnsi="ＭＳ 明朝"/>
          <w:b/>
          <w:sz w:val="28"/>
        </w:rPr>
      </w:pPr>
      <w:r>
        <w:rPr>
          <w:rFonts w:ascii="ＭＳ 明朝" w:hAnsi="ＭＳ 明朝" w:hint="eastAsia"/>
          <w:b/>
          <w:sz w:val="28"/>
        </w:rPr>
        <w:t>営業者：</w:t>
      </w:r>
      <w:r>
        <w:rPr>
          <w:rFonts w:ascii="ＭＳ 明朝" w:hAnsi="ＭＳ 明朝" w:hint="eastAsia"/>
          <w:b/>
          <w:sz w:val="24"/>
          <w:lang w:eastAsia="zh-TW"/>
        </w:rPr>
        <w:t xml:space="preserve">合同会社WineBank </w:t>
      </w:r>
      <w:del w:id="0" w:author="株式会社WineBank" w:date="2026-09-29T00:00:00Z">
        <w:r>
          <w:rPr>
            <w:rFonts w:ascii="ＭＳ 明朝" w:hAnsi="ＭＳ 明朝" w:hint="eastAsia"/>
            <w:b/>
            <w:sz w:val="24"/>
            <w:lang w:eastAsia="zh-TW"/>
          </w:rPr>
          <w:delText>P1</w:delText>
        </w:r>
      </w:del>
      <w:ins w:id="1" w:author="株式会社WineBank" w:date="2026-09-29T00:00:00Z">
        <w:r>
          <w:rPr>
            <w:rFonts w:ascii="ＭＳ 明朝" w:hAnsi="ＭＳ 明朝" w:hint="eastAsia"/>
            <w:b/>
            <w:sz w:val="24"/>
            <w:lang w:eastAsia="zh-TW"/>
          </w:rPr>
          <w:t>P5</w:t>
        </w:r>
      </w:ins>
    </w:p>
    <w:p w14:paraId="45454469" w14:textId="50AFDBEA" w:rsidR="005578A8" w:rsidRPr="00B82907" w:rsidRDefault="005578A8" w:rsidP="005578A8">
      <w:pPr>
        <w:jc w:val="center"/>
        <w:rPr>
          <w:rFonts w:ascii="ＭＳ 明朝" w:eastAsia="PMingLiU" w:hAnsi="ＭＳ 明朝"/>
          <w:b/>
          <w:sz w:val="28"/>
        </w:rPr>
      </w:pPr>
      <w:r>
        <w:rPr>
          <w:rFonts w:ascii="ＭＳ 明朝" w:hAnsi="ＭＳ 明朝" w:hint="eastAsia"/>
          <w:b/>
          <w:sz w:val="28"/>
        </w:rPr>
        <w:t>本</w:t>
      </w:r>
      <w:r>
        <w:rPr>
          <w:rFonts w:ascii="ＭＳ 明朝" w:hAnsi="ＭＳ 明朝" w:hint="eastAsia"/>
          <w:b/>
          <w:sz w:val="28"/>
          <w:lang w:eastAsia="zh-TW"/>
        </w:rPr>
        <w:t>出資者：</w:t>
      </w:r>
      <w:r>
        <w:rPr>
          <w:rFonts w:ascii="ＭＳ 明朝" w:hAnsi="ＭＳ 明朝" w:hint="eastAsia"/>
          <w:b/>
          <w:sz w:val="28"/>
        </w:rPr>
        <w:t>●● ●●</w:t>
      </w:r>
    </w:p>
    <w:p w14:paraId="0D5E43FE" w14:textId="77777777" w:rsidR="005578A8" w:rsidRDefault="005578A8" w:rsidP="005578A8">
      <w:pPr>
        <w:jc w:val="center"/>
        <w:rPr>
          <w:rFonts w:ascii="ＭＳ 明朝" w:hAnsi="ＭＳ 明朝"/>
          <w:b/>
          <w:lang w:eastAsia="zh-TW"/>
        </w:rPr>
      </w:pPr>
    </w:p>
    <w:p w14:paraId="74632490" w14:textId="77777777" w:rsidR="005578A8" w:rsidRDefault="005578A8" w:rsidP="005578A8">
      <w:pPr>
        <w:jc w:val="center"/>
        <w:rPr>
          <w:rFonts w:ascii="ＭＳ 明朝" w:hAnsi="ＭＳ 明朝"/>
          <w:b/>
          <w:lang w:eastAsia="zh-TW"/>
        </w:rPr>
      </w:pPr>
    </w:p>
    <w:p w14:paraId="1A7E987C" w14:textId="0C1F1394" w:rsidR="005578A8" w:rsidRDefault="005578A8" w:rsidP="00856A23">
      <w:pPr>
        <w:jc w:val="center"/>
        <w:rPr>
          <w:rFonts w:ascii="ＭＳ 明朝" w:hAnsi="ＭＳ 明朝"/>
          <w:b/>
          <w:sz w:val="28"/>
        </w:rPr>
      </w:pPr>
      <w:r>
        <w:rPr>
          <w:rFonts w:ascii="ＭＳ 明朝" w:hAnsi="ＭＳ 明朝" w:hint="eastAsia"/>
          <w:b/>
          <w:sz w:val="28"/>
        </w:rPr>
        <w:t>2026</w:t>
      </w:r>
      <w:r>
        <w:rPr>
          <w:rFonts w:ascii="ＭＳ 明朝" w:hAnsi="ＭＳ 明朝" w:hint="eastAsia"/>
          <w:b/>
          <w:sz w:val="28"/>
          <w:lang w:eastAsia="zh-TW"/>
        </w:rPr>
        <w:t>年</w:t>
      </w:r>
      <w:r>
        <w:rPr>
          <w:rFonts w:ascii="ＭＳ 明朝" w:hAnsi="ＭＳ 明朝" w:hint="eastAsia"/>
          <w:b/>
          <w:sz w:val="28"/>
        </w:rPr>
        <w:t>●</w:t>
      </w:r>
      <w:r>
        <w:rPr>
          <w:rFonts w:ascii="ＭＳ 明朝" w:hAnsi="ＭＳ 明朝" w:hint="eastAsia"/>
          <w:b/>
          <w:sz w:val="28"/>
          <w:lang w:eastAsia="zh-TW"/>
        </w:rPr>
        <w:t>月</w:t>
      </w:r>
      <w:r>
        <w:rPr>
          <w:rFonts w:ascii="ＭＳ 明朝" w:hAnsi="ＭＳ 明朝" w:hint="eastAsia"/>
          <w:b/>
          <w:sz w:val="28"/>
        </w:rPr>
        <w:t>●</w:t>
      </w:r>
      <w:r>
        <w:rPr>
          <w:rFonts w:ascii="ＭＳ 明朝" w:hAnsi="ＭＳ 明朝" w:hint="eastAsia"/>
          <w:b/>
          <w:sz w:val="28"/>
          <w:lang w:eastAsia="zh-TW"/>
        </w:rPr>
        <w:t>日</w:t>
      </w:r>
    </w:p>
    <w:p w14:paraId="05AC7D61" w14:textId="77777777" w:rsidR="005578A8" w:rsidRDefault="005578A8" w:rsidP="005578A8">
      <w:pPr>
        <w:jc w:val="center"/>
        <w:rPr>
          <w:rFonts w:ascii="ＭＳ 明朝" w:hAnsi="ＭＳ 明朝"/>
          <w:sz w:val="28"/>
        </w:rPr>
      </w:pPr>
    </w:p>
    <w:p w14:paraId="4552ABC9" w14:textId="77777777" w:rsidR="005578A8" w:rsidRDefault="005578A8" w:rsidP="005578A8">
      <w:pPr>
        <w:pStyle w:val="11"/>
        <w:jc w:val="left"/>
        <w:rPr>
          <w:sz w:val="28"/>
          <w:szCs w:val="28"/>
          <w:lang w:eastAsia="zh-TW"/>
        </w:rPr>
      </w:pPr>
    </w:p>
    <w:p w14:paraId="0F9504AE" w14:textId="77777777" w:rsidR="005578A8" w:rsidRDefault="005578A8" w:rsidP="005578A8">
      <w:pPr>
        <w:pStyle w:val="11"/>
        <w:jc w:val="center"/>
        <w:rPr>
          <w:sz w:val="28"/>
          <w:szCs w:val="28"/>
          <w:lang w:eastAsia="zh-TW"/>
        </w:rPr>
        <w:sectPr w:rsidR="005578A8">
          <w:headerReference w:type="default" r:id="rId8"/>
          <w:footerReference w:type="default" r:id="rId9"/>
          <w:pgSz w:w="11906" w:h="16838" w:code="9"/>
          <w:pgMar w:top="1418" w:right="1418" w:bottom="1418" w:left="1418" w:header="851" w:footer="851" w:gutter="0"/>
          <w:pgNumType w:start="1"/>
          <w:cols w:space="425"/>
          <w:titlePg/>
          <w:docGrid w:type="linesAndChars" w:linePitch="360"/>
        </w:sectPr>
      </w:pPr>
    </w:p>
    <w:p w14:paraId="62E145B3" w14:textId="77777777" w:rsidR="005578A8" w:rsidRDefault="005578A8" w:rsidP="005578A8">
      <w:pPr>
        <w:pStyle w:val="11"/>
        <w:jc w:val="center"/>
        <w:rPr>
          <w:sz w:val="28"/>
          <w:szCs w:val="28"/>
          <w:lang w:eastAsia="zh-TW"/>
        </w:rPr>
      </w:pPr>
      <w:r>
        <w:rPr>
          <w:rFonts w:hint="eastAsia"/>
          <w:sz w:val="28"/>
          <w:szCs w:val="28"/>
          <w:lang w:eastAsia="zh-TW"/>
        </w:rPr>
        <w:lastRenderedPageBreak/>
        <w:t>匿名組合契約書</w:t>
      </w:r>
    </w:p>
    <w:p w14:paraId="712D78BC" w14:textId="77777777" w:rsidR="002418A2" w:rsidRDefault="002418A2" w:rsidP="005578A8">
      <w:pPr>
        <w:autoSpaceDN w:val="0"/>
        <w:rPr>
          <w:rFonts w:ascii="ＭＳ 明朝" w:hAnsi="ＭＳ 明朝"/>
        </w:rPr>
      </w:pPr>
    </w:p>
    <w:p w14:paraId="773BD098" w14:textId="5C6B52DB" w:rsidR="005578A8" w:rsidRDefault="005578A8" w:rsidP="005578A8">
      <w:pPr>
        <w:autoSpaceDN w:val="0"/>
        <w:rPr>
          <w:rFonts w:ascii="ＭＳ 明朝" w:hAnsi="ＭＳ 明朝"/>
        </w:rPr>
      </w:pPr>
      <w:r>
        <w:rPr>
          <w:rFonts w:ascii="ＭＳ 明朝" w:hAnsi="ＭＳ 明朝" w:hint="eastAsia"/>
        </w:rPr>
        <w:t>本匿名組合契約（以下「本契約」という。）は、20</w:t>
      </w:r>
      <w:r>
        <w:rPr>
          <w:rFonts w:ascii="ＭＳ 明朝" w:hAnsi="ＭＳ 明朝"/>
        </w:rPr>
        <w:t>2</w:t>
      </w:r>
      <w:r>
        <w:rPr>
          <w:rFonts w:ascii="ＭＳ 明朝" w:hAnsi="ＭＳ 明朝" w:hint="eastAsia"/>
        </w:rPr>
        <w:t>6年〇月〇日（以下「本契約締結日」という。）に、</w:t>
      </w:r>
      <w:bookmarkStart w:id="2" w:name="_Hlk107307321"/>
      <w:r>
        <w:rPr>
          <w:rFonts w:ascii="ＭＳ 明朝" w:hAnsi="ＭＳ 明朝" w:hint="eastAsia"/>
        </w:rPr>
        <w:t>合同会社W</w:t>
      </w:r>
      <w:r>
        <w:rPr>
          <w:rFonts w:ascii="ＭＳ 明朝" w:hAnsi="ＭＳ 明朝"/>
        </w:rPr>
        <w:t>ineBank P</w:t>
      </w:r>
      <w:bookmarkEnd w:id="2"/>
      <w:r>
        <w:rPr>
          <w:rFonts w:ascii="ＭＳ 明朝" w:hAnsi="ＭＳ 明朝" w:hint="eastAsia"/>
        </w:rPr>
        <w:t>5（以下「営業者」という。）と●● ●●（以下「本出資者」という。）との間で締結された。</w:t>
      </w:r>
    </w:p>
    <w:p w14:paraId="4CBE5EFD" w14:textId="77777777" w:rsidR="005578A8" w:rsidRPr="00272ACF" w:rsidRDefault="005578A8" w:rsidP="005578A8">
      <w:pPr>
        <w:rPr>
          <w:rFonts w:ascii="ＭＳ 明朝" w:hAnsi="ＭＳ 明朝"/>
          <w:b/>
        </w:rPr>
      </w:pPr>
    </w:p>
    <w:p w14:paraId="3E4EEED8" w14:textId="77777777" w:rsidR="005578A8" w:rsidRDefault="005578A8" w:rsidP="005578A8">
      <w:pPr>
        <w:keepNext/>
        <w:rPr>
          <w:rFonts w:ascii="ＭＳ 明朝" w:hAnsi="ＭＳ 明朝"/>
        </w:rPr>
      </w:pPr>
      <w:r>
        <w:rPr>
          <w:rFonts w:ascii="ＭＳ 明朝" w:hAnsi="ＭＳ 明朝" w:hint="eastAsia"/>
        </w:rPr>
        <w:t>第1条（定　義）</w:t>
      </w:r>
    </w:p>
    <w:p w14:paraId="752DB3A0" w14:textId="77777777" w:rsidR="005578A8" w:rsidRDefault="005578A8" w:rsidP="005578A8">
      <w:pPr>
        <w:rPr>
          <w:rFonts w:ascii="ＭＳ 明朝" w:hAnsi="ＭＳ 明朝"/>
        </w:rPr>
      </w:pPr>
      <w:r>
        <w:rPr>
          <w:rFonts w:ascii="ＭＳ 明朝" w:hAnsi="ＭＳ 明朝" w:hint="eastAsia"/>
        </w:rPr>
        <w:t>本契約において以下の用語は以下の意味を有するものとする。</w:t>
      </w:r>
    </w:p>
    <w:p w14:paraId="1989797D" w14:textId="77777777" w:rsidR="005578A8" w:rsidRDefault="005578A8" w:rsidP="005578A8">
      <w:pPr>
        <w:numPr>
          <w:ilvl w:val="0"/>
          <w:numId w:val="3"/>
        </w:numPr>
        <w:rPr>
          <w:rFonts w:ascii="ＭＳ 明朝" w:hAnsi="ＭＳ 明朝"/>
        </w:rPr>
      </w:pPr>
      <w:r>
        <w:rPr>
          <w:rFonts w:ascii="ＭＳ 明朝" w:hAnsi="ＭＳ 明朝" w:hint="eastAsia"/>
        </w:rPr>
        <w:t>「営業者口座」とは、営業者名義の下記の銀行口座を意味する。</w:t>
      </w:r>
    </w:p>
    <w:p w14:paraId="4A066B27" w14:textId="16296479" w:rsidR="005578A8" w:rsidRDefault="005578A8" w:rsidP="005578A8">
      <w:pPr>
        <w:pStyle w:val="ad"/>
        <w:snapToGrid w:val="0"/>
        <w:spacing w:line="320" w:lineRule="atLeast"/>
        <w:ind w:leftChars="200" w:left="420" w:firstLineChars="200" w:firstLine="420"/>
        <w:rPr>
          <w:rFonts w:hAnsi="ＭＳ 明朝"/>
          <w:spacing w:val="0"/>
          <w:szCs w:val="21"/>
        </w:rPr>
      </w:pPr>
      <w:r>
        <w:rPr>
          <w:rFonts w:hAnsi="ＭＳ 明朝" w:hint="eastAsia"/>
          <w:spacing w:val="0"/>
          <w:szCs w:val="21"/>
          <w:lang w:eastAsia="zh-TW"/>
        </w:rPr>
        <w:t>口座開設金融機関：</w:t>
      </w:r>
    </w:p>
    <w:p w14:paraId="7349A097" w14:textId="6224DCB5" w:rsidR="005578A8" w:rsidRDefault="005578A8" w:rsidP="005578A8">
      <w:pPr>
        <w:pStyle w:val="ad"/>
        <w:snapToGrid w:val="0"/>
        <w:spacing w:line="320" w:lineRule="atLeast"/>
        <w:ind w:leftChars="200" w:left="420" w:firstLineChars="200" w:firstLine="420"/>
        <w:rPr>
          <w:rFonts w:hAnsi="ＭＳ 明朝"/>
          <w:spacing w:val="0"/>
          <w:szCs w:val="21"/>
        </w:rPr>
      </w:pPr>
      <w:r>
        <w:rPr>
          <w:rFonts w:hAnsi="ＭＳ 明朝" w:hint="eastAsia"/>
          <w:spacing w:val="0"/>
          <w:szCs w:val="21"/>
          <w:lang w:eastAsia="zh-TW"/>
        </w:rPr>
        <w:t>口座種類：</w:t>
      </w:r>
      <w:r>
        <w:rPr>
          <w:rFonts w:hAnsi="ＭＳ 明朝" w:hint="eastAsia"/>
          <w:spacing w:val="0"/>
          <w:szCs w:val="21"/>
        </w:rPr>
        <w:t>普通預金</w:t>
      </w:r>
    </w:p>
    <w:p w14:paraId="6AA2B07F" w14:textId="573CABAE" w:rsidR="005578A8" w:rsidRDefault="005578A8" w:rsidP="005578A8">
      <w:pPr>
        <w:pStyle w:val="ad"/>
        <w:snapToGrid w:val="0"/>
        <w:spacing w:line="320" w:lineRule="atLeast"/>
        <w:ind w:leftChars="200" w:left="420" w:firstLineChars="200" w:firstLine="420"/>
        <w:rPr>
          <w:rFonts w:hAnsi="ＭＳ 明朝"/>
          <w:spacing w:val="0"/>
          <w:szCs w:val="21"/>
          <w:lang w:eastAsia="zh-TW"/>
        </w:rPr>
      </w:pPr>
      <w:r>
        <w:rPr>
          <w:rFonts w:hAnsi="ＭＳ 明朝" w:hint="eastAsia"/>
          <w:spacing w:val="0"/>
          <w:szCs w:val="21"/>
          <w:lang w:eastAsia="zh-TW"/>
        </w:rPr>
        <w:t>口座番号：</w:t>
      </w:r>
    </w:p>
    <w:p w14:paraId="7E59EAD9" w14:textId="3A5DCD4C" w:rsidR="005578A8" w:rsidRDefault="005578A8" w:rsidP="005578A8">
      <w:pPr>
        <w:pStyle w:val="ad"/>
        <w:snapToGrid w:val="0"/>
        <w:spacing w:line="320" w:lineRule="atLeast"/>
        <w:ind w:leftChars="200" w:left="420" w:firstLineChars="200" w:firstLine="440"/>
      </w:pPr>
      <w:r>
        <w:rPr>
          <w:rFonts w:hint="eastAsia"/>
        </w:rPr>
        <w:t>口座名義：</w:t>
      </w:r>
      <w:r>
        <w:rPr>
          <w:rFonts w:hAnsi="ＭＳ 明朝" w:hint="eastAsia"/>
          <w:spacing w:val="0"/>
          <w:szCs w:val="21"/>
        </w:rPr>
        <w:t>合同会社WineBank P5【ド）ワインバンク ピーファイブ】</w:t>
      </w:r>
    </w:p>
    <w:p w14:paraId="5A938A8E" w14:textId="21466A1A" w:rsidR="005578A8" w:rsidRDefault="005578A8" w:rsidP="005578A8">
      <w:pPr>
        <w:numPr>
          <w:ilvl w:val="0"/>
          <w:numId w:val="3"/>
        </w:numPr>
        <w:rPr>
          <w:rFonts w:ascii="ＭＳ 明朝" w:hAnsi="ＭＳ 明朝"/>
        </w:rPr>
      </w:pPr>
      <w:r>
        <w:rPr>
          <w:rFonts w:ascii="ＭＳ 明朝" w:hAnsi="ＭＳ 明朝" w:hint="eastAsia"/>
        </w:rPr>
        <w:t>「営業者報酬」とは、第11条に基づき営業者が受け取る本事業遂行の役務に対する報酬を意味する。</w:t>
      </w:r>
    </w:p>
    <w:p w14:paraId="69375003" w14:textId="30217B18" w:rsidR="005578A8" w:rsidRDefault="005578A8" w:rsidP="005578A8">
      <w:pPr>
        <w:numPr>
          <w:ilvl w:val="0"/>
          <w:numId w:val="3"/>
        </w:numPr>
        <w:rPr>
          <w:rFonts w:ascii="ＭＳ 明朝" w:hAnsi="ＭＳ 明朝"/>
        </w:rPr>
      </w:pPr>
      <w:r>
        <w:rPr>
          <w:rFonts w:ascii="ＭＳ 明朝" w:hAnsi="ＭＳ 明朝" w:hint="eastAsia"/>
        </w:rPr>
        <w:t>「営業日」とは、銀行法（昭和56年法律第59号。その後の改正を含む。）に従い、日本において銀行の休日として定められた日以外の日を意味する。</w:t>
      </w:r>
    </w:p>
    <w:p w14:paraId="50F67662" w14:textId="28178D6C" w:rsidR="00EC7DED" w:rsidRDefault="00EC7DED" w:rsidP="00EC7DED">
      <w:pPr>
        <w:numPr>
          <w:ilvl w:val="0"/>
          <w:numId w:val="3"/>
        </w:numPr>
        <w:rPr>
          <w:rFonts w:ascii="ＭＳ 明朝" w:hAnsi="ＭＳ 明朝"/>
        </w:rPr>
      </w:pPr>
      <w:r>
        <w:rPr>
          <w:rFonts w:ascii="ＭＳ 明朝" w:hAnsi="ＭＳ 明朝" w:hint="eastAsia"/>
        </w:rPr>
        <w:t>「管理委託契約」とは、営業者と受託者の間で2026年〇月〇日付にて締結される管理委託契約書（その後の修正及び変更を含む。）</w:t>
      </w:r>
      <w:ins w:id="3" w:author="株式会社WineBank" w:date="2026-09-29T00:00:00Z">
        <w:r>
          <w:rPr>
            <w:rFonts w:ascii="ＭＳ 明朝" w:hAnsi="ＭＳ 明朝" w:hint="eastAsia"/>
          </w:rPr>
          <w:t>（その写しを別紙1として本契約に添付する。）</w:t>
        </w:r>
      </w:ins>
      <w:r>
        <w:rPr>
          <w:rFonts w:ascii="ＭＳ 明朝" w:hAnsi="ＭＳ 明朝" w:hint="eastAsia"/>
        </w:rPr>
        <w:t>を意味する。</w:t>
      </w:r>
    </w:p>
    <w:p w14:paraId="0F7C19C5" w14:textId="01EB0FA1" w:rsidR="00EC7DED" w:rsidRPr="00497C58" w:rsidRDefault="00CF30EB" w:rsidP="00497C58">
      <w:pPr>
        <w:numPr>
          <w:ilvl w:val="0"/>
          <w:numId w:val="3"/>
        </w:numPr>
        <w:rPr>
          <w:rFonts w:ascii="ＭＳ 明朝" w:hAnsi="ＭＳ 明朝"/>
        </w:rPr>
      </w:pPr>
      <w:r>
        <w:rPr>
          <w:rFonts w:ascii="ＭＳ 明朝" w:hAnsi="ＭＳ 明朝" w:hint="eastAsia"/>
        </w:rPr>
        <w:t>「口数」とは、出資金の残高を1</w:t>
      </w:r>
      <w:r>
        <w:rPr>
          <w:rFonts w:ascii="ＭＳ 明朝" w:hAnsi="ＭＳ 明朝"/>
        </w:rPr>
        <w:t>000</w:t>
      </w:r>
      <w:r>
        <w:rPr>
          <w:rFonts w:ascii="ＭＳ 明朝" w:hAnsi="ＭＳ 明朝" w:hint="eastAsia"/>
        </w:rPr>
        <w:t>万円で除した数字（但し、小数点以下は切捨て）を意味する。</w:t>
      </w:r>
    </w:p>
    <w:p w14:paraId="0A05688C" w14:textId="45C459DE" w:rsidR="005578A8" w:rsidRPr="007B4345" w:rsidRDefault="005578A8" w:rsidP="005578A8">
      <w:pPr>
        <w:numPr>
          <w:ilvl w:val="0"/>
          <w:numId w:val="3"/>
        </w:numPr>
        <w:rPr>
          <w:rFonts w:ascii="ＭＳ 明朝" w:hAnsi="ＭＳ 明朝"/>
        </w:rPr>
      </w:pPr>
      <w:r>
        <w:rPr>
          <w:rFonts w:ascii="ＭＳ 明朝" w:hAnsi="ＭＳ 明朝" w:hint="eastAsia"/>
        </w:rPr>
        <w:t>「計算期間」とは、</w:t>
      </w:r>
      <w:r>
        <w:rPr>
          <w:rFonts w:hAnsi="ＭＳ 明朝" w:hint="eastAsia"/>
          <w:szCs w:val="21"/>
        </w:rPr>
        <w:t>各計</w:t>
      </w:r>
      <w:r>
        <w:rPr>
          <w:rFonts w:hAnsi="ＭＳ 明朝" w:hint="eastAsia"/>
          <w:szCs w:val="21"/>
          <w:lang w:eastAsia="ja"/>
        </w:rPr>
        <w:t>算期日に関して、前回の計算期日の翌日（</w:t>
      </w:r>
      <w:r>
        <w:rPr>
          <w:rFonts w:hint="eastAsia"/>
          <w:shd w:val="clear" w:color="auto" w:fill="FFFFFF" w:themeFill="background1"/>
        </w:rPr>
        <w:t>当日を含む。</w:t>
      </w:r>
      <w:r>
        <w:rPr>
          <w:rFonts w:hAnsi="ＭＳ 明朝" w:hint="eastAsia"/>
          <w:szCs w:val="21"/>
          <w:shd w:val="clear" w:color="auto" w:fill="FFFFFF" w:themeFill="background1"/>
          <w:lang w:eastAsia="ja"/>
        </w:rPr>
        <w:t>但し、最初の計算期間においては当初出資実行日とし、当日を含む。）から当該計算期日（当日を含む</w:t>
      </w:r>
      <w:r>
        <w:rPr>
          <w:rFonts w:hAnsi="ＭＳ 明朝" w:hint="eastAsia"/>
          <w:szCs w:val="21"/>
          <w:lang w:eastAsia="ja"/>
        </w:rPr>
        <w:t>。）までの期間を意味する</w:t>
      </w:r>
      <w:r>
        <w:rPr>
          <w:rFonts w:ascii="ＭＳ 明朝" w:hAnsi="ＭＳ 明朝" w:hint="eastAsia"/>
        </w:rPr>
        <w:t>。但し、計算期間の途中において当該計算期間の終了予定日より前の日に営業者の決算日又は解散の日等、営業者の法人税法（昭和40年法律第34号。その後の改正を含む。以下同じ。）上の事業年度が終了し、又は、終了したとみなされる日が到来した場合においては、かかる日を当該計算期間の終了日、その翌日を翌計算期間の開始日とみなす。</w:t>
      </w:r>
    </w:p>
    <w:p w14:paraId="5626197B" w14:textId="73932752" w:rsidR="00297002" w:rsidRPr="00B82907" w:rsidRDefault="00297002" w:rsidP="00B82907">
      <w:pPr>
        <w:pStyle w:val="afb"/>
        <w:numPr>
          <w:ilvl w:val="0"/>
          <w:numId w:val="3"/>
        </w:numPr>
        <w:ind w:leftChars="0"/>
        <w:outlineLvl w:val="4"/>
        <w:rPr>
          <w:rFonts w:hAnsi="ＭＳ 明朝"/>
          <w:szCs w:val="21"/>
          <w:lang w:eastAsia="ja"/>
        </w:rPr>
      </w:pPr>
      <w:r>
        <w:rPr>
          <w:rFonts w:hAnsi="ＭＳ 明朝" w:hint="eastAsia"/>
          <w:szCs w:val="21"/>
          <w:shd w:val="clear" w:color="auto" w:fill="FFFFFF" w:themeFill="background1"/>
        </w:rPr>
        <w:t>「計算期日」とは、初回</w:t>
      </w:r>
      <w:r>
        <w:rPr>
          <w:rFonts w:hAnsi="ＭＳ 明朝" w:hint="eastAsia"/>
          <w:szCs w:val="21"/>
          <w:shd w:val="clear" w:color="auto" w:fill="FFFFFF" w:themeFill="background1"/>
          <w:lang w:eastAsia="ja"/>
        </w:rPr>
        <w:t>を当初出資実行日</w:t>
      </w:r>
      <w:r>
        <w:rPr>
          <w:rFonts w:asciiTheme="minorEastAsia" w:eastAsiaTheme="minorEastAsia" w:hAnsiTheme="minorEastAsia" w:hint="eastAsia"/>
          <w:szCs w:val="21"/>
          <w:shd w:val="clear" w:color="auto" w:fill="FFFFFF" w:themeFill="background1"/>
        </w:rPr>
        <w:t>とし、以後契約終了日までの</w:t>
      </w:r>
      <w:r>
        <w:rPr>
          <w:rFonts w:asciiTheme="minorEastAsia" w:eastAsiaTheme="minorEastAsia" w:hAnsiTheme="minorEastAsia" w:hint="eastAsia"/>
          <w:szCs w:val="21"/>
        </w:rPr>
        <w:t>毎年</w:t>
      </w:r>
      <w:r>
        <w:rPr>
          <w:rFonts w:asciiTheme="minorEastAsia" w:eastAsiaTheme="minorEastAsia" w:hAnsiTheme="minorEastAsia"/>
          <w:szCs w:val="21"/>
        </w:rPr>
        <w:t>3</w:t>
      </w:r>
      <w:r>
        <w:rPr>
          <w:rFonts w:asciiTheme="minorEastAsia" w:eastAsiaTheme="minorEastAsia" w:hAnsiTheme="minorEastAsia" w:hint="eastAsia"/>
          <w:szCs w:val="21"/>
        </w:rPr>
        <w:t>月、</w:t>
      </w:r>
      <w:r>
        <w:rPr>
          <w:rFonts w:asciiTheme="minorEastAsia" w:eastAsiaTheme="minorEastAsia" w:hAnsiTheme="minorEastAsia"/>
          <w:szCs w:val="21"/>
        </w:rPr>
        <w:t>6</w:t>
      </w:r>
      <w:r>
        <w:rPr>
          <w:rFonts w:asciiTheme="minorEastAsia" w:eastAsiaTheme="minorEastAsia" w:hAnsiTheme="minorEastAsia" w:hint="eastAsia"/>
          <w:szCs w:val="21"/>
        </w:rPr>
        <w:t>月、</w:t>
      </w:r>
      <w:r>
        <w:rPr>
          <w:rFonts w:asciiTheme="minorEastAsia" w:eastAsiaTheme="minorEastAsia" w:hAnsiTheme="minorEastAsia"/>
          <w:szCs w:val="21"/>
        </w:rPr>
        <w:t>9</w:t>
      </w:r>
      <w:r>
        <w:rPr>
          <w:rFonts w:asciiTheme="minorEastAsia" w:eastAsiaTheme="minorEastAsia" w:hAnsiTheme="minorEastAsia" w:hint="eastAsia"/>
          <w:szCs w:val="21"/>
        </w:rPr>
        <w:t>月及び</w:t>
      </w:r>
      <w:r>
        <w:rPr>
          <w:rFonts w:asciiTheme="minorEastAsia" w:eastAsiaTheme="minorEastAsia" w:hAnsiTheme="minorEastAsia"/>
          <w:szCs w:val="21"/>
        </w:rPr>
        <w:t>12</w:t>
      </w:r>
      <w:r>
        <w:rPr>
          <w:rFonts w:asciiTheme="minorEastAsia" w:eastAsiaTheme="minorEastAsia" w:hAnsiTheme="minorEastAsia" w:hint="eastAsia"/>
          <w:szCs w:val="21"/>
        </w:rPr>
        <w:t>月の各</w:t>
      </w:r>
      <w:r>
        <w:rPr>
          <w:rFonts w:asciiTheme="minorEastAsia" w:eastAsiaTheme="minorEastAsia" w:hAnsiTheme="minorEastAsia" w:hint="eastAsia"/>
        </w:rPr>
        <w:t>末</w:t>
      </w:r>
      <w:r>
        <w:rPr>
          <w:rFonts w:asciiTheme="minorEastAsia" w:eastAsiaTheme="minorEastAsia" w:hAnsiTheme="minorEastAsia" w:hint="eastAsia"/>
          <w:szCs w:val="21"/>
        </w:rPr>
        <w:t>日（同日が営業日</w:t>
      </w:r>
      <w:r>
        <w:rPr>
          <w:rFonts w:hAnsi="ＭＳ 明朝" w:hint="eastAsia"/>
          <w:szCs w:val="21"/>
        </w:rPr>
        <w:t>でない場合は前営業日）及び契約終了日を意味する。</w:t>
      </w:r>
    </w:p>
    <w:p w14:paraId="0C887417" w14:textId="5898CA76" w:rsidR="005578A8" w:rsidRDefault="005578A8" w:rsidP="005578A8">
      <w:pPr>
        <w:numPr>
          <w:ilvl w:val="0"/>
          <w:numId w:val="3"/>
        </w:numPr>
        <w:rPr>
          <w:rFonts w:ascii="ＭＳ 明朝" w:hAnsi="ＭＳ 明朝"/>
        </w:rPr>
      </w:pPr>
      <w:r>
        <w:rPr>
          <w:rFonts w:ascii="ＭＳ 明朝" w:hAnsi="ＭＳ 明朝" w:hint="eastAsia"/>
        </w:rPr>
        <w:t>「契約終了日」とは、第15条、第16条又は第17条に従い本契約が終了する日を意味する。</w:t>
      </w:r>
    </w:p>
    <w:p w14:paraId="5887E447" w14:textId="18B87477" w:rsidR="00096590" w:rsidRDefault="005578A8" w:rsidP="005578A8">
      <w:pPr>
        <w:numPr>
          <w:ilvl w:val="0"/>
          <w:numId w:val="3"/>
        </w:numPr>
        <w:rPr>
          <w:rFonts w:ascii="ＭＳ 明朝" w:hAnsi="ＭＳ 明朝"/>
        </w:rPr>
      </w:pPr>
      <w:r>
        <w:rPr>
          <w:rFonts w:ascii="ＭＳ 明朝" w:hAnsi="ＭＳ 明朝" w:hint="eastAsia"/>
        </w:rPr>
        <w:t>「現金分配留保額」とは、本利益のうち本出資者に帰属する部分で、本出資者に対して金銭分配が行われていない額を意味する。</w:t>
      </w:r>
    </w:p>
    <w:p w14:paraId="5F3B5532" w14:textId="56A8F4DD" w:rsidR="005578A8" w:rsidRDefault="00860C68">
      <w:pPr>
        <w:numPr>
          <w:ilvl w:val="0"/>
          <w:numId w:val="3"/>
        </w:numPr>
        <w:rPr>
          <w:rFonts w:ascii="ＭＳ 明朝" w:hAnsi="ＭＳ 明朝"/>
        </w:rPr>
      </w:pPr>
      <w:r>
        <w:rPr>
          <w:rFonts w:ascii="ＭＳ 明朝" w:hAnsi="ＭＳ 明朝" w:hint="eastAsia"/>
        </w:rPr>
        <w:lastRenderedPageBreak/>
        <w:t>「受託者」とは、管理委託契約における業務の受託者としての</w:t>
      </w:r>
      <w:r>
        <w:rPr>
          <w:rFonts w:cs="ＭＳ 明朝" w:hint="eastAsia"/>
        </w:rPr>
        <w:t>株式会社</w:t>
      </w:r>
      <w:r>
        <w:rPr>
          <w:rFonts w:ascii="ＭＳ 明朝" w:hAnsi="ＭＳ 明朝" w:cs="ＭＳ 明朝" w:hint="eastAsia"/>
        </w:rPr>
        <w:t>W</w:t>
      </w:r>
      <w:r>
        <w:rPr>
          <w:rFonts w:ascii="ＭＳ 明朝" w:hAnsi="ＭＳ 明朝" w:cs="ＭＳ 明朝"/>
        </w:rPr>
        <w:t>ineBank</w:t>
      </w:r>
      <w:r>
        <w:rPr>
          <w:rFonts w:ascii="ＭＳ 明朝" w:hAnsi="ＭＳ 明朝" w:hint="eastAsia"/>
        </w:rPr>
        <w:t>を意味する。</w:t>
      </w:r>
    </w:p>
    <w:p w14:paraId="024047FE" w14:textId="6F7011D7" w:rsidR="005578A8" w:rsidRDefault="005578A8" w:rsidP="005578A8">
      <w:pPr>
        <w:numPr>
          <w:ilvl w:val="0"/>
          <w:numId w:val="3"/>
        </w:numPr>
        <w:rPr>
          <w:rFonts w:ascii="ＭＳ 明朝" w:hAnsi="ＭＳ 明朝"/>
        </w:rPr>
      </w:pPr>
      <w:r>
        <w:rPr>
          <w:rFonts w:ascii="ＭＳ 明朝" w:hAnsi="ＭＳ 明朝" w:hint="eastAsia"/>
        </w:rPr>
        <w:t>「出資金」とは、第3条</w:t>
      </w:r>
      <w:ins w:id="4" w:author="株式会社WineBank" w:date="2026-09-29T00:00:00Z">
        <w:r>
          <w:rPr>
            <w:rFonts w:ascii="ＭＳ 明朝" w:hAnsi="ＭＳ 明朝" w:hint="eastAsia"/>
          </w:rPr>
          <w:t>、第3条の2</w:t>
        </w:r>
      </w:ins>
      <w:r>
        <w:rPr>
          <w:rFonts w:ascii="ＭＳ 明朝" w:hAnsi="ＭＳ 明朝" w:hint="eastAsia"/>
        </w:rPr>
        <w:t>及び第4条に従って拠出された本出資者による出資金</w:t>
      </w:r>
      <w:ins w:id="5" w:author="株式会社WineBank" w:date="2026-09-29T00:00:00Z">
        <w:r>
          <w:rPr>
            <w:rFonts w:ascii="ＭＳ 明朝" w:hAnsi="ＭＳ 明朝" w:hint="eastAsia"/>
          </w:rPr>
          <w:t>（金銭による出資のほか、第3条の2に定めるワインその他の酒類による現物出資を含み、現物出資については同条及び別紙2に定める評価額をもってその出資金の額とする。）</w:t>
        </w:r>
      </w:ins>
      <w:r>
        <w:rPr>
          <w:rFonts w:ascii="ＭＳ 明朝" w:hAnsi="ＭＳ 明朝" w:hint="eastAsia"/>
        </w:rPr>
        <w:t>を意味する。</w:t>
      </w:r>
    </w:p>
    <w:p w14:paraId="7716932B" w14:textId="752D765D" w:rsidR="005578A8" w:rsidRPr="00AA4059" w:rsidRDefault="005578A8" w:rsidP="005578A8">
      <w:pPr>
        <w:numPr>
          <w:ilvl w:val="0"/>
          <w:numId w:val="3"/>
        </w:numPr>
        <w:rPr>
          <w:rFonts w:ascii="ＭＳ 明朝" w:hAnsi="ＭＳ 明朝"/>
        </w:rPr>
      </w:pPr>
      <w:r>
        <w:rPr>
          <w:rFonts w:ascii="ＭＳ 明朝" w:hAnsi="ＭＳ 明朝" w:hint="eastAsia"/>
        </w:rPr>
        <w:t>「出資持分」とは、本出資者が本契約に基づき営業者との間で有する法律関係の総体（地位）を意味する。</w:t>
      </w:r>
    </w:p>
    <w:p w14:paraId="6C22D1F5" w14:textId="086EA569" w:rsidR="00FF62DF" w:rsidRPr="00AA4059" w:rsidRDefault="00FF62DF" w:rsidP="005578A8">
      <w:pPr>
        <w:numPr>
          <w:ilvl w:val="0"/>
          <w:numId w:val="3"/>
        </w:numPr>
        <w:rPr>
          <w:rFonts w:ascii="ＭＳ 明朝" w:hAnsi="ＭＳ 明朝"/>
        </w:rPr>
      </w:pPr>
      <w:r>
        <w:rPr>
          <w:rFonts w:ascii="ＭＳ 明朝" w:hAnsi="ＭＳ 明朝" w:hint="eastAsia"/>
        </w:rPr>
        <w:t>「出資割合」とは、その算定時点において、ある本件匿名組合員が当該算定時点までに出資した出資金額の残高（出資金の返還又はみなし返還があった場合は、その返還後の金額とする。）の、全本件匿名組合員の出資金額の残高（出資金の返還又はみなし返還があった場合は、その返還後の金額とする。）に対する割合をいう。なお、一定の期間に係る出資の割合をいうときは、当該期間内における出資金額、出資期間及び出資の割合の変動を考慮し、実日数による加重平均にて算出した金額とする。</w:t>
      </w:r>
    </w:p>
    <w:p w14:paraId="3818C5CB" w14:textId="396954C0" w:rsidR="005578A8" w:rsidRDefault="005578A8" w:rsidP="005578A8">
      <w:pPr>
        <w:numPr>
          <w:ilvl w:val="0"/>
          <w:numId w:val="3"/>
        </w:numPr>
        <w:rPr>
          <w:rFonts w:ascii="ＭＳ 明朝" w:hAnsi="ＭＳ 明朝"/>
        </w:rPr>
      </w:pPr>
      <w:r>
        <w:rPr>
          <w:rFonts w:ascii="ＭＳ 明朝" w:hAnsi="ＭＳ 明朝" w:hint="eastAsia"/>
        </w:rPr>
        <w:t>「追加出資金」とは、第4条に従って追加出資がなされる場合に、本出資者により拠出される出資金を意味する。</w:t>
      </w:r>
    </w:p>
    <w:p w14:paraId="2968E02D" w14:textId="77777777" w:rsidR="005578A8" w:rsidRDefault="005578A8" w:rsidP="005578A8">
      <w:pPr>
        <w:numPr>
          <w:ilvl w:val="0"/>
          <w:numId w:val="3"/>
        </w:numPr>
        <w:rPr>
          <w:rFonts w:ascii="ＭＳ 明朝" w:hAnsi="ＭＳ 明朝"/>
        </w:rPr>
      </w:pPr>
      <w:r>
        <w:rPr>
          <w:rFonts w:ascii="ＭＳ 明朝" w:hAnsi="ＭＳ 明朝" w:hint="eastAsia"/>
        </w:rPr>
        <w:t>「適格機関投資家」とは、金融商品取引法（昭和23年法律第25号。その後の改正を含む。以下同じ。）第2条第3項第1号及び金融商品取引法第二条に規定する定義に関する内閣府令（平成5年大蔵省令第14号。その後の改正を含む。以下同じ。）第10条に定める適格機関投資家を意味する。</w:t>
      </w:r>
    </w:p>
    <w:p w14:paraId="376CF99C" w14:textId="18E5161B" w:rsidR="005578A8" w:rsidRDefault="005578A8" w:rsidP="005578A8">
      <w:pPr>
        <w:numPr>
          <w:ilvl w:val="0"/>
          <w:numId w:val="3"/>
        </w:numPr>
        <w:rPr>
          <w:rFonts w:ascii="ＭＳ 明朝" w:hAnsi="ＭＳ 明朝"/>
        </w:rPr>
      </w:pPr>
      <w:r>
        <w:rPr>
          <w:rFonts w:ascii="ＭＳ 明朝" w:hAnsi="ＭＳ 明朝" w:hint="eastAsia"/>
        </w:rPr>
        <w:t>「当初出資金」とは、当初出資実行日に本出資者により拠出される第3条に規定する出資金を意味する。</w:t>
      </w:r>
    </w:p>
    <w:p w14:paraId="6AB0B8A6" w14:textId="4FA63CD5" w:rsidR="005578A8" w:rsidRPr="00084103" w:rsidRDefault="005578A8" w:rsidP="005578A8">
      <w:pPr>
        <w:numPr>
          <w:ilvl w:val="0"/>
          <w:numId w:val="3"/>
        </w:numPr>
        <w:rPr>
          <w:rFonts w:ascii="ＭＳ 明朝" w:hAnsi="ＭＳ 明朝"/>
        </w:rPr>
      </w:pPr>
      <w:r>
        <w:rPr>
          <w:rFonts w:ascii="ＭＳ 明朝" w:hAnsi="ＭＳ 明朝" w:hint="eastAsia"/>
        </w:rPr>
        <w:t>「当初出資実行日」とは、2026年●月●●日を意味する。</w:t>
      </w:r>
    </w:p>
    <w:p w14:paraId="6ADEE0EB" w14:textId="262F13BC" w:rsidR="00084103" w:rsidRPr="00084103" w:rsidRDefault="005578A8" w:rsidP="00084103">
      <w:pPr>
        <w:numPr>
          <w:ilvl w:val="0"/>
          <w:numId w:val="3"/>
        </w:numPr>
        <w:rPr>
          <w:rFonts w:ascii="ＭＳ 明朝" w:hAnsi="ＭＳ 明朝"/>
        </w:rPr>
      </w:pPr>
      <w:r>
        <w:rPr>
          <w:rFonts w:ascii="ＭＳ 明朝" w:hAnsi="ＭＳ 明朝" w:hint="eastAsia"/>
        </w:rPr>
        <w:t>「匿名組合分配金」とは、第9条第6項に従って分配される本出資者に対する金銭を意味する。</w:t>
      </w:r>
    </w:p>
    <w:p w14:paraId="0E2C9BB3" w14:textId="033F2FF6" w:rsidR="00084103" w:rsidRPr="00084103" w:rsidRDefault="00056B02" w:rsidP="0020758D">
      <w:pPr>
        <w:numPr>
          <w:ilvl w:val="0"/>
          <w:numId w:val="3"/>
        </w:numPr>
        <w:rPr>
          <w:rFonts w:ascii="ＭＳ 明朝" w:hAnsi="ＭＳ 明朝"/>
        </w:rPr>
      </w:pPr>
      <w:r>
        <w:rPr>
          <w:rFonts w:ascii="ＭＳ 明朝" w:hAnsi="ＭＳ 明朝" w:hint="eastAsia"/>
        </w:rPr>
        <w:t>「匿名組合分配対象期間」とは、毎年10月1日から9月3</w:t>
      </w:r>
      <w:r>
        <w:rPr>
          <w:rFonts w:ascii="ＭＳ 明朝" w:hAnsi="ＭＳ 明朝"/>
        </w:rPr>
        <w:t>0</w:t>
      </w:r>
      <w:r>
        <w:rPr>
          <w:rFonts w:ascii="ＭＳ 明朝" w:hAnsi="ＭＳ 明朝" w:hint="eastAsia"/>
        </w:rPr>
        <w:t>日までの本契約上の各期間を意味する。但し、最初の匿名組合分配対象期間は当初出資実行日から2027年9月3</w:t>
      </w:r>
      <w:r>
        <w:rPr>
          <w:rFonts w:ascii="ＭＳ 明朝" w:hAnsi="ＭＳ 明朝"/>
        </w:rPr>
        <w:t>0</w:t>
      </w:r>
      <w:r>
        <w:rPr>
          <w:rFonts w:ascii="ＭＳ 明朝" w:hAnsi="ＭＳ 明朝" w:hint="eastAsia"/>
        </w:rPr>
        <w:t>日までとし、最後の匿名組合分配対象期間は契約終了日の直前の匿名組合分配対象期間末日の翌日から契約終了日までとする。</w:t>
      </w:r>
    </w:p>
    <w:p w14:paraId="1B6D8865" w14:textId="1CA47F4E" w:rsidR="005578A8" w:rsidRPr="007B4345" w:rsidRDefault="005578A8" w:rsidP="005578A8">
      <w:pPr>
        <w:numPr>
          <w:ilvl w:val="0"/>
          <w:numId w:val="3"/>
        </w:numPr>
        <w:rPr>
          <w:rFonts w:ascii="ＭＳ 明朝" w:hAnsi="ＭＳ 明朝"/>
        </w:rPr>
      </w:pPr>
      <w:r>
        <w:rPr>
          <w:rFonts w:ascii="ＭＳ 明朝" w:hAnsi="ＭＳ 明朝" w:hint="eastAsia"/>
        </w:rPr>
        <w:t>「匿名組合分配日」とは、本契約に基づき、各匿名組合分配対象期間に係る現金の分配をする日をいい、本契約の有効期間中の各匿名組合分配対象期間の末日の翌日から3ヶ月以内の日、及び本契約の終了の日の翌日から3ヶ月以内の日をいう。</w:t>
      </w:r>
    </w:p>
    <w:p w14:paraId="541639E5" w14:textId="77777777" w:rsidR="005578A8" w:rsidRDefault="005578A8" w:rsidP="005578A8">
      <w:pPr>
        <w:numPr>
          <w:ilvl w:val="0"/>
          <w:numId w:val="3"/>
        </w:numPr>
        <w:rPr>
          <w:rFonts w:ascii="ＭＳ 明朝" w:hAnsi="ＭＳ 明朝"/>
        </w:rPr>
      </w:pPr>
      <w:r>
        <w:rPr>
          <w:rFonts w:ascii="ＭＳ 明朝" w:hAnsi="ＭＳ 明朝" w:hint="eastAsia"/>
        </w:rPr>
        <w:t>「反社会的勢力等」とは、以下の①乃至⑫のいずれかに該当する者を意味する。</w:t>
      </w:r>
    </w:p>
    <w:p w14:paraId="73B7F0A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暴力団（その団体の構成員（その団体の構成団体の構成員を含む。）が集団的に又は常習的に暴力的不法行為等を行うことを助長するおそれがある団体をいう。本定義において、以下同じ。）</w:t>
      </w:r>
    </w:p>
    <w:p w14:paraId="729887DD"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lastRenderedPageBreak/>
        <w:t>暴力団員（暴力団の構成員をいう。本定義において、以下同じ。）</w:t>
      </w:r>
    </w:p>
    <w:p w14:paraId="60A12EE1"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暴力団員でなくなった時から5年を経過しない者</w:t>
      </w:r>
    </w:p>
    <w:p w14:paraId="229068D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準構成員（暴力団員以外の暴力団と関係を有する者であって、暴力団の威力を背景に暴力的不法行為等を行うおそれがあるもの、又は暴力団若しくは暴力団員に対し資金、武器等の供給を行うなど暴力団の維持若しくは運営に協力し、若しくは関与するものをいう。本定義において、以下同じ。）</w:t>
      </w:r>
    </w:p>
    <w:p w14:paraId="19131105"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関係企業（暴力団員が実質的にその経営に関与している企業、暴力団準構成員若しくは元暴力団員が経営する企業で暴力団に資金提供を行うなど暴力団の維持若しくは運営に積極的に協力し若しくは関与する企業又は業務の遂行等において積極的に暴力団を利用し暴力団の維持若しくは運営に協力している企業をいう。）</w:t>
      </w:r>
    </w:p>
    <w:p w14:paraId="0B80AB8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総会屋等（総会屋、会社ゴロ等企業等を対象に不正な利益を求めて暴力的不法行為等を行うおそれがあり、市民生活の安全に脅威を与える者をいう。）</w:t>
      </w:r>
    </w:p>
    <w:p w14:paraId="62415B84"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社会運動等標ぼうゴロ（社会運動若しくは政治活動を仮装し、又は標ぼうして、不正な利益を求めて暴力的不法行為等を行うおそれがあり、市民生活の安全に脅威を与える者をいう。）</w:t>
      </w:r>
    </w:p>
    <w:p w14:paraId="0060D25D"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特殊知能暴力集団等（上記①乃至⑦に掲げる者以外の、暴力団との関係を背景に、その威力を用い、又は暴力団と資金的なつながりを有し、構造的な不正の中核となっている集団又は個人をいう。）</w:t>
      </w:r>
    </w:p>
    <w:p w14:paraId="1D72F37B" w14:textId="77777777" w:rsidR="005578A8" w:rsidRDefault="005578A8" w:rsidP="005578A8">
      <w:pPr>
        <w:numPr>
          <w:ilvl w:val="0"/>
          <w:numId w:val="6"/>
        </w:numPr>
        <w:tabs>
          <w:tab w:val="clear" w:pos="1800"/>
          <w:tab w:val="num" w:pos="1260"/>
        </w:tabs>
        <w:ind w:left="1260"/>
        <w:rPr>
          <w:rFonts w:ascii="ＭＳ 明朝" w:hAnsi="ＭＳ 明朝"/>
        </w:rPr>
      </w:pPr>
      <w:r>
        <w:rPr>
          <w:rFonts w:hint="eastAsia"/>
        </w:rPr>
        <w:t>組織</w:t>
      </w:r>
      <w:r>
        <w:rPr>
          <w:rFonts w:ascii="ＭＳ 明朝" w:hAnsi="ＭＳ 明朝" w:hint="eastAsia"/>
        </w:rPr>
        <w:t>的な犯罪の処罰及び犯罪収益の規制等に関する法律（平成11年法律第136号。その後の改正を含む。）に定める犯罪収益等隠匿及び犯罪収益等収受を行い若しくは行っている疑いのある者又はこれらの者と取引のある者</w:t>
      </w:r>
    </w:p>
    <w:p w14:paraId="5DF38A47"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風俗営業等の規制及び業務の適正化等に関する法律（昭和23年法律第122号。その後の改正を含む。）第2条第1項に定める「風俗営業」、同条第5項に定める「性風俗関連特殊営業」その他これに類する業を行う者</w:t>
      </w:r>
    </w:p>
    <w:p w14:paraId="630CB0CA" w14:textId="77777777" w:rsidR="005578A8" w:rsidRDefault="005578A8" w:rsidP="005578A8">
      <w:pPr>
        <w:numPr>
          <w:ilvl w:val="0"/>
          <w:numId w:val="6"/>
        </w:numPr>
        <w:tabs>
          <w:tab w:val="clear" w:pos="1800"/>
          <w:tab w:val="num" w:pos="1260"/>
        </w:tabs>
        <w:ind w:left="1260"/>
      </w:pPr>
      <w:r>
        <w:rPr>
          <w:rFonts w:ascii="ＭＳ 明朝" w:hAnsi="ＭＳ 明朝" w:hint="eastAsia"/>
        </w:rPr>
        <w:t>貸金</w:t>
      </w:r>
      <w:r>
        <w:rPr>
          <w:rFonts w:hint="eastAsia"/>
        </w:rPr>
        <w:t>業法</w:t>
      </w:r>
      <w:r>
        <w:rPr>
          <w:rFonts w:ascii="ＭＳ 明朝" w:hAnsi="ＭＳ 明朝" w:hint="eastAsia"/>
        </w:rPr>
        <w:t>（昭和58年法律第32号。その後の改正を含む。）第24条第3項に定める取立て制限者</w:t>
      </w:r>
    </w:p>
    <w:p w14:paraId="78E71DE8"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その他上記①乃至⑪に準ずる者</w:t>
      </w:r>
      <w:r>
        <w:rPr>
          <w:rFonts w:hint="eastAsia"/>
        </w:rPr>
        <w:t>又は公序良俗に反する行為を行う団体又はその関係者</w:t>
      </w:r>
    </w:p>
    <w:p w14:paraId="17696357" w14:textId="6DB487DC" w:rsidR="005578A8" w:rsidRPr="00757179" w:rsidRDefault="00FF62DF" w:rsidP="00B82907">
      <w:pPr>
        <w:numPr>
          <w:ilvl w:val="0"/>
          <w:numId w:val="3"/>
        </w:numPr>
        <w:rPr>
          <w:rFonts w:ascii="ＭＳ 明朝" w:hAnsi="ＭＳ 明朝"/>
        </w:rPr>
      </w:pPr>
      <w:r>
        <w:rPr>
          <w:rFonts w:ascii="ＭＳ 明朝" w:hAnsi="ＭＳ 明朝" w:hint="eastAsia"/>
        </w:rPr>
        <w:t>「本件匿名組合員」とは、本出資者を含み、営業者との間で本契約又は本契約と同様の内容の匿名組合契約を締結している者を個別に又は総称していう。</w:t>
      </w:r>
      <w:ins w:id="6" w:author="株式会社WineBank" w:date="2026-09-29T00:00:00Z">
        <w:r>
          <w:rPr>
            <w:rFonts w:ascii="ＭＳ 明朝" w:hAnsi="ＭＳ 明朝" w:hint="eastAsia"/>
          </w:rPr>
          <w:t>なお、受託者は、本件匿名組合員として、第3条の2及び別紙2に定める評価方法に従い、ワインその他の酒類を現物出資するものとする。</w:t>
        </w:r>
      </w:ins>
    </w:p>
    <w:p w14:paraId="4114C2EB" w14:textId="77777777" w:rsidR="005578A8" w:rsidRPr="00437527" w:rsidRDefault="005578A8" w:rsidP="005578A8">
      <w:pPr>
        <w:numPr>
          <w:ilvl w:val="0"/>
          <w:numId w:val="3"/>
        </w:numPr>
        <w:rPr>
          <w:rFonts w:ascii="ＭＳ 明朝" w:hAnsi="ＭＳ 明朝"/>
        </w:rPr>
      </w:pPr>
      <w:r>
        <w:rPr>
          <w:rFonts w:ascii="ＭＳ 明朝" w:hAnsi="ＭＳ 明朝" w:hint="eastAsia"/>
        </w:rPr>
        <w:t>「本財産」とは、本事業の遂行のために営業者が取得する全ての財産</w:t>
      </w:r>
      <w:r>
        <w:rPr>
          <w:rFonts w:ascii="Times New Roman" w:hint="eastAsia"/>
        </w:rPr>
        <w:t>（但し、営業者の資本金及び営業者報酬に係る預金債権及び現金を除く。）</w:t>
      </w:r>
      <w:r>
        <w:rPr>
          <w:rFonts w:ascii="ＭＳ 明朝" w:hAnsi="ＭＳ 明朝" w:hint="eastAsia"/>
        </w:rPr>
        <w:t>を意味する。なお、本出資者による匿名組合出資を含む。</w:t>
      </w:r>
    </w:p>
    <w:p w14:paraId="548681B1" w14:textId="39C895B4" w:rsidR="005578A8" w:rsidRPr="007B4345" w:rsidRDefault="005578A8" w:rsidP="005578A8">
      <w:pPr>
        <w:numPr>
          <w:ilvl w:val="0"/>
          <w:numId w:val="3"/>
        </w:numPr>
        <w:rPr>
          <w:rFonts w:ascii="ＭＳ 明朝" w:hAnsi="ＭＳ 明朝"/>
        </w:rPr>
      </w:pPr>
      <w:r>
        <w:rPr>
          <w:rFonts w:ascii="ＭＳ 明朝" w:hAnsi="ＭＳ 明朝" w:hint="eastAsia"/>
        </w:rPr>
        <w:lastRenderedPageBreak/>
        <w:t>「本事業」とは、ワインその他の酒類の取得、保有、管理若しくは売却に関する事業又はこれに付随し若しくは関連して行われる一切の事業を意味する。</w:t>
      </w:r>
    </w:p>
    <w:p w14:paraId="472A58B7" w14:textId="77777777" w:rsidR="005578A8" w:rsidRDefault="005578A8" w:rsidP="005578A8">
      <w:pPr>
        <w:numPr>
          <w:ilvl w:val="0"/>
          <w:numId w:val="3"/>
        </w:numPr>
        <w:rPr>
          <w:rFonts w:ascii="ＭＳ 明朝" w:hAnsi="ＭＳ 明朝"/>
        </w:rPr>
      </w:pPr>
      <w:r>
        <w:rPr>
          <w:rFonts w:ascii="ＭＳ 明朝" w:hAnsi="ＭＳ 明朝" w:hint="eastAsia"/>
        </w:rPr>
        <w:t>「本損失」とは、日本における一般に公正妥当と認められる企業会計原則に従って決定される（但し、第9条第2項の適用を妨げない。）営業者による本事業の遂行により生じる純損失、清算費用その他合理的に計算した現金支出額相当額（税金負担を含む。）を意味する。</w:t>
      </w:r>
    </w:p>
    <w:p w14:paraId="3E9A3029" w14:textId="77777777" w:rsidR="005578A8" w:rsidRDefault="005578A8" w:rsidP="005578A8">
      <w:pPr>
        <w:numPr>
          <w:ilvl w:val="0"/>
          <w:numId w:val="3"/>
        </w:numPr>
        <w:rPr>
          <w:rFonts w:ascii="ＭＳ 明朝" w:hAnsi="ＭＳ 明朝"/>
        </w:rPr>
      </w:pPr>
      <w:r>
        <w:rPr>
          <w:rFonts w:ascii="ＭＳ 明朝" w:hAnsi="ＭＳ 明朝" w:hint="eastAsia"/>
        </w:rPr>
        <w:t>「本損益」とは、本損失と本利益を総称したものを意味する。</w:t>
      </w:r>
    </w:p>
    <w:p w14:paraId="3C3659E7" w14:textId="77777777" w:rsidR="005578A8" w:rsidRDefault="005578A8" w:rsidP="005578A8">
      <w:pPr>
        <w:numPr>
          <w:ilvl w:val="0"/>
          <w:numId w:val="3"/>
        </w:numPr>
        <w:rPr>
          <w:rFonts w:ascii="ＭＳ 明朝" w:hAnsi="ＭＳ 明朝"/>
        </w:rPr>
      </w:pPr>
      <w:r>
        <w:rPr>
          <w:rFonts w:ascii="ＭＳ 明朝" w:hAnsi="ＭＳ 明朝" w:hint="eastAsia"/>
        </w:rPr>
        <w:t>「本利益」とは、日本における一般に公正妥当と認められる企業会計原則に従って決定される（但し、第9条第2項の適用を妨げない。）営業者による本事業の遂行により生じる純利益を意味する。</w:t>
      </w:r>
    </w:p>
    <w:p w14:paraId="0C23D7ED" w14:textId="77777777" w:rsidR="005578A8" w:rsidRDefault="005578A8" w:rsidP="005578A8">
      <w:pPr>
        <w:pStyle w:val="ad"/>
        <w:snapToGrid w:val="0"/>
        <w:spacing w:line="320" w:lineRule="atLeast"/>
        <w:ind w:leftChars="200" w:left="420" w:firstLineChars="200" w:firstLine="440"/>
      </w:pPr>
    </w:p>
    <w:p w14:paraId="561F4CE1" w14:textId="2D204AEF" w:rsidR="005578A8" w:rsidRDefault="005578A8" w:rsidP="005578A8">
      <w:pPr>
        <w:keepNext/>
        <w:rPr>
          <w:rFonts w:ascii="ＭＳ 明朝" w:hAnsi="ＭＳ 明朝"/>
        </w:rPr>
      </w:pPr>
      <w:r>
        <w:rPr>
          <w:rFonts w:ascii="ＭＳ 明朝" w:hAnsi="ＭＳ 明朝" w:hint="eastAsia"/>
        </w:rPr>
        <w:t>第2条（匿名組合契約等）</w:t>
      </w:r>
    </w:p>
    <w:p w14:paraId="09D52CE8" w14:textId="0AD55C1B" w:rsidR="005578A8" w:rsidRPr="00AA4059"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両当事者は、本事業を営むために本契約を締結する。両当事者は本契約が商法（明治32年法律第48号。その後の改正を含む。以下同じ。）第535条に規定される匿名組合契約であり、また、本契約上の営業者と本出資者の間の関係は同法第2編第4章に規定される営業者と匿名組合員との関係であることをここに確認する。</w:t>
      </w:r>
    </w:p>
    <w:p w14:paraId="527D9248" w14:textId="765D5C3D" w:rsidR="007F33B8" w:rsidRDefault="005578A8" w:rsidP="005578A8">
      <w:pPr>
        <w:tabs>
          <w:tab w:val="left" w:pos="518"/>
        </w:tabs>
        <w:ind w:left="518" w:hanging="518"/>
      </w:pPr>
      <w:r>
        <w:rPr>
          <w:rFonts w:ascii="ＭＳ 明朝" w:hAnsi="ＭＳ 明朝" w:hint="eastAsia"/>
        </w:rPr>
        <w:t>2</w:t>
      </w:r>
      <w:r>
        <w:rPr>
          <w:rFonts w:ascii="ＭＳ 明朝" w:hAnsi="ＭＳ 明朝" w:hint="eastAsia"/>
        </w:rPr>
        <w:tab/>
      </w:r>
      <w:r>
        <w:rPr>
          <w:rFonts w:hint="eastAsia"/>
        </w:rPr>
        <w:t>本出資者は、その組合員たる地位に係る取得の申込みの勧誘が、金融商品取引法第</w:t>
      </w:r>
      <w:r>
        <w:t>2</w:t>
      </w:r>
      <w:r>
        <w:rPr>
          <w:rFonts w:hint="eastAsia"/>
        </w:rPr>
        <w:t>条第</w:t>
      </w:r>
      <w:r>
        <w:t>3</w:t>
      </w:r>
      <w:r>
        <w:rPr>
          <w:rFonts w:hint="eastAsia"/>
        </w:rPr>
        <w:t>項第</w:t>
      </w:r>
      <w:r>
        <w:t>3</w:t>
      </w:r>
      <w:r>
        <w:rPr>
          <w:rFonts w:hint="eastAsia"/>
        </w:rPr>
        <w:t>号に該当せず、金融商品取引法第</w:t>
      </w:r>
      <w:r>
        <w:t>23</w:t>
      </w:r>
      <w:r>
        <w:rPr>
          <w:rFonts w:hint="eastAsia"/>
        </w:rPr>
        <w:t>条の</w:t>
      </w:r>
      <w:r>
        <w:t>13</w:t>
      </w:r>
      <w:r>
        <w:rPr>
          <w:rFonts w:hint="eastAsia"/>
        </w:rPr>
        <w:t>第</w:t>
      </w:r>
      <w:r>
        <w:t>4</w:t>
      </w:r>
      <w:r>
        <w:rPr>
          <w:rFonts w:hint="eastAsia"/>
        </w:rPr>
        <w:t>項に定義される少人数向け勧誘に該当することにより、当該取得の申込みの勧誘に関し、金融商品取引法第</w:t>
      </w:r>
      <w:r>
        <w:t>4</w:t>
      </w:r>
      <w:r>
        <w:rPr>
          <w:rFonts w:hint="eastAsia"/>
        </w:rPr>
        <w:t>条第</w:t>
      </w:r>
      <w:r>
        <w:t>1</w:t>
      </w:r>
      <w:r>
        <w:rPr>
          <w:rFonts w:hint="eastAsia"/>
        </w:rPr>
        <w:t>項の規定による届出が行われていない旨を、営業者より告知を受けたことをここに確認する。</w:t>
      </w:r>
    </w:p>
    <w:p w14:paraId="1BB052CF" w14:textId="76A8777C" w:rsidR="007F33B8" w:rsidRDefault="007F33B8" w:rsidP="007F33B8">
      <w:pPr>
        <w:tabs>
          <w:tab w:val="left" w:pos="518"/>
        </w:tabs>
        <w:ind w:left="518" w:hanging="518"/>
      </w:pPr>
      <w:r>
        <w:rPr>
          <w:rFonts w:ascii="ＭＳ 明朝" w:hAnsi="ＭＳ 明朝"/>
        </w:rPr>
        <w:t>3</w:t>
      </w:r>
      <w:r>
        <w:rPr>
          <w:rFonts w:ascii="ＭＳ 明朝" w:hAnsi="ＭＳ 明朝" w:hint="eastAsia"/>
        </w:rPr>
        <w:tab/>
      </w:r>
      <w:r>
        <w:rPr>
          <w:rFonts w:hint="eastAsia"/>
        </w:rPr>
        <w:t>本出資者は、本契約が金融商品取引法第</w:t>
      </w:r>
      <w:r>
        <w:rPr>
          <w:rFonts w:hint="eastAsia"/>
        </w:rPr>
        <w:t>23</w:t>
      </w:r>
      <w:r>
        <w:rPr>
          <w:rFonts w:hint="eastAsia"/>
        </w:rPr>
        <w:t>条の</w:t>
      </w:r>
      <w:r>
        <w:rPr>
          <w:rFonts w:hint="eastAsia"/>
        </w:rPr>
        <w:t>13</w:t>
      </w:r>
      <w:r>
        <w:rPr>
          <w:rFonts w:hint="eastAsia"/>
        </w:rPr>
        <w:t>第</w:t>
      </w:r>
      <w:r>
        <w:rPr>
          <w:rFonts w:hint="eastAsia"/>
        </w:rPr>
        <w:t>5</w:t>
      </w:r>
      <w:r>
        <w:rPr>
          <w:rFonts w:hint="eastAsia"/>
        </w:rPr>
        <w:t>項に規定する書面に該当すること及び本契約に記名押印した上で本出資者がその正本</w:t>
      </w:r>
      <w:r>
        <w:rPr>
          <w:rFonts w:hint="eastAsia"/>
        </w:rPr>
        <w:t>1</w:t>
      </w:r>
      <w:r>
        <w:rPr>
          <w:rFonts w:hint="eastAsia"/>
        </w:rPr>
        <w:t>通を保有する方法により、本出資者がかかる書面の交付を受けたことを、本契約をもって確認する。</w:t>
      </w:r>
    </w:p>
    <w:p w14:paraId="5228799A" w14:textId="43B290C5" w:rsidR="005578A8" w:rsidRPr="007B4345" w:rsidRDefault="007F33B8" w:rsidP="007F33B8">
      <w:pPr>
        <w:tabs>
          <w:tab w:val="left" w:pos="518"/>
        </w:tabs>
        <w:ind w:left="518" w:hanging="518"/>
        <w:rPr>
          <w:rFonts w:ascii="ＭＳ 明朝" w:hAnsi="ＭＳ 明朝"/>
        </w:rPr>
      </w:pPr>
      <w:r>
        <w:rPr>
          <w:rFonts w:ascii="ＭＳ 明朝" w:hAnsi="ＭＳ 明朝"/>
        </w:rPr>
        <w:t>4</w:t>
      </w:r>
      <w:r>
        <w:rPr>
          <w:rFonts w:ascii="ＭＳ 明朝" w:hAnsi="ＭＳ 明朝" w:hint="eastAsia"/>
        </w:rPr>
        <w:tab/>
        <w:t>営業者及び本出資者は、本契約の締結に先立つ出資持分の申込みの勧誘が、金融商品取引法</w:t>
      </w:r>
      <w:r>
        <w:rPr>
          <w:rFonts w:ascii="ＭＳ 明朝" w:hAnsi="ＭＳ 明朝"/>
        </w:rPr>
        <w:t>63条第1項第1号に係る同法第63条第2項所定の適格機関投資家等特例業務として行われ</w:t>
      </w:r>
      <w:r>
        <w:rPr>
          <w:rFonts w:ascii="ＭＳ 明朝" w:hAnsi="ＭＳ 明朝" w:hint="eastAsia"/>
        </w:rPr>
        <w:t>たものである</w:t>
      </w:r>
      <w:r>
        <w:rPr>
          <w:rFonts w:ascii="ＭＳ 明朝" w:hAnsi="ＭＳ 明朝"/>
        </w:rPr>
        <w:t>ことを確認する。</w:t>
      </w:r>
    </w:p>
    <w:p w14:paraId="2EA5AD86" w14:textId="615461A3" w:rsidR="00402A87" w:rsidRPr="002D3C34" w:rsidRDefault="008965D2" w:rsidP="00EC7DED">
      <w:pPr>
        <w:ind w:left="518" w:hanging="518"/>
        <w:rPr>
          <w:rFonts w:ascii="ＭＳ 明朝" w:hAnsi="ＭＳ 明朝"/>
        </w:rPr>
      </w:pPr>
      <w:commentRangeStart w:id="7"/>
      <w:r>
        <w:rPr>
          <w:rFonts w:ascii="ＭＳ 明朝" w:hAnsi="ＭＳ 明朝" w:hint="eastAsia"/>
        </w:rPr>
        <w:t>5    営業者及び本出資者は、本事業に係る最終的な投資判断は、受託者の助言を踏まえて、営業者自身により行われることを確認する。</w:t>
      </w:r>
      <w:ins w:id="8" w:author="株式会社WineBank" w:date="2026-09-29T00:00:00Z">
        <w:r>
          <w:rPr>
            <w:rFonts w:ascii="ＭＳ 明朝" w:hAnsi="ＭＳ 明朝" w:hint="eastAsia"/>
          </w:rPr>
          <w:t>なお、受託者の助言は、ワインその他の酒類の銘柄選定、調達、保管及び販売に関する実務上の助言に限られ、有価証券又はデリバティブ取引に係る権利に関する助言を含まないものとする。</w:t>
        </w:r>
      </w:ins>
      <w:commentRangeEnd w:id="7"/>
      <w:r w:rsidRPr="002D3C34">
        <w:rPr>
          <w:rStyle w:val="af4"/>
          <w:rFonts w:ascii="ＭＳ 明朝" w:hAnsi="ＭＳ 明朝"/>
          <w:sz w:val="21"/>
          <w:szCs w:val="24"/>
        </w:rPr>
        <w:commentReference w:id="7"/>
      </w:r>
    </w:p>
    <w:p w14:paraId="0325369A" w14:textId="77777777" w:rsidR="00426997" w:rsidRDefault="00912D27">
      <w:pPr>
        <w:tabs>
          <w:tab w:val="left" w:pos="518"/>
        </w:tabs>
        <w:ind w:left="518" w:hanging="518"/>
        <w:rPr>
          <w:ins w:id="9" w:author="株式会社WineBank" w:date="2026-09-29T00:00:00Z"/>
          <w:rFonts w:ascii="ＭＳ 明朝" w:hAnsi="ＭＳ 明朝"/>
        </w:rPr>
      </w:pPr>
      <w:commentRangeStart w:id="10"/>
      <w:ins w:id="11" w:author="株式会社WineBank" w:date="2026-09-29T00:00:00Z">
        <w:r>
          <w:rPr>
            <w:rFonts w:ascii="ＭＳ 明朝" w:hAnsi="ＭＳ 明朝" w:hint="eastAsia"/>
          </w:rPr>
          <w:t>6</w:t>
        </w:r>
        <w:r>
          <w:rPr>
            <w:rFonts w:ascii="ＭＳ 明朝" w:hAnsi="ＭＳ 明朝" w:hint="eastAsia"/>
          </w:rPr>
          <w:tab/>
        </w:r>
        <w:r>
          <w:rPr>
            <w:rFonts w:ascii="ＭＳ 明朝" w:hAnsi="ＭＳ 明朝" w:hint="eastAsia"/>
          </w:rPr>
          <w:t>営業者は、本契約の有効期間中、適格機関投資家</w:t>
        </w:r>
        <w:r>
          <w:rPr>
            <w:rFonts w:ascii="ＭＳ 明朝" w:hAnsi="ＭＳ 明朝" w:hint="eastAsia"/>
          </w:rPr>
          <w:t>1</w:t>
        </w:r>
        <w:r>
          <w:rPr>
            <w:rFonts w:ascii="ＭＳ 明朝" w:hAnsi="ＭＳ 明朝" w:hint="eastAsia"/>
          </w:rPr>
          <w:t>名以上を本件匿名組合員として維持するものとし、また、適格機関投資家以外の本件匿名組合員の数及び属性が金融商品取引法第</w:t>
        </w:r>
        <w:r>
          <w:rPr>
            <w:rFonts w:ascii="ＭＳ 明朝" w:hAnsi="ＭＳ 明朝" w:hint="eastAsia"/>
          </w:rPr>
          <w:t>63</w:t>
        </w:r>
        <w:r>
          <w:rPr>
            <w:rFonts w:ascii="ＭＳ 明朝" w:hAnsi="ＭＳ 明朝" w:hint="eastAsia"/>
          </w:rPr>
          <w:t>条第</w:t>
        </w:r>
        <w:r>
          <w:rPr>
            <w:rFonts w:ascii="ＭＳ 明朝" w:hAnsi="ＭＳ 明朝" w:hint="eastAsia"/>
          </w:rPr>
          <w:t>1</w:t>
        </w:r>
        <w:r>
          <w:rPr>
            <w:rFonts w:ascii="ＭＳ 明朝" w:hAnsi="ＭＳ 明朝" w:hint="eastAsia"/>
          </w:rPr>
          <w:t>項第</w:t>
        </w:r>
        <w:r>
          <w:rPr>
            <w:rFonts w:ascii="ＭＳ 明朝" w:hAnsi="ＭＳ 明朝" w:hint="eastAsia"/>
          </w:rPr>
          <w:t>1</w:t>
        </w:r>
        <w:r>
          <w:rPr>
            <w:rFonts w:ascii="ＭＳ 明朝" w:hAnsi="ＭＳ 明朝" w:hint="eastAsia"/>
          </w:rPr>
          <w:t>号及び関係法令に定める要件を満たすよう管理するものとする。営業者は、これらの要件を満たさなくなるおそれがある場合、遅滞なく本出資者に通知する。</w:t>
        </w:r>
      </w:ins>
      <w:commentRangeEnd w:id="10"/>
      <w:r>
        <w:rPr>
          <w:rStyle w:val="af4"/>
          <w:rFonts w:ascii="ＭＳ 明朝" w:hAnsi="ＭＳ 明朝"/>
          <w:sz w:val="21"/>
          <w:szCs w:val="24"/>
        </w:rPr>
        <w:commentReference w:id="10"/>
      </w:r>
    </w:p>
    <w:p w14:paraId="08325CD0" w14:textId="77777777" w:rsidR="005578A8" w:rsidRDefault="005578A8" w:rsidP="005578A8">
      <w:pPr>
        <w:rPr>
          <w:rFonts w:ascii="ＭＳ 明朝" w:hAnsi="ＭＳ 明朝"/>
        </w:rPr>
      </w:pPr>
    </w:p>
    <w:p w14:paraId="0F1F4413" w14:textId="4B473399" w:rsidR="005578A8" w:rsidRDefault="005578A8" w:rsidP="005578A8">
      <w:pPr>
        <w:keepNext/>
        <w:rPr>
          <w:rFonts w:ascii="ＭＳ 明朝" w:hAnsi="ＭＳ 明朝"/>
        </w:rPr>
      </w:pPr>
      <w:r>
        <w:rPr>
          <w:rFonts w:ascii="ＭＳ 明朝" w:hAnsi="ＭＳ 明朝" w:hint="eastAsia"/>
        </w:rPr>
        <w:t>第3条（当初出資財産）</w:t>
      </w:r>
    </w:p>
    <w:p w14:paraId="72EB20C4" w14:textId="7FA29370" w:rsidR="00216011" w:rsidRPr="00B82907" w:rsidRDefault="005578A8" w:rsidP="00C01EED">
      <w:pPr>
        <w:pStyle w:val="afb"/>
        <w:numPr>
          <w:ilvl w:val="0"/>
          <w:numId w:val="11"/>
        </w:numPr>
        <w:ind w:leftChars="0" w:rightChars="-52" w:right="-109"/>
        <w:rPr>
          <w:rFonts w:ascii="ＭＳ 明朝" w:hAnsi="ＭＳ 明朝"/>
        </w:rPr>
      </w:pPr>
      <w:r>
        <w:rPr>
          <w:rFonts w:ascii="ＭＳ 明朝" w:hAnsi="ＭＳ 明朝" w:hint="eastAsia"/>
        </w:rPr>
        <w:t>本出資者は、営業者に対し、当初出資財産として、合計金●</w:t>
      </w:r>
      <w:r>
        <w:rPr>
          <w:rFonts w:ascii="ＭＳ 明朝" w:hAnsi="ＭＳ 明朝"/>
        </w:rPr>
        <w:t>0,000,000</w:t>
      </w:r>
      <w:r>
        <w:rPr>
          <w:rFonts w:ascii="ＭＳ 明朝" w:hAnsi="ＭＳ 明朝" w:hint="eastAsia"/>
        </w:rPr>
        <w:t>円（●口分）を、以下のとおり、営業者口座に振り込む方法により出資するものとする。営業者は、当初出資財産を、本事業に係る費用の支払等に充てる資金として使用するものとする。</w:t>
      </w:r>
    </w:p>
    <w:p w14:paraId="141F1F9D" w14:textId="21698F8B" w:rsidR="00497C58" w:rsidRPr="00B82907" w:rsidRDefault="0092196E" w:rsidP="00B82907">
      <w:pPr>
        <w:pStyle w:val="afb"/>
        <w:numPr>
          <w:ilvl w:val="1"/>
          <w:numId w:val="11"/>
        </w:numPr>
        <w:ind w:leftChars="0" w:rightChars="-52" w:right="-109"/>
        <w:rPr>
          <w:rFonts w:ascii="ＭＳ 明朝" w:hAnsi="ＭＳ 明朝"/>
        </w:rPr>
      </w:pPr>
      <w:r>
        <w:rPr>
          <w:rFonts w:ascii="ＭＳ 明朝" w:hAnsi="ＭＳ 明朝" w:hint="eastAsia"/>
        </w:rPr>
        <w:t>202●年●月●●日までに●</w:t>
      </w:r>
      <w:r>
        <w:rPr>
          <w:rFonts w:ascii="ＭＳ 明朝" w:hAnsi="ＭＳ 明朝"/>
        </w:rPr>
        <w:t>0,000,000</w:t>
      </w:r>
      <w:r>
        <w:rPr>
          <w:rFonts w:ascii="ＭＳ 明朝" w:hAnsi="ＭＳ 明朝" w:hint="eastAsia"/>
        </w:rPr>
        <w:t>円（●口分）</w:t>
      </w:r>
    </w:p>
    <w:p w14:paraId="3AB94981" w14:textId="5387F491" w:rsidR="00C01EED" w:rsidRPr="00A55257" w:rsidRDefault="00C01EED">
      <w:pPr>
        <w:pStyle w:val="afb"/>
        <w:numPr>
          <w:ilvl w:val="0"/>
          <w:numId w:val="11"/>
        </w:numPr>
        <w:ind w:leftChars="0" w:rightChars="-52" w:right="-109"/>
        <w:rPr>
          <w:rFonts w:ascii="ＭＳ 明朝" w:hAnsi="ＭＳ 明朝"/>
        </w:rPr>
      </w:pPr>
      <w:r>
        <w:rPr>
          <w:rFonts w:ascii="ＭＳ 明朝" w:hAnsi="ＭＳ 明朝" w:hint="eastAsia"/>
        </w:rPr>
        <w:t>本出資者は、当初出資実行日において、営業者に対し、取扱手数料として、以下の金額を、営業口座に振り込む方法により支払う。</w:t>
      </w:r>
    </w:p>
    <w:p w14:paraId="0BEC6923" w14:textId="77777777" w:rsidR="008C5D9F" w:rsidRDefault="00D863C3" w:rsidP="008C5D9F">
      <w:pPr>
        <w:pStyle w:val="afb"/>
        <w:numPr>
          <w:ilvl w:val="0"/>
          <w:numId w:val="12"/>
        </w:numPr>
        <w:ind w:leftChars="0" w:rightChars="-52" w:right="-109"/>
        <w:rPr>
          <w:rFonts w:ascii="ＭＳ 明朝" w:hAnsi="ＭＳ 明朝"/>
        </w:rPr>
      </w:pPr>
      <w:r>
        <w:rPr>
          <w:rFonts w:ascii="ＭＳ 明朝" w:hAnsi="ＭＳ 明朝" w:hint="eastAsia"/>
        </w:rPr>
        <w:t>当初出資財産が5口以上の場合：0円</w:t>
      </w:r>
    </w:p>
    <w:p w14:paraId="7AD08753" w14:textId="66A9674A" w:rsidR="006731DC" w:rsidRDefault="00D863C3" w:rsidP="008C5D9F">
      <w:pPr>
        <w:pStyle w:val="afb"/>
        <w:numPr>
          <w:ilvl w:val="0"/>
          <w:numId w:val="12"/>
        </w:numPr>
        <w:ind w:leftChars="0" w:rightChars="-52" w:right="-109"/>
        <w:rPr>
          <w:rFonts w:ascii="ＭＳ 明朝" w:hAnsi="ＭＳ 明朝"/>
        </w:rPr>
      </w:pPr>
      <w:r>
        <w:rPr>
          <w:rFonts w:ascii="ＭＳ 明朝" w:hAnsi="ＭＳ 明朝" w:hint="eastAsia"/>
        </w:rPr>
        <w:t>当初出資財産が</w:t>
      </w:r>
      <w:r>
        <w:rPr>
          <w:rFonts w:ascii="ＭＳ 明朝" w:hAnsi="ＭＳ 明朝"/>
        </w:rPr>
        <w:t>1</w:t>
      </w:r>
      <w:r>
        <w:rPr>
          <w:rFonts w:ascii="ＭＳ 明朝" w:hAnsi="ＭＳ 明朝" w:hint="eastAsia"/>
        </w:rPr>
        <w:t>口以上5口未満の場合：当初出資財産×</w:t>
      </w:r>
      <w:r>
        <w:rPr>
          <w:rFonts w:ascii="ＭＳ 明朝" w:hAnsi="ＭＳ 明朝"/>
        </w:rPr>
        <w:t>2.5%</w:t>
      </w:r>
    </w:p>
    <w:p w14:paraId="01B8D20B" w14:textId="77777777" w:rsidR="00426997" w:rsidRDefault="00426997">
      <w:pPr>
        <w:rPr>
          <w:ins w:id="12" w:author="株式会社WineBank" w:date="2026-09-29T00:00:00Z"/>
          <w:rFonts w:ascii="ＭＳ 明朝" w:hAnsi="ＭＳ 明朝"/>
        </w:rPr>
      </w:pPr>
    </w:p>
    <w:p w14:paraId="2A5E97C9" w14:textId="77777777" w:rsidR="00426997" w:rsidRDefault="00912D27">
      <w:pPr>
        <w:keepNext/>
        <w:rPr>
          <w:ins w:id="13" w:author="株式会社WineBank" w:date="2026-09-29T00:00:00Z"/>
          <w:rFonts w:ascii="ＭＳ 明朝" w:hAnsi="ＭＳ 明朝"/>
        </w:rPr>
      </w:pPr>
      <w:commentRangeStart w:id="14"/>
      <w:ins w:id="15" w:author="株式会社WineBank" w:date="2026-09-29T00:00:00Z">
        <w:r>
          <w:rPr>
            <w:rFonts w:ascii="ＭＳ 明朝" w:hAnsi="ＭＳ 明朝" w:hint="eastAsia"/>
          </w:rPr>
          <w:t>第</w:t>
        </w:r>
        <w:r>
          <w:rPr>
            <w:rFonts w:ascii="ＭＳ 明朝" w:hAnsi="ＭＳ 明朝" w:hint="eastAsia"/>
          </w:rPr>
          <w:t>3</w:t>
        </w:r>
        <w:r>
          <w:rPr>
            <w:rFonts w:ascii="ＭＳ 明朝" w:hAnsi="ＭＳ 明朝" w:hint="eastAsia"/>
          </w:rPr>
          <w:t>条の</w:t>
        </w:r>
        <w:r>
          <w:rPr>
            <w:rFonts w:ascii="ＭＳ 明朝" w:hAnsi="ＭＳ 明朝" w:hint="eastAsia"/>
          </w:rPr>
          <w:t>2</w:t>
        </w:r>
        <w:r>
          <w:rPr>
            <w:rFonts w:ascii="ＭＳ 明朝" w:hAnsi="ＭＳ 明朝" w:hint="eastAsia"/>
          </w:rPr>
          <w:t>（現物出資）</w:t>
        </w:r>
      </w:ins>
      <w:commentRangeEnd w:id="14"/>
      <w:r>
        <w:rPr>
          <w:rStyle w:val="af4"/>
          <w:rFonts w:ascii="ＭＳ 明朝" w:hAnsi="ＭＳ 明朝"/>
          <w:sz w:val="21"/>
          <w:szCs w:val="24"/>
        </w:rPr>
        <w:commentReference w:id="14"/>
      </w:r>
    </w:p>
    <w:p w14:paraId="1A31CBF1" w14:textId="77777777" w:rsidR="00426997" w:rsidRDefault="00912D27">
      <w:pPr>
        <w:tabs>
          <w:tab w:val="left" w:pos="518"/>
        </w:tabs>
        <w:ind w:left="518" w:hanging="518"/>
        <w:rPr>
          <w:ins w:id="16" w:author="株式会社WineBank" w:date="2026-09-29T00:00:00Z"/>
          <w:rFonts w:ascii="ＭＳ 明朝" w:hAnsi="ＭＳ 明朝"/>
        </w:rPr>
      </w:pPr>
      <w:ins w:id="17" w:author="株式会社WineBank" w:date="2026-09-29T00:00:00Z">
        <w:r>
          <w:rPr>
            <w:rFonts w:ascii="ＭＳ 明朝" w:hAnsi="ＭＳ 明朝" w:hint="eastAsia"/>
          </w:rPr>
          <w:t>1</w:t>
        </w:r>
        <w:r>
          <w:rPr>
            <w:rFonts w:ascii="ＭＳ 明朝" w:hAnsi="ＭＳ 明朝" w:hint="eastAsia"/>
          </w:rPr>
          <w:tab/>
        </w:r>
        <w:r>
          <w:rPr>
            <w:rFonts w:ascii="ＭＳ 明朝" w:hAnsi="ＭＳ 明朝" w:hint="eastAsia"/>
          </w:rPr>
          <w:t>本件匿名組合員は、営業者の承諾を得て、金銭に代えて又は金銭とともに、ワインその他の酒類（以下「現物出資財産」という。）を出資の目的とすることができる。</w:t>
        </w:r>
      </w:ins>
    </w:p>
    <w:p w14:paraId="03698DA2" w14:textId="77777777" w:rsidR="00426997" w:rsidRDefault="00912D27">
      <w:pPr>
        <w:tabs>
          <w:tab w:val="left" w:pos="518"/>
        </w:tabs>
        <w:ind w:left="518" w:hanging="518"/>
        <w:rPr>
          <w:ins w:id="18" w:author="株式会社WineBank" w:date="2026-09-29T00:00:00Z"/>
          <w:rFonts w:ascii="ＭＳ 明朝" w:hAnsi="ＭＳ 明朝"/>
        </w:rPr>
      </w:pPr>
      <w:ins w:id="19" w:author="株式会社WineBank" w:date="2026-09-29T00:00:00Z">
        <w:r>
          <w:rPr>
            <w:rFonts w:ascii="ＭＳ 明朝" w:hAnsi="ＭＳ 明朝" w:hint="eastAsia"/>
          </w:rPr>
          <w:t>2</w:t>
        </w:r>
        <w:r>
          <w:rPr>
            <w:rFonts w:ascii="ＭＳ 明朝" w:hAnsi="ＭＳ 明朝" w:hint="eastAsia"/>
          </w:rPr>
          <w:tab/>
        </w:r>
        <w:r>
          <w:rPr>
            <w:rFonts w:ascii="ＭＳ 明朝" w:hAnsi="ＭＳ 明朝" w:hint="eastAsia"/>
          </w:rPr>
          <w:t>現物出資財産の評価額は、別紙</w:t>
        </w:r>
        <w:r>
          <w:rPr>
            <w:rFonts w:ascii="ＭＳ 明朝" w:hAnsi="ＭＳ 明朝" w:hint="eastAsia"/>
          </w:rPr>
          <w:t>2</w:t>
        </w:r>
        <w:r>
          <w:rPr>
            <w:rFonts w:ascii="ＭＳ 明朝" w:hAnsi="ＭＳ 明朝" w:hint="eastAsia"/>
          </w:rPr>
          <w:t>に定める評価方法により算定するものとし、当該評価額をもって当該本件匿名組合員の出資金の額及び営業者における取得価額とする。</w:t>
        </w:r>
      </w:ins>
    </w:p>
    <w:p w14:paraId="036B325B" w14:textId="77777777" w:rsidR="00426997" w:rsidRDefault="00912D27">
      <w:pPr>
        <w:tabs>
          <w:tab w:val="left" w:pos="518"/>
        </w:tabs>
        <w:ind w:left="518" w:hanging="518"/>
        <w:rPr>
          <w:ins w:id="20" w:author="株式会社WineBank" w:date="2026-09-29T00:00:00Z"/>
          <w:rFonts w:ascii="ＭＳ 明朝" w:hAnsi="ＭＳ 明朝"/>
        </w:rPr>
      </w:pPr>
      <w:ins w:id="21" w:author="株式会社WineBank" w:date="2026-09-29T00:00:00Z">
        <w:r>
          <w:rPr>
            <w:rFonts w:ascii="ＭＳ 明朝" w:hAnsi="ＭＳ 明朝" w:hint="eastAsia"/>
          </w:rPr>
          <w:t>3</w:t>
        </w:r>
        <w:r>
          <w:rPr>
            <w:rFonts w:ascii="ＭＳ 明朝" w:hAnsi="ＭＳ 明朝" w:hint="eastAsia"/>
          </w:rPr>
          <w:tab/>
        </w:r>
        <w:r>
          <w:rPr>
            <w:rFonts w:ascii="ＭＳ 明朝" w:hAnsi="ＭＳ 明朝" w:hint="eastAsia"/>
          </w:rPr>
          <w:t>現物出資財産の評価額と、現物出資をした本件匿名組合員の帳簿価額との差額は、当該本件匿名組合員に帰属し、本事業の損益には含めない。現物出資をした本件匿名組合員は、営業者の求めに応じ、現物出資財産の帳簿価額及びその根拠資料を営業者に開示する。</w:t>
        </w:r>
      </w:ins>
    </w:p>
    <w:p w14:paraId="427790DE" w14:textId="77777777" w:rsidR="00426997" w:rsidRDefault="00912D27">
      <w:pPr>
        <w:tabs>
          <w:tab w:val="left" w:pos="518"/>
        </w:tabs>
        <w:ind w:left="518" w:hanging="518"/>
        <w:rPr>
          <w:ins w:id="22" w:author="株式会社WineBank" w:date="2026-09-29T00:00:00Z"/>
          <w:rFonts w:ascii="ＭＳ 明朝" w:hAnsi="ＭＳ 明朝"/>
        </w:rPr>
      </w:pPr>
      <w:ins w:id="23" w:author="株式会社WineBank" w:date="2026-09-29T00:00:00Z">
        <w:r>
          <w:rPr>
            <w:rFonts w:ascii="ＭＳ 明朝" w:hAnsi="ＭＳ 明朝" w:hint="eastAsia"/>
          </w:rPr>
          <w:t>4</w:t>
        </w:r>
        <w:r>
          <w:rPr>
            <w:rFonts w:ascii="ＭＳ 明朝" w:hAnsi="ＭＳ 明朝" w:hint="eastAsia"/>
          </w:rPr>
          <w:tab/>
        </w:r>
        <w:r>
          <w:rPr>
            <w:rFonts w:ascii="ＭＳ 明朝" w:hAnsi="ＭＳ 明朝" w:hint="eastAsia"/>
          </w:rPr>
          <w:t>現物出資財産の売却価額がその評価額を下回ったことにより生じる損失の取扱いは、第</w:t>
        </w:r>
        <w:r>
          <w:rPr>
            <w:rFonts w:ascii="ＭＳ 明朝" w:hAnsi="ＭＳ 明朝" w:hint="eastAsia"/>
          </w:rPr>
          <w:t>9</w:t>
        </w:r>
        <w:r>
          <w:rPr>
            <w:rFonts w:ascii="ＭＳ 明朝" w:hAnsi="ＭＳ 明朝" w:hint="eastAsia"/>
          </w:rPr>
          <w:t>条第</w:t>
        </w:r>
        <w:r>
          <w:rPr>
            <w:rFonts w:ascii="ＭＳ 明朝" w:hAnsi="ＭＳ 明朝" w:hint="eastAsia"/>
          </w:rPr>
          <w:t>5</w:t>
        </w:r>
        <w:r>
          <w:rPr>
            <w:rFonts w:ascii="ＭＳ 明朝" w:hAnsi="ＭＳ 明朝" w:hint="eastAsia"/>
          </w:rPr>
          <w:t>項及び別紙</w:t>
        </w:r>
        <w:r>
          <w:rPr>
            <w:rFonts w:ascii="ＭＳ 明朝" w:hAnsi="ＭＳ 明朝" w:hint="eastAsia"/>
          </w:rPr>
          <w:t>2</w:t>
        </w:r>
        <w:r>
          <w:rPr>
            <w:rFonts w:ascii="ＭＳ 明朝" w:hAnsi="ＭＳ 明朝" w:hint="eastAsia"/>
          </w:rPr>
          <w:t>第</w:t>
        </w:r>
        <w:r>
          <w:rPr>
            <w:rFonts w:ascii="ＭＳ 明朝" w:hAnsi="ＭＳ 明朝" w:hint="eastAsia"/>
          </w:rPr>
          <w:t>4</w:t>
        </w:r>
        <w:r>
          <w:rPr>
            <w:rFonts w:ascii="ＭＳ 明朝" w:hAnsi="ＭＳ 明朝" w:hint="eastAsia"/>
          </w:rPr>
          <w:t>条に定めるところによる。</w:t>
        </w:r>
      </w:ins>
    </w:p>
    <w:p w14:paraId="7FFD7D3F" w14:textId="77777777" w:rsidR="00426997" w:rsidRDefault="00912D27">
      <w:pPr>
        <w:tabs>
          <w:tab w:val="left" w:pos="518"/>
        </w:tabs>
        <w:ind w:left="518" w:hanging="518"/>
        <w:rPr>
          <w:ins w:id="24" w:author="株式会社WineBank" w:date="2026-09-29T00:00:00Z"/>
          <w:rFonts w:ascii="ＭＳ 明朝" w:hAnsi="ＭＳ 明朝"/>
        </w:rPr>
      </w:pPr>
      <w:ins w:id="25" w:author="株式会社WineBank" w:date="2026-09-29T00:00:00Z">
        <w:r>
          <w:rPr>
            <w:rFonts w:ascii="ＭＳ 明朝" w:hAnsi="ＭＳ 明朝" w:hint="eastAsia"/>
          </w:rPr>
          <w:t>5</w:t>
        </w:r>
        <w:r>
          <w:rPr>
            <w:rFonts w:ascii="ＭＳ 明朝" w:hAnsi="ＭＳ 明朝" w:hint="eastAsia"/>
          </w:rPr>
          <w:tab/>
        </w:r>
        <w:r>
          <w:rPr>
            <w:rFonts w:ascii="ＭＳ 明朝" w:hAnsi="ＭＳ 明朝" w:hint="eastAsia"/>
          </w:rPr>
          <w:t>現物出資に係る消費税及び地方消費税の負担並びに精算は、別紙</w:t>
        </w:r>
        <w:r>
          <w:rPr>
            <w:rFonts w:ascii="ＭＳ 明朝" w:hAnsi="ＭＳ 明朝" w:hint="eastAsia"/>
          </w:rPr>
          <w:t>2</w:t>
        </w:r>
        <w:r>
          <w:rPr>
            <w:rFonts w:ascii="ＭＳ 明朝" w:hAnsi="ＭＳ 明朝" w:hint="eastAsia"/>
          </w:rPr>
          <w:t>第</w:t>
        </w:r>
        <w:r>
          <w:rPr>
            <w:rFonts w:ascii="ＭＳ 明朝" w:hAnsi="ＭＳ 明朝" w:hint="eastAsia"/>
          </w:rPr>
          <w:t>5</w:t>
        </w:r>
        <w:r>
          <w:rPr>
            <w:rFonts w:ascii="ＭＳ 明朝" w:hAnsi="ＭＳ 明朝" w:hint="eastAsia"/>
          </w:rPr>
          <w:t>条に定めるところによる。</w:t>
        </w:r>
      </w:ins>
    </w:p>
    <w:p w14:paraId="3ABAC99B" w14:textId="77777777" w:rsidR="00426997" w:rsidRDefault="00912D27">
      <w:pPr>
        <w:tabs>
          <w:tab w:val="left" w:pos="518"/>
        </w:tabs>
        <w:ind w:left="518" w:hanging="518"/>
        <w:rPr>
          <w:ins w:id="26" w:author="株式会社WineBank" w:date="2026-09-29T00:00:00Z"/>
          <w:rFonts w:ascii="ＭＳ 明朝" w:hAnsi="ＭＳ 明朝"/>
        </w:rPr>
      </w:pPr>
      <w:ins w:id="27" w:author="株式会社WineBank" w:date="2026-09-29T00:00:00Z">
        <w:r>
          <w:rPr>
            <w:rFonts w:ascii="ＭＳ 明朝" w:hAnsi="ＭＳ 明朝" w:hint="eastAsia"/>
          </w:rPr>
          <w:t>6</w:t>
        </w:r>
        <w:r>
          <w:rPr>
            <w:rFonts w:ascii="ＭＳ 明朝" w:hAnsi="ＭＳ 明朝" w:hint="eastAsia"/>
          </w:rPr>
          <w:tab/>
        </w:r>
        <w:r>
          <w:rPr>
            <w:rFonts w:ascii="ＭＳ 明朝" w:hAnsi="ＭＳ 明朝" w:hint="eastAsia"/>
          </w:rPr>
          <w:t>営業者は、現物出資財産の明細（銘柄、ヴィンテージ、本数、評価額及びその算定根拠を含む。）を、現物出資の実行日から</w:t>
        </w:r>
        <w:r>
          <w:rPr>
            <w:rFonts w:ascii="ＭＳ 明朝" w:hAnsi="ＭＳ 明朝" w:hint="eastAsia"/>
          </w:rPr>
          <w:t>30</w:t>
        </w:r>
        <w:r>
          <w:rPr>
            <w:rFonts w:ascii="ＭＳ 明朝" w:hAnsi="ＭＳ 明朝" w:hint="eastAsia"/>
          </w:rPr>
          <w:t>日以内に本件匿名組合員に報告する。</w:t>
        </w:r>
      </w:ins>
    </w:p>
    <w:p w14:paraId="1C1998EB" w14:textId="77777777" w:rsidR="00182A85" w:rsidRPr="00182A85" w:rsidRDefault="00182A85" w:rsidP="00182A85">
      <w:pPr>
        <w:ind w:left="624" w:rightChars="-52" w:right="-109"/>
        <w:rPr>
          <w:rFonts w:ascii="ＭＳ 明朝" w:hAnsi="ＭＳ 明朝"/>
        </w:rPr>
      </w:pPr>
    </w:p>
    <w:p w14:paraId="7DE35A9E" w14:textId="3B0CF2EF" w:rsidR="005578A8" w:rsidRDefault="005578A8" w:rsidP="005578A8">
      <w:pPr>
        <w:keepNext/>
        <w:rPr>
          <w:rFonts w:ascii="ＭＳ 明朝" w:hAnsi="ＭＳ 明朝"/>
        </w:rPr>
      </w:pPr>
      <w:r>
        <w:rPr>
          <w:rFonts w:ascii="ＭＳ 明朝" w:hAnsi="ＭＳ 明朝" w:hint="eastAsia"/>
        </w:rPr>
        <w:t>第4条（追加出資）</w:t>
      </w:r>
    </w:p>
    <w:p w14:paraId="1042E34B" w14:textId="30A571B6" w:rsidR="00BA585C" w:rsidRDefault="005578A8" w:rsidP="00AA4059">
      <w:pPr>
        <w:rPr>
          <w:rFonts w:ascii="ＭＳ 明朝" w:hAnsi="ＭＳ 明朝"/>
        </w:rPr>
      </w:pPr>
      <w:r>
        <w:rPr>
          <w:rFonts w:ascii="ＭＳ 明朝" w:hAnsi="ＭＳ 明朝" w:hint="eastAsia"/>
        </w:rPr>
        <w:t>営業者は、本事業に関連する支払のために必要な資金が不足する場合には、本出資者にその理由を説明するとともに、追加出資の提案額（以下「追加出資提案金額」という。）及び追加出資の払込期限（以下「払込期限」という。）を示して追加出資の提案をすることができるものとする。但し、本出資者は追加出資をする権利を有するが、追加出資の義務を負うものではない。</w:t>
      </w:r>
    </w:p>
    <w:p w14:paraId="1D49A953" w14:textId="77777777" w:rsidR="005578A8" w:rsidRDefault="005578A8" w:rsidP="005578A8">
      <w:pPr>
        <w:rPr>
          <w:rFonts w:ascii="ＭＳ 明朝" w:hAnsi="ＭＳ 明朝"/>
        </w:rPr>
      </w:pPr>
    </w:p>
    <w:p w14:paraId="2DF195AB" w14:textId="77777777" w:rsidR="005578A8" w:rsidRDefault="005578A8" w:rsidP="005578A8">
      <w:pPr>
        <w:keepNext/>
        <w:rPr>
          <w:rFonts w:ascii="ＭＳ 明朝" w:hAnsi="ＭＳ 明朝"/>
        </w:rPr>
      </w:pPr>
      <w:r>
        <w:rPr>
          <w:rFonts w:ascii="ＭＳ 明朝" w:hAnsi="ＭＳ 明朝" w:hint="eastAsia"/>
        </w:rPr>
        <w:t>第5条（本事業の遂行）</w:t>
      </w:r>
    </w:p>
    <w:p w14:paraId="280783A9"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営業者は出資金を、本事業を遂行する目的にのみ使用するものとする。</w:t>
      </w:r>
    </w:p>
    <w:p w14:paraId="4352A942" w14:textId="24E917D1" w:rsidR="005578A8" w:rsidRDefault="005578A8" w:rsidP="005578A8">
      <w:pPr>
        <w:tabs>
          <w:tab w:val="left" w:pos="518"/>
        </w:tabs>
        <w:ind w:left="518" w:hanging="518"/>
        <w:rPr>
          <w:rFonts w:ascii="ＭＳ 明朝" w:hAnsi="ＭＳ 明朝"/>
        </w:rPr>
      </w:pPr>
      <w:r>
        <w:rPr>
          <w:rFonts w:ascii="ＭＳ 明朝" w:hAnsi="ＭＳ 明朝" w:hint="eastAsia"/>
        </w:rPr>
        <w:lastRenderedPageBreak/>
        <w:t>2</w:t>
      </w:r>
      <w:r>
        <w:rPr>
          <w:rFonts w:ascii="ＭＳ 明朝" w:hAnsi="ＭＳ 明朝" w:hint="eastAsia"/>
        </w:rPr>
        <w:tab/>
        <w:t>営業者は、自己の名の下に、その裁量に従い本事業の目的を達成するために必要と判断する行為をすることができる。</w:t>
      </w:r>
    </w:p>
    <w:p w14:paraId="55343206" w14:textId="1D436CD8" w:rsidR="005578A8"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営業者は、本契約に従って、善良な管理者の注意義務をもって誠実かつ忠実に本事業を遂行するものとする。本出資者は、営業者の営業時間内に、営業者の営業に支障が生じない限りにおいて、本営業及び本営業に係る資産の状況につき、商法第539条の規定に従い調査を行うことができる。</w:t>
      </w:r>
    </w:p>
    <w:p w14:paraId="4E700358" w14:textId="77777777" w:rsidR="005578A8" w:rsidRDefault="005578A8" w:rsidP="005578A8">
      <w:pPr>
        <w:tabs>
          <w:tab w:val="left" w:pos="518"/>
        </w:tabs>
        <w:ind w:left="518" w:hanging="518"/>
        <w:rPr>
          <w:rFonts w:ascii="ＭＳ 明朝" w:hAnsi="ＭＳ 明朝"/>
        </w:rPr>
      </w:pPr>
      <w:r>
        <w:rPr>
          <w:rFonts w:ascii="ＭＳ 明朝" w:hAnsi="ＭＳ 明朝" w:hint="eastAsia"/>
        </w:rPr>
        <w:t>4</w:t>
      </w:r>
      <w:r>
        <w:rPr>
          <w:rFonts w:ascii="ＭＳ 明朝" w:hAnsi="ＭＳ 明朝" w:hint="eastAsia"/>
        </w:rPr>
        <w:tab/>
        <w:t>営業者は、本事業に関連する第三者に対する全ての義務及び債務について責任を負うものとする。</w:t>
      </w:r>
    </w:p>
    <w:p w14:paraId="3A3D27C7" w14:textId="3EB34B9F" w:rsidR="005578A8" w:rsidRDefault="005578A8" w:rsidP="005578A8">
      <w:pPr>
        <w:tabs>
          <w:tab w:val="left" w:pos="518"/>
        </w:tabs>
        <w:ind w:left="518" w:hanging="518"/>
        <w:rPr>
          <w:rFonts w:ascii="ＭＳ 明朝" w:hAnsi="ＭＳ 明朝"/>
        </w:rPr>
      </w:pPr>
      <w:r>
        <w:rPr>
          <w:rFonts w:ascii="ＭＳ 明朝" w:hAnsi="ＭＳ 明朝" w:hint="eastAsia"/>
        </w:rPr>
        <w:t>5</w:t>
      </w:r>
      <w:r>
        <w:rPr>
          <w:rFonts w:ascii="ＭＳ 明朝" w:hAnsi="ＭＳ 明朝" w:hint="eastAsia"/>
        </w:rPr>
        <w:tab/>
        <w:t>本出資者は、本事業の遂行に関するいかなる権限も有さず、本事業の過程で営業者が負担したいかなる債務についても責任を負担しないものとする。</w:t>
      </w:r>
    </w:p>
    <w:p w14:paraId="572BCAD8" w14:textId="77777777" w:rsidR="005578A8" w:rsidRDefault="005578A8" w:rsidP="005578A8">
      <w:pPr>
        <w:tabs>
          <w:tab w:val="left" w:pos="518"/>
        </w:tabs>
        <w:ind w:left="518" w:hanging="518"/>
        <w:rPr>
          <w:rFonts w:ascii="ＭＳ 明朝" w:hAnsi="ＭＳ 明朝"/>
        </w:rPr>
      </w:pPr>
      <w:r>
        <w:rPr>
          <w:rFonts w:ascii="ＭＳ 明朝" w:hAnsi="ＭＳ 明朝" w:hint="eastAsia"/>
        </w:rPr>
        <w:t>6</w:t>
      </w:r>
      <w:r>
        <w:rPr>
          <w:rFonts w:ascii="ＭＳ 明朝" w:hAnsi="ＭＳ 明朝" w:hint="eastAsia"/>
        </w:rPr>
        <w:tab/>
        <w:t>本出資者は、本契約又は商法に従って、本契約に規定されている限度で本利益を享受し、本損失を負担する。</w:t>
      </w:r>
    </w:p>
    <w:p w14:paraId="46119A3C" w14:textId="5EC00A63" w:rsidR="005578A8" w:rsidRDefault="005578A8" w:rsidP="005578A8">
      <w:pPr>
        <w:tabs>
          <w:tab w:val="left" w:pos="518"/>
        </w:tabs>
        <w:ind w:left="518" w:hanging="518"/>
        <w:rPr>
          <w:rFonts w:ascii="ＭＳ 明朝" w:hAnsi="ＭＳ 明朝"/>
        </w:rPr>
      </w:pPr>
      <w:r>
        <w:rPr>
          <w:rFonts w:ascii="ＭＳ 明朝" w:hAnsi="ＭＳ 明朝" w:hint="eastAsia"/>
        </w:rPr>
        <w:t>7</w:t>
      </w:r>
      <w:r>
        <w:rPr>
          <w:rFonts w:ascii="ＭＳ 明朝" w:hAnsi="ＭＳ 明朝" w:hint="eastAsia"/>
        </w:rPr>
        <w:tab/>
        <w:t>営業者は、金融商品取引法その他適用ある又は関連する法令を遵守し、また、かかる法令に抵触しないように、本事業を遂行する義務を負う。</w:t>
      </w:r>
    </w:p>
    <w:p w14:paraId="2AD5128E" w14:textId="77777777" w:rsidR="00426997" w:rsidRDefault="00426997">
      <w:pPr>
        <w:rPr>
          <w:ins w:id="28" w:author="株式会社WineBank" w:date="2026-09-29T00:00:00Z"/>
          <w:rFonts w:ascii="ＭＳ 明朝" w:hAnsi="ＭＳ 明朝"/>
        </w:rPr>
      </w:pPr>
    </w:p>
    <w:p w14:paraId="4B35A3DB" w14:textId="77777777" w:rsidR="00426997" w:rsidRDefault="00912D27">
      <w:pPr>
        <w:keepNext/>
        <w:rPr>
          <w:ins w:id="29" w:author="株式会社WineBank" w:date="2026-09-29T00:00:00Z"/>
          <w:rFonts w:ascii="ＭＳ 明朝" w:hAnsi="ＭＳ 明朝"/>
        </w:rPr>
      </w:pPr>
      <w:commentRangeStart w:id="30"/>
      <w:ins w:id="31" w:author="株式会社WineBank" w:date="2026-09-29T00:00:00Z">
        <w:r>
          <w:rPr>
            <w:rFonts w:ascii="ＭＳ 明朝" w:hAnsi="ＭＳ 明朝" w:hint="eastAsia"/>
          </w:rPr>
          <w:t>第</w:t>
        </w:r>
        <w:r>
          <w:rPr>
            <w:rFonts w:ascii="ＭＳ 明朝" w:hAnsi="ＭＳ 明朝" w:hint="eastAsia"/>
          </w:rPr>
          <w:t>5</w:t>
        </w:r>
        <w:r>
          <w:rPr>
            <w:rFonts w:ascii="ＭＳ 明朝" w:hAnsi="ＭＳ 明朝" w:hint="eastAsia"/>
          </w:rPr>
          <w:t>条の</w:t>
        </w:r>
        <w:r>
          <w:rPr>
            <w:rFonts w:ascii="ＭＳ 明朝" w:hAnsi="ＭＳ 明朝" w:hint="eastAsia"/>
          </w:rPr>
          <w:t>2</w:t>
        </w:r>
        <w:r>
          <w:rPr>
            <w:rFonts w:ascii="ＭＳ 明朝" w:hAnsi="ＭＳ 明朝" w:hint="eastAsia"/>
          </w:rPr>
          <w:t>（受託者等からの取得価格の公正性）</w:t>
        </w:r>
      </w:ins>
      <w:commentRangeEnd w:id="30"/>
      <w:r>
        <w:rPr>
          <w:rStyle w:val="af4"/>
          <w:rFonts w:ascii="ＭＳ 明朝" w:hAnsi="ＭＳ 明朝"/>
          <w:sz w:val="21"/>
          <w:szCs w:val="24"/>
        </w:rPr>
        <w:commentReference w:id="30"/>
      </w:r>
    </w:p>
    <w:p w14:paraId="0812D781" w14:textId="77777777" w:rsidR="00426997" w:rsidRDefault="00912D27">
      <w:pPr>
        <w:tabs>
          <w:tab w:val="left" w:pos="518"/>
        </w:tabs>
        <w:ind w:left="518" w:hanging="518"/>
        <w:rPr>
          <w:ins w:id="32" w:author="株式会社WineBank" w:date="2026-09-29T00:00:00Z"/>
          <w:rFonts w:ascii="ＭＳ 明朝" w:hAnsi="ＭＳ 明朝"/>
        </w:rPr>
      </w:pPr>
      <w:ins w:id="33" w:author="株式会社WineBank" w:date="2026-09-29T00:00:00Z">
        <w:r>
          <w:rPr>
            <w:rFonts w:ascii="ＭＳ 明朝" w:hAnsi="ＭＳ 明朝" w:hint="eastAsia"/>
          </w:rPr>
          <w:t>1</w:t>
        </w:r>
        <w:r>
          <w:rPr>
            <w:rFonts w:ascii="ＭＳ 明朝" w:hAnsi="ＭＳ 明朝" w:hint="eastAsia"/>
          </w:rPr>
          <w:tab/>
        </w:r>
        <w:r>
          <w:rPr>
            <w:rFonts w:ascii="ＭＳ 明朝" w:hAnsi="ＭＳ 明朝" w:hint="eastAsia"/>
          </w:rPr>
          <w:t>営業者が本事業のためにワインその他の酒類を受託者又はその関係者（受託者の役員、主要な株主及び受託者が実質的に支配する法人その他これらに準ずる者をいう。以下同じ。）から取得する場合（第</w:t>
        </w:r>
        <w:r>
          <w:rPr>
            <w:rFonts w:ascii="ＭＳ 明朝" w:hAnsi="ＭＳ 明朝" w:hint="eastAsia"/>
          </w:rPr>
          <w:t>3</w:t>
        </w:r>
        <w:r>
          <w:rPr>
            <w:rFonts w:ascii="ＭＳ 明朝" w:hAnsi="ＭＳ 明朝" w:hint="eastAsia"/>
          </w:rPr>
          <w:t>条の</w:t>
        </w:r>
        <w:r>
          <w:rPr>
            <w:rFonts w:ascii="ＭＳ 明朝" w:hAnsi="ＭＳ 明朝" w:hint="eastAsia"/>
          </w:rPr>
          <w:t>2</w:t>
        </w:r>
        <w:r>
          <w:rPr>
            <w:rFonts w:ascii="ＭＳ 明朝" w:hAnsi="ＭＳ 明朝" w:hint="eastAsia"/>
          </w:rPr>
          <w:t>に基づく現物出資を含む。）、その取得価格は別紙</w:t>
        </w:r>
        <w:r>
          <w:rPr>
            <w:rFonts w:ascii="ＭＳ 明朝" w:hAnsi="ＭＳ 明朝" w:hint="eastAsia"/>
          </w:rPr>
          <w:t>2</w:t>
        </w:r>
        <w:r>
          <w:rPr>
            <w:rFonts w:ascii="ＭＳ 明朝" w:hAnsi="ＭＳ 明朝" w:hint="eastAsia"/>
          </w:rPr>
          <w:t>に定める評価方法により算定する。</w:t>
        </w:r>
      </w:ins>
    </w:p>
    <w:p w14:paraId="55E21840" w14:textId="77777777" w:rsidR="00426997" w:rsidRDefault="00912D27">
      <w:pPr>
        <w:tabs>
          <w:tab w:val="left" w:pos="518"/>
        </w:tabs>
        <w:ind w:left="518" w:hanging="518"/>
        <w:rPr>
          <w:ins w:id="34" w:author="株式会社WineBank" w:date="2026-09-29T00:00:00Z"/>
          <w:rFonts w:ascii="ＭＳ 明朝" w:hAnsi="ＭＳ 明朝"/>
        </w:rPr>
      </w:pPr>
      <w:ins w:id="35" w:author="株式会社WineBank" w:date="2026-09-29T00:00:00Z">
        <w:r>
          <w:rPr>
            <w:rFonts w:ascii="ＭＳ 明朝" w:hAnsi="ＭＳ 明朝" w:hint="eastAsia"/>
          </w:rPr>
          <w:t>2</w:t>
        </w:r>
        <w:r>
          <w:rPr>
            <w:rFonts w:ascii="ＭＳ 明朝" w:hAnsi="ＭＳ 明朝" w:hint="eastAsia"/>
          </w:rPr>
          <w:tab/>
        </w:r>
        <w:r>
          <w:rPr>
            <w:rFonts w:ascii="ＭＳ 明朝" w:hAnsi="ＭＳ 明朝" w:hint="eastAsia"/>
          </w:rPr>
          <w:t>営業者は、前項の取得について、取得日、銘柄、ヴィンテージ、本数、時価、取得価格及び時価の算定根拠を記録し、第</w:t>
        </w:r>
        <w:r>
          <w:rPr>
            <w:rFonts w:ascii="ＭＳ 明朝" w:hAnsi="ＭＳ 明朝" w:hint="eastAsia"/>
          </w:rPr>
          <w:t>12</w:t>
        </w:r>
        <w:r>
          <w:rPr>
            <w:rFonts w:ascii="ＭＳ 明朝" w:hAnsi="ＭＳ 明朝" w:hint="eastAsia"/>
          </w:rPr>
          <w:t>条第</w:t>
        </w:r>
        <w:r>
          <w:rPr>
            <w:rFonts w:ascii="ＭＳ 明朝" w:hAnsi="ＭＳ 明朝" w:hint="eastAsia"/>
          </w:rPr>
          <w:t>4</w:t>
        </w:r>
        <w:r>
          <w:rPr>
            <w:rFonts w:ascii="ＭＳ 明朝" w:hAnsi="ＭＳ 明朝" w:hint="eastAsia"/>
          </w:rPr>
          <w:t>項に定める四半期報告において本出資者に開示する。</w:t>
        </w:r>
      </w:ins>
    </w:p>
    <w:p w14:paraId="5DC9256B" w14:textId="77777777" w:rsidR="00426997" w:rsidRDefault="00912D27">
      <w:pPr>
        <w:tabs>
          <w:tab w:val="left" w:pos="518"/>
        </w:tabs>
        <w:ind w:left="518" w:hanging="518"/>
        <w:rPr>
          <w:ins w:id="36" w:author="株式会社WineBank" w:date="2026-09-29T00:00:00Z"/>
          <w:rFonts w:ascii="ＭＳ 明朝" w:hAnsi="ＭＳ 明朝"/>
        </w:rPr>
      </w:pPr>
      <w:ins w:id="37" w:author="株式会社WineBank" w:date="2026-09-29T00:00:00Z">
        <w:r>
          <w:rPr>
            <w:rFonts w:ascii="ＭＳ 明朝" w:hAnsi="ＭＳ 明朝" w:hint="eastAsia"/>
          </w:rPr>
          <w:t>3</w:t>
        </w:r>
        <w:r>
          <w:rPr>
            <w:rFonts w:ascii="ＭＳ 明朝" w:hAnsi="ＭＳ 明朝" w:hint="eastAsia"/>
          </w:rPr>
          <w:tab/>
        </w:r>
        <w:r>
          <w:rPr>
            <w:rFonts w:ascii="ＭＳ 明朝" w:hAnsi="ＭＳ 明朝" w:hint="eastAsia"/>
          </w:rPr>
          <w:t>営業者は、年</w:t>
        </w:r>
        <w:r>
          <w:rPr>
            <w:rFonts w:ascii="ＭＳ 明朝" w:hAnsi="ＭＳ 明朝" w:hint="eastAsia"/>
          </w:rPr>
          <w:t>1</w:t>
        </w:r>
        <w:r>
          <w:rPr>
            <w:rFonts w:ascii="ＭＳ 明朝" w:hAnsi="ＭＳ 明朝" w:hint="eastAsia"/>
          </w:rPr>
          <w:t>回、前項の時価と、受託者及びその関係者以外の第三者の卸売価格その他客観的な市場価格とを比較した資料を作成し、本出資者に提出する。</w:t>
        </w:r>
      </w:ins>
    </w:p>
    <w:p w14:paraId="08AD4F5E" w14:textId="77777777" w:rsidR="00426997" w:rsidRDefault="00912D27">
      <w:pPr>
        <w:tabs>
          <w:tab w:val="left" w:pos="518"/>
        </w:tabs>
        <w:ind w:left="518" w:hanging="518"/>
        <w:rPr>
          <w:ins w:id="38" w:author="株式会社WineBank" w:date="2026-09-29T00:00:00Z"/>
          <w:rFonts w:ascii="ＭＳ 明朝" w:hAnsi="ＭＳ 明朝"/>
        </w:rPr>
      </w:pPr>
      <w:ins w:id="39" w:author="株式会社WineBank" w:date="2026-09-29T00:00:00Z">
        <w:r>
          <w:rPr>
            <w:rFonts w:ascii="ＭＳ 明朝" w:hAnsi="ＭＳ 明朝" w:hint="eastAsia"/>
          </w:rPr>
          <w:t>4</w:t>
        </w:r>
        <w:r>
          <w:rPr>
            <w:rFonts w:ascii="ＭＳ 明朝" w:hAnsi="ＭＳ 明朝" w:hint="eastAsia"/>
          </w:rPr>
          <w:tab/>
        </w:r>
        <w:r>
          <w:rPr>
            <w:rFonts w:ascii="ＭＳ 明朝" w:hAnsi="ＭＳ 明朝" w:hint="eastAsia"/>
          </w:rPr>
          <w:t>別紙</w:t>
        </w:r>
        <w:r>
          <w:rPr>
            <w:rFonts w:ascii="ＭＳ 明朝" w:hAnsi="ＭＳ 明朝" w:hint="eastAsia"/>
          </w:rPr>
          <w:t>2</w:t>
        </w:r>
        <w:r>
          <w:rPr>
            <w:rFonts w:ascii="ＭＳ 明朝" w:hAnsi="ＭＳ 明朝" w:hint="eastAsia"/>
          </w:rPr>
          <w:t>に定める控除率その他の評価方法の変更は、受託者及びその関係者を除く本件匿名組合員の出資割合の過半の書面による同意がなければ行うことができない。</w:t>
        </w:r>
      </w:ins>
    </w:p>
    <w:p w14:paraId="7BCA8649" w14:textId="77777777" w:rsidR="00426997" w:rsidRDefault="00426997">
      <w:pPr>
        <w:rPr>
          <w:ins w:id="40" w:author="株式会社WineBank" w:date="2026-09-29T00:00:00Z"/>
          <w:rFonts w:ascii="ＭＳ 明朝" w:hAnsi="ＭＳ 明朝"/>
        </w:rPr>
      </w:pPr>
    </w:p>
    <w:p w14:paraId="238EA71E" w14:textId="77777777" w:rsidR="00426997" w:rsidRDefault="00912D27">
      <w:pPr>
        <w:keepNext/>
        <w:rPr>
          <w:ins w:id="41" w:author="株式会社WineBank" w:date="2026-09-29T00:00:00Z"/>
          <w:rFonts w:ascii="ＭＳ 明朝" w:hAnsi="ＭＳ 明朝"/>
        </w:rPr>
      </w:pPr>
      <w:ins w:id="42" w:author="株式会社WineBank" w:date="2026-09-29T00:00:00Z">
        <w:r>
          <w:rPr>
            <w:rFonts w:ascii="ＭＳ 明朝" w:hAnsi="ＭＳ 明朝" w:hint="eastAsia"/>
          </w:rPr>
          <w:t>第</w:t>
        </w:r>
        <w:r>
          <w:rPr>
            <w:rFonts w:ascii="ＭＳ 明朝" w:hAnsi="ＭＳ 明朝" w:hint="eastAsia"/>
          </w:rPr>
          <w:t>5</w:t>
        </w:r>
        <w:r>
          <w:rPr>
            <w:rFonts w:ascii="ＭＳ 明朝" w:hAnsi="ＭＳ 明朝" w:hint="eastAsia"/>
          </w:rPr>
          <w:t>条の</w:t>
        </w:r>
        <w:r>
          <w:rPr>
            <w:rFonts w:ascii="ＭＳ 明朝" w:hAnsi="ＭＳ 明朝" w:hint="eastAsia"/>
          </w:rPr>
          <w:t>3</w:t>
        </w:r>
        <w:r>
          <w:rPr>
            <w:rFonts w:ascii="ＭＳ 明朝" w:hAnsi="ＭＳ 明朝" w:hint="eastAsia"/>
          </w:rPr>
          <w:t>（在庫配分）</w:t>
        </w:r>
      </w:ins>
    </w:p>
    <w:p w14:paraId="32ADE278" w14:textId="77777777" w:rsidR="00426997" w:rsidRDefault="00912D27">
      <w:pPr>
        <w:tabs>
          <w:tab w:val="left" w:pos="518"/>
        </w:tabs>
        <w:ind w:left="518" w:hanging="518"/>
        <w:rPr>
          <w:ins w:id="43" w:author="株式会社WineBank" w:date="2026-09-29T00:00:00Z"/>
          <w:rFonts w:ascii="ＭＳ 明朝" w:hAnsi="ＭＳ 明朝"/>
        </w:rPr>
      </w:pPr>
      <w:ins w:id="44" w:author="株式会社WineBank" w:date="2026-09-29T00:00:00Z">
        <w:r>
          <w:rPr>
            <w:rFonts w:ascii="ＭＳ 明朝" w:hAnsi="ＭＳ 明朝" w:hint="eastAsia"/>
          </w:rPr>
          <w:t>1</w:t>
        </w:r>
        <w:r>
          <w:rPr>
            <w:rFonts w:ascii="ＭＳ 明朝" w:hAnsi="ＭＳ 明朝" w:hint="eastAsia"/>
          </w:rPr>
          <w:tab/>
        </w:r>
        <w:r>
          <w:rPr>
            <w:rFonts w:ascii="ＭＳ 明朝" w:hAnsi="ＭＳ 明朝" w:hint="eastAsia"/>
          </w:rPr>
          <w:t>営業者は、本財産たるワインその他の酒類と、受託者が自己の計算において保有するワインその他の酒類との間の売却配分その他利益相反の防止に関する事項を、別紙</w:t>
        </w:r>
        <w:r>
          <w:rPr>
            <w:rFonts w:ascii="ＭＳ 明朝" w:hAnsi="ＭＳ 明朝" w:hint="eastAsia"/>
          </w:rPr>
          <w:t>3</w:t>
        </w:r>
        <w:r>
          <w:rPr>
            <w:rFonts w:ascii="ＭＳ 明朝" w:hAnsi="ＭＳ 明朝" w:hint="eastAsia"/>
          </w:rPr>
          <w:t>（在庫配分方針）に従って取り扱うものとする。</w:t>
        </w:r>
      </w:ins>
    </w:p>
    <w:p w14:paraId="53D5F4C0" w14:textId="77777777" w:rsidR="00426997" w:rsidRDefault="00912D27">
      <w:pPr>
        <w:tabs>
          <w:tab w:val="left" w:pos="518"/>
        </w:tabs>
        <w:ind w:left="518" w:hanging="518"/>
        <w:rPr>
          <w:ins w:id="45" w:author="株式会社WineBank" w:date="2026-09-29T00:00:00Z"/>
          <w:rFonts w:ascii="ＭＳ 明朝" w:hAnsi="ＭＳ 明朝"/>
        </w:rPr>
      </w:pPr>
      <w:ins w:id="46" w:author="株式会社WineBank" w:date="2026-09-29T00:00:00Z">
        <w:r>
          <w:rPr>
            <w:rFonts w:ascii="ＭＳ 明朝" w:hAnsi="ＭＳ 明朝" w:hint="eastAsia"/>
          </w:rPr>
          <w:t>2</w:t>
        </w:r>
        <w:r>
          <w:rPr>
            <w:rFonts w:ascii="ＭＳ 明朝" w:hAnsi="ＭＳ 明朝" w:hint="eastAsia"/>
          </w:rPr>
          <w:tab/>
        </w:r>
        <w:r>
          <w:rPr>
            <w:rFonts w:ascii="ＭＳ 明朝" w:hAnsi="ＭＳ 明朝" w:hint="eastAsia"/>
          </w:rPr>
          <w:t>営業者は、管理委託契約において受託者に別紙</w:t>
        </w:r>
        <w:r>
          <w:rPr>
            <w:rFonts w:ascii="ＭＳ 明朝" w:hAnsi="ＭＳ 明朝" w:hint="eastAsia"/>
          </w:rPr>
          <w:t>3</w:t>
        </w:r>
        <w:r>
          <w:rPr>
            <w:rFonts w:ascii="ＭＳ 明朝" w:hAnsi="ＭＳ 明朝" w:hint="eastAsia"/>
          </w:rPr>
          <w:t>の遵守を義務付けるものとし、その遵守状況を第</w:t>
        </w:r>
        <w:r>
          <w:rPr>
            <w:rFonts w:ascii="ＭＳ 明朝" w:hAnsi="ＭＳ 明朝" w:hint="eastAsia"/>
          </w:rPr>
          <w:t>12</w:t>
        </w:r>
        <w:r>
          <w:rPr>
            <w:rFonts w:ascii="ＭＳ 明朝" w:hAnsi="ＭＳ 明朝" w:hint="eastAsia"/>
          </w:rPr>
          <w:t>条第</w:t>
        </w:r>
        <w:r>
          <w:rPr>
            <w:rFonts w:ascii="ＭＳ 明朝" w:hAnsi="ＭＳ 明朝" w:hint="eastAsia"/>
          </w:rPr>
          <w:t>4</w:t>
        </w:r>
        <w:r>
          <w:rPr>
            <w:rFonts w:ascii="ＭＳ 明朝" w:hAnsi="ＭＳ 明朝" w:hint="eastAsia"/>
          </w:rPr>
          <w:t>項及び第</w:t>
        </w:r>
        <w:r>
          <w:rPr>
            <w:rFonts w:ascii="ＭＳ 明朝" w:hAnsi="ＭＳ 明朝" w:hint="eastAsia"/>
          </w:rPr>
          <w:t>5</w:t>
        </w:r>
        <w:r>
          <w:rPr>
            <w:rFonts w:ascii="ＭＳ 明朝" w:hAnsi="ＭＳ 明朝" w:hint="eastAsia"/>
          </w:rPr>
          <w:t>項に定める報告の対象に含めるものとする。</w:t>
        </w:r>
      </w:ins>
    </w:p>
    <w:p w14:paraId="54E3A6F0" w14:textId="77777777" w:rsidR="005578A8" w:rsidRDefault="005578A8" w:rsidP="005578A8">
      <w:pPr>
        <w:rPr>
          <w:rFonts w:ascii="ＭＳ 明朝" w:hAnsi="ＭＳ 明朝"/>
        </w:rPr>
      </w:pPr>
    </w:p>
    <w:p w14:paraId="3C883AD3" w14:textId="77777777" w:rsidR="005578A8" w:rsidRDefault="005578A8" w:rsidP="005578A8">
      <w:pPr>
        <w:keepNext/>
        <w:rPr>
          <w:rFonts w:ascii="ＭＳ 明朝" w:hAnsi="ＭＳ 明朝"/>
        </w:rPr>
      </w:pPr>
      <w:r>
        <w:rPr>
          <w:rFonts w:ascii="ＭＳ 明朝" w:hAnsi="ＭＳ 明朝" w:hint="eastAsia"/>
        </w:rPr>
        <w:lastRenderedPageBreak/>
        <w:t>第6条（反社会的勢力の排除等）</w:t>
      </w:r>
    </w:p>
    <w:p w14:paraId="5145913C" w14:textId="77777777" w:rsidR="005578A8" w:rsidRDefault="005578A8" w:rsidP="00582BE4">
      <w:pPr>
        <w:tabs>
          <w:tab w:val="num" w:pos="525"/>
        </w:tabs>
        <w:ind w:left="518" w:hanging="518"/>
        <w:rPr>
          <w:rFonts w:ascii="ＭＳ 明朝" w:hAnsi="ＭＳ 明朝"/>
        </w:rPr>
      </w:pPr>
      <w:r>
        <w:rPr>
          <w:rFonts w:ascii="ＭＳ 明朝" w:hAnsi="ＭＳ 明朝" w:hint="eastAsia"/>
        </w:rPr>
        <w:t>1</w:t>
      </w:r>
      <w:r>
        <w:rPr>
          <w:rFonts w:ascii="ＭＳ 明朝" w:hAnsi="ＭＳ 明朝" w:hint="eastAsia"/>
        </w:rPr>
        <w:tab/>
        <w:t>営業者及び本出資者は、それぞれ、相手方に対して、自己及びその株主又は社員並びにそれらの役職員（代表社員の職務執行者を含む。）が、反社会的勢力等ではなく、次の各号のいずれにも該当しないことを表明及び保証し、かつ、将来にわたっても該当しないことを確約する。</w:t>
      </w:r>
    </w:p>
    <w:p w14:paraId="74E189CE"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反社会的勢力等が経営を支配していると認められる関係を有すること。</w:t>
      </w:r>
    </w:p>
    <w:p w14:paraId="0B7089F7" w14:textId="77777777" w:rsidR="005578A8" w:rsidRDefault="005578A8" w:rsidP="005578A8">
      <w:pPr>
        <w:numPr>
          <w:ilvl w:val="0"/>
          <w:numId w:val="7"/>
        </w:numPr>
        <w:tabs>
          <w:tab w:val="clear" w:pos="1800"/>
          <w:tab w:val="num" w:pos="1078"/>
        </w:tabs>
        <w:ind w:left="1058"/>
        <w:rPr>
          <w:rFonts w:ascii="ＭＳ 明朝" w:hAnsi="ＭＳ 明朝"/>
        </w:rPr>
      </w:pPr>
      <w:r>
        <w:rPr>
          <w:rFonts w:ascii="ＭＳ 明朝" w:hAnsi="ＭＳ 明朝" w:hint="eastAsia"/>
        </w:rPr>
        <w:t>反社会的勢力等が経営に実質的に関与していると認められる関係を有すること。</w:t>
      </w:r>
    </w:p>
    <w:p w14:paraId="77699262"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自己、自社若しくは第三者の不正の利益を図る目的又は第三者に損害を加える目的をもってするなど、不当に反社会的勢力等を利用していると認められる関係を有すること。</w:t>
      </w:r>
    </w:p>
    <w:p w14:paraId="2821A8A6"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反社会的勢力等に対して資金等を提供し、又は便宜を供与するなどの関与をしていると認められる関係を有すること。</w:t>
      </w:r>
    </w:p>
    <w:p w14:paraId="2E4FA346"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役員又は経営に実質的に関与している者が反社会的勢力等と社会的に非難されるべき関係を有すること。</w:t>
      </w:r>
    </w:p>
    <w:p w14:paraId="40378C65" w14:textId="2044C1F6" w:rsidR="005578A8" w:rsidRDefault="005578A8" w:rsidP="00582BE4">
      <w:pPr>
        <w:tabs>
          <w:tab w:val="num" w:pos="525"/>
        </w:tabs>
        <w:ind w:left="518" w:hanging="518"/>
        <w:rPr>
          <w:rFonts w:ascii="ＭＳ 明朝" w:hAnsi="ＭＳ 明朝"/>
        </w:rPr>
      </w:pPr>
      <w:r>
        <w:rPr>
          <w:rFonts w:ascii="ＭＳ 明朝" w:hAnsi="ＭＳ 明朝" w:hint="eastAsia"/>
        </w:rPr>
        <w:t>2</w:t>
      </w:r>
      <w:r>
        <w:rPr>
          <w:rFonts w:ascii="ＭＳ 明朝" w:hAnsi="ＭＳ 明朝" w:hint="eastAsia"/>
        </w:rPr>
        <w:tab/>
        <w:t>営業者及び本出資者は、本契約の有効期間中、反社会的勢力等に対して、名目のいかんを問わず、資金提供等を行わない。また、自ら又は第三者（営業者の社員及びその役職員（代表社員の職務執行者を含む。）を含むが、これらに限られない。）を利用して次に掲げる行為を行わない。</w:t>
      </w:r>
    </w:p>
    <w:p w14:paraId="2E11E1F9"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暴力的な要求行為</w:t>
      </w:r>
    </w:p>
    <w:p w14:paraId="7F16DAC8"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法的な責任を超えた不当な要求行為</w:t>
      </w:r>
    </w:p>
    <w:p w14:paraId="2AD415E1"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取引に関して、脅迫的な言動をし、又は暴力を用いる行為</w:t>
      </w:r>
    </w:p>
    <w:p w14:paraId="25582FE2"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風説を流布し、偽計若しくは威力を用いて相手方の信用を毀損し、又はその業務を妨害する行為</w:t>
      </w:r>
    </w:p>
    <w:p w14:paraId="4331AE18" w14:textId="77777777" w:rsidR="007773ED" w:rsidRDefault="007773ED" w:rsidP="005578A8">
      <w:pPr>
        <w:numPr>
          <w:ilvl w:val="0"/>
          <w:numId w:val="10"/>
        </w:numPr>
        <w:tabs>
          <w:tab w:val="clear" w:pos="1800"/>
          <w:tab w:val="num" w:pos="1058"/>
        </w:tabs>
        <w:ind w:left="1058"/>
        <w:rPr>
          <w:rFonts w:ascii="ＭＳ 明朝" w:hAnsi="ＭＳ 明朝"/>
        </w:rPr>
      </w:pPr>
      <w:r>
        <w:rPr>
          <w:rFonts w:ascii="ＭＳ 明朝" w:hAnsi="ＭＳ 明朝" w:hint="eastAsia"/>
        </w:rPr>
        <w:t>その他各号に準ずる行為</w:t>
      </w:r>
    </w:p>
    <w:p w14:paraId="63F0A303" w14:textId="77777777" w:rsidR="005578A8" w:rsidRDefault="005578A8" w:rsidP="005578A8">
      <w:pPr>
        <w:tabs>
          <w:tab w:val="num" w:pos="525"/>
        </w:tabs>
        <w:ind w:left="518" w:hanging="518"/>
        <w:rPr>
          <w:rFonts w:ascii="ＭＳ 明朝" w:hAnsi="ＭＳ 明朝"/>
        </w:rPr>
      </w:pPr>
      <w:r>
        <w:rPr>
          <w:rFonts w:ascii="ＭＳ 明朝" w:hAnsi="ＭＳ 明朝" w:hint="eastAsia"/>
        </w:rPr>
        <w:t>3</w:t>
      </w:r>
      <w:r>
        <w:rPr>
          <w:rFonts w:ascii="ＭＳ 明朝" w:hAnsi="ＭＳ 明朝" w:hint="eastAsia"/>
        </w:rPr>
        <w:tab/>
        <w:t>営業者又は本出資者について前各項規定の表明及び保証又は確約義務の違反が判明した場合には、直ちに相手方に通知するものとし、かかる表明及び保証義務又は確約の違反に起因し、又は関連して相手方に損害が生じた場合には、当該損害一切を賠償するものとする。</w:t>
      </w:r>
    </w:p>
    <w:p w14:paraId="2790DC3E" w14:textId="77777777" w:rsidR="005578A8" w:rsidRDefault="005578A8" w:rsidP="005578A8">
      <w:pPr>
        <w:tabs>
          <w:tab w:val="left" w:pos="518"/>
        </w:tabs>
        <w:rPr>
          <w:rFonts w:ascii="ＭＳ 明朝" w:hAnsi="ＭＳ 明朝"/>
        </w:rPr>
      </w:pPr>
    </w:p>
    <w:p w14:paraId="7B5E0F63" w14:textId="77777777" w:rsidR="005578A8" w:rsidRDefault="005578A8" w:rsidP="005578A8">
      <w:pPr>
        <w:keepNext/>
        <w:rPr>
          <w:rFonts w:ascii="ＭＳ 明朝" w:hAnsi="ＭＳ 明朝"/>
        </w:rPr>
      </w:pPr>
      <w:r>
        <w:rPr>
          <w:rFonts w:ascii="ＭＳ 明朝" w:hAnsi="ＭＳ 明朝" w:hint="eastAsia"/>
        </w:rPr>
        <w:t>第7条（遅延損害金）</w:t>
      </w:r>
    </w:p>
    <w:p w14:paraId="62813323" w14:textId="07544427" w:rsidR="005578A8" w:rsidRPr="007B4345" w:rsidRDefault="005578A8" w:rsidP="005578A8">
      <w:pPr>
        <w:rPr>
          <w:rFonts w:ascii="ＭＳ 明朝" w:hAnsi="ＭＳ 明朝"/>
        </w:rPr>
      </w:pPr>
      <w:r>
        <w:rPr>
          <w:rFonts w:ascii="ＭＳ 明朝" w:hAnsi="ＭＳ 明朝" w:hint="eastAsia"/>
        </w:rPr>
        <w:t>営業者又は本出資者が本契約上負っている支払義務の履行を遅延した場合には、当該遅延した当事者は相手方に対して、支払期日の翌日（同日を含む。）から支払済みに至るまで未払債務に対して年3％（1年を365日とする日割計算による。）の割合の遅延損害金を支払うものとする。</w:t>
      </w:r>
    </w:p>
    <w:p w14:paraId="1193AE65" w14:textId="77777777" w:rsidR="005578A8" w:rsidRDefault="005578A8" w:rsidP="005578A8">
      <w:pPr>
        <w:rPr>
          <w:rFonts w:ascii="ＭＳ 明朝" w:hAnsi="ＭＳ 明朝"/>
        </w:rPr>
      </w:pPr>
    </w:p>
    <w:p w14:paraId="699602A6" w14:textId="77777777" w:rsidR="005578A8" w:rsidRDefault="005578A8" w:rsidP="005578A8">
      <w:pPr>
        <w:keepNext/>
        <w:rPr>
          <w:rFonts w:ascii="ＭＳ 明朝" w:hAnsi="ＭＳ 明朝"/>
        </w:rPr>
      </w:pPr>
      <w:r>
        <w:rPr>
          <w:rFonts w:ascii="ＭＳ 明朝" w:hAnsi="ＭＳ 明朝" w:hint="eastAsia"/>
        </w:rPr>
        <w:lastRenderedPageBreak/>
        <w:t>第8条（本財産の所有権）</w:t>
      </w:r>
    </w:p>
    <w:p w14:paraId="3AF08FB8" w14:textId="5FA278F4" w:rsidR="005578A8" w:rsidRDefault="005578A8" w:rsidP="005578A8">
      <w:pPr>
        <w:tabs>
          <w:tab w:val="left" w:pos="525"/>
        </w:tabs>
        <w:ind w:left="518" w:hanging="518"/>
        <w:rPr>
          <w:rFonts w:ascii="ＭＳ 明朝" w:hAnsi="ＭＳ 明朝"/>
        </w:rPr>
      </w:pPr>
      <w:r>
        <w:rPr>
          <w:rFonts w:ascii="ＭＳ 明朝" w:hAnsi="ＭＳ 明朝" w:hint="eastAsia"/>
        </w:rPr>
        <w:t>1</w:t>
      </w:r>
      <w:r>
        <w:rPr>
          <w:rFonts w:ascii="ＭＳ 明朝" w:hAnsi="ＭＳ 明朝" w:hint="eastAsia"/>
        </w:rPr>
        <w:tab/>
        <w:t>本財産の所有権は全て営業者に帰属する。本出資者は、本契約に別段の定めがある場合を除き、本財産に対するいかなる権利も有していないことを認識かつ了解している。</w:t>
      </w:r>
    </w:p>
    <w:p w14:paraId="39C65186" w14:textId="77777777" w:rsidR="005578A8" w:rsidRDefault="005578A8" w:rsidP="005578A8">
      <w:pPr>
        <w:ind w:left="525" w:hanging="525"/>
        <w:rPr>
          <w:rFonts w:ascii="ＭＳ 明朝" w:hAnsi="ＭＳ 明朝"/>
        </w:rPr>
      </w:pPr>
      <w:r>
        <w:rPr>
          <w:rFonts w:ascii="ＭＳ 明朝" w:hAnsi="ＭＳ 明朝" w:hint="eastAsia"/>
        </w:rPr>
        <w:t>2</w:t>
      </w:r>
      <w:r>
        <w:rPr>
          <w:rFonts w:ascii="ＭＳ 明朝" w:hAnsi="ＭＳ 明朝" w:hint="eastAsia"/>
        </w:rPr>
        <w:tab/>
        <w:t>営業者は、本出資者に当初出資金及び追加出資金相当額の返還を保証するものではない。</w:t>
      </w:r>
    </w:p>
    <w:p w14:paraId="083246B1"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本出資者の本損失の分担額は、出資金の額を限度とする。</w:t>
      </w:r>
    </w:p>
    <w:p w14:paraId="0BCEB2F2" w14:textId="77777777" w:rsidR="005578A8" w:rsidRDefault="005578A8" w:rsidP="005578A8">
      <w:pPr>
        <w:tabs>
          <w:tab w:val="left" w:pos="518"/>
        </w:tabs>
        <w:ind w:left="518" w:hanging="518"/>
        <w:rPr>
          <w:rFonts w:ascii="ＭＳ 明朝" w:hAnsi="ＭＳ 明朝"/>
        </w:rPr>
      </w:pPr>
    </w:p>
    <w:p w14:paraId="13B39BB3" w14:textId="024EF82D" w:rsidR="005578A8" w:rsidRPr="007B4345" w:rsidRDefault="005578A8" w:rsidP="005578A8">
      <w:pPr>
        <w:keepNext/>
        <w:rPr>
          <w:rFonts w:ascii="ＭＳ 明朝" w:hAnsi="ＭＳ 明朝"/>
        </w:rPr>
      </w:pPr>
      <w:r>
        <w:rPr>
          <w:rFonts w:ascii="ＭＳ 明朝" w:hAnsi="ＭＳ 明朝" w:hint="eastAsia"/>
        </w:rPr>
        <w:t>第9条（損益及び金銭の帰属及び分配）</w:t>
      </w:r>
    </w:p>
    <w:p w14:paraId="6C68D4D4" w14:textId="77777777" w:rsidR="005578A8" w:rsidRPr="007B4345"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営業者は、営業者口座において、以下の各金員を受け入れ、又は支払う。</w:t>
      </w:r>
    </w:p>
    <w:p w14:paraId="0CB9A8B4" w14:textId="77777777" w:rsidR="005578A8" w:rsidRDefault="005578A8" w:rsidP="005578A8">
      <w:pPr>
        <w:tabs>
          <w:tab w:val="left" w:pos="1260"/>
        </w:tabs>
        <w:ind w:left="1260" w:hanging="742"/>
        <w:rPr>
          <w:rFonts w:ascii="ＭＳ 明朝" w:hAnsi="ＭＳ 明朝"/>
        </w:rPr>
      </w:pPr>
      <w:r>
        <w:rPr>
          <w:rFonts w:ascii="ＭＳ 明朝" w:hAnsi="ＭＳ 明朝" w:hint="eastAsia"/>
        </w:rPr>
        <w:t>①</w:t>
      </w:r>
      <w:r>
        <w:rPr>
          <w:rFonts w:ascii="ＭＳ 明朝" w:hAnsi="ＭＳ 明朝" w:hint="eastAsia"/>
        </w:rPr>
        <w:tab/>
        <w:t>受け入れる金員</w:t>
      </w:r>
    </w:p>
    <w:p w14:paraId="4989B338" w14:textId="77777777" w:rsidR="005578A8" w:rsidRDefault="005578A8" w:rsidP="005578A8">
      <w:pPr>
        <w:tabs>
          <w:tab w:val="left" w:pos="1620"/>
        </w:tabs>
        <w:ind w:left="1800" w:hanging="540"/>
        <w:rPr>
          <w:rFonts w:ascii="ＭＳ 明朝" w:hAnsi="ＭＳ 明朝"/>
        </w:rPr>
      </w:pPr>
      <w:r>
        <w:rPr>
          <w:rFonts w:ascii="ＭＳ 明朝" w:hAnsi="ＭＳ 明朝" w:hint="eastAsia"/>
        </w:rPr>
        <w:t>a）</w:t>
      </w:r>
      <w:r>
        <w:rPr>
          <w:rFonts w:ascii="ＭＳ 明朝" w:hAnsi="ＭＳ 明朝" w:hint="eastAsia"/>
        </w:rPr>
        <w:tab/>
        <w:t>本契約に基づく出資一切</w:t>
      </w:r>
    </w:p>
    <w:p w14:paraId="0B105B96" w14:textId="08449EF5" w:rsidR="005578A8" w:rsidRDefault="00E735D3" w:rsidP="005578A8">
      <w:pPr>
        <w:tabs>
          <w:tab w:val="left" w:pos="1620"/>
        </w:tabs>
        <w:ind w:left="1620" w:hanging="360"/>
        <w:rPr>
          <w:rFonts w:ascii="ＭＳ 明朝" w:hAnsi="ＭＳ 明朝"/>
        </w:rPr>
      </w:pPr>
      <w:r>
        <w:rPr>
          <w:rFonts w:ascii="ＭＳ 明朝" w:hAnsi="ＭＳ 明朝"/>
        </w:rPr>
        <w:t>b</w:t>
      </w:r>
      <w:r>
        <w:rPr>
          <w:rFonts w:ascii="ＭＳ 明朝" w:hAnsi="ＭＳ 明朝" w:hint="eastAsia"/>
        </w:rPr>
        <w:t>）</w:t>
      </w:r>
      <w:r>
        <w:rPr>
          <w:rFonts w:ascii="ＭＳ 明朝" w:hAnsi="ＭＳ 明朝" w:hint="eastAsia"/>
        </w:rPr>
        <w:tab/>
        <w:t>その他本事業に帰属する収入一切</w:t>
      </w:r>
    </w:p>
    <w:p w14:paraId="0D964F7B" w14:textId="77777777" w:rsidR="005578A8" w:rsidRDefault="005578A8" w:rsidP="005578A8">
      <w:pPr>
        <w:tabs>
          <w:tab w:val="left" w:pos="1260"/>
        </w:tabs>
        <w:ind w:left="1260" w:hanging="742"/>
        <w:rPr>
          <w:rFonts w:ascii="ＭＳ 明朝" w:hAnsi="ＭＳ 明朝"/>
        </w:rPr>
      </w:pPr>
      <w:r>
        <w:rPr>
          <w:rFonts w:ascii="ＭＳ 明朝" w:hAnsi="ＭＳ 明朝" w:hint="eastAsia"/>
        </w:rPr>
        <w:t>②</w:t>
      </w:r>
      <w:r>
        <w:rPr>
          <w:rFonts w:ascii="ＭＳ 明朝" w:hAnsi="ＭＳ 明朝" w:hint="eastAsia"/>
        </w:rPr>
        <w:tab/>
        <w:t>支払う金員</w:t>
      </w:r>
    </w:p>
    <w:p w14:paraId="5A73C7D2" w14:textId="3896A438" w:rsidR="005578A8" w:rsidRPr="00B82907" w:rsidRDefault="005578A8" w:rsidP="005578A8">
      <w:pPr>
        <w:numPr>
          <w:ilvl w:val="1"/>
          <w:numId w:val="8"/>
        </w:numPr>
        <w:tabs>
          <w:tab w:val="left" w:pos="1680"/>
          <w:tab w:val="left" w:pos="1800"/>
        </w:tabs>
        <w:rPr>
          <w:rFonts w:ascii="ＭＳ 明朝" w:hAnsi="ＭＳ 明朝"/>
        </w:rPr>
      </w:pPr>
      <w:r>
        <w:rPr>
          <w:rFonts w:ascii="ＭＳ 明朝" w:hAnsi="ＭＳ 明朝" w:hint="eastAsia"/>
        </w:rPr>
        <w:t>営業者の支払のうち、本契約で定められるもの及び本契約又は本事業に関して支払が必要となる費用等の支払。なお、疑義を避けるために付言すれば、管理委託契約第</w:t>
      </w:r>
      <w:r>
        <w:rPr>
          <w:rFonts w:ascii="ＭＳ 明朝" w:hAnsi="ＭＳ 明朝"/>
        </w:rPr>
        <w:t>4条第2項に定める報酬は</w:t>
      </w:r>
      <w:r>
        <w:rPr>
          <w:rFonts w:ascii="ＭＳ 明朝" w:hAnsi="ＭＳ 明朝" w:hint="eastAsia"/>
        </w:rPr>
        <w:t>、営業者がその固有財産により負担し、本事業においてはこれを負担しない。</w:t>
      </w:r>
    </w:p>
    <w:p w14:paraId="26C5AE97" w14:textId="41E28E17" w:rsidR="005578A8" w:rsidRDefault="005578A8" w:rsidP="005578A8">
      <w:pPr>
        <w:numPr>
          <w:ilvl w:val="0"/>
          <w:numId w:val="1"/>
        </w:numPr>
        <w:rPr>
          <w:rFonts w:ascii="ＭＳ 明朝" w:hAnsi="ＭＳ 明朝"/>
        </w:rPr>
      </w:pPr>
      <w:r>
        <w:rPr>
          <w:rFonts w:ascii="ＭＳ 明朝" w:hAnsi="ＭＳ 明朝" w:hint="eastAsia"/>
        </w:rPr>
        <w:t>営業者は、各計算期間における本利益又は本損失を計算する。なお、会計上の処理と税法上の処理が異なる場合には、会計上の処理として適正と認められる限りにおいて、税法上の処理を優先するものとする。但し、会計上の処理として、税法上の処理を優先させることが適切でない場合には、次項の計算に従って、損益分配を調整するものとする。</w:t>
      </w:r>
    </w:p>
    <w:p w14:paraId="08C78E88" w14:textId="77777777" w:rsidR="005578A8" w:rsidRDefault="005578A8" w:rsidP="005578A8">
      <w:pPr>
        <w:numPr>
          <w:ilvl w:val="0"/>
          <w:numId w:val="1"/>
        </w:numPr>
        <w:rPr>
          <w:rFonts w:ascii="ＭＳ 明朝" w:hAnsi="ＭＳ 明朝"/>
        </w:rPr>
      </w:pPr>
      <w:r>
        <w:rPr>
          <w:rFonts w:ascii="ＭＳ 明朝" w:hAnsi="ＭＳ 明朝" w:hint="eastAsia"/>
        </w:rPr>
        <w:t>営業者が本事業に関して負担すべき法人税の額は、第11条に定める営業者報酬に対応する額に限定されるものとし、営業者の法人税法上の所得計算の結果、これを上回る法人税が営業者に追加的に課される場合には、当該追加的に課される法人税の資金負担が営業者に生じないよう本事業の損益を営業者が合理的に調整するものとする。また、修正申告その他の理由により、経過した計算期間に係る所得計算に変更が生じた場合には、対応する計算期間に係る本事業の損益を遡って変更するものとする。</w:t>
      </w:r>
    </w:p>
    <w:p w14:paraId="1A9BAE54" w14:textId="2A9398D0" w:rsidR="00490F05" w:rsidRDefault="005578A8" w:rsidP="005578A8">
      <w:pPr>
        <w:numPr>
          <w:ilvl w:val="0"/>
          <w:numId w:val="1"/>
        </w:numPr>
        <w:rPr>
          <w:rFonts w:ascii="ＭＳ 明朝" w:hAnsi="ＭＳ 明朝"/>
        </w:rPr>
      </w:pPr>
      <w:r>
        <w:rPr>
          <w:rFonts w:ascii="ＭＳ 明朝" w:hAnsi="ＭＳ 明朝" w:hint="eastAsia"/>
        </w:rPr>
        <w:t>本事業の会計上、各計算期間の末日において、前二項の定めるところに従って計算された当該計算期間に対応する本利益又は本損失は、出資割合に応じて本出資者に帰属する。</w:t>
      </w:r>
    </w:p>
    <w:p w14:paraId="633B08AD" w14:textId="7B5A1B75" w:rsidR="00490F05" w:rsidRDefault="005578A8" w:rsidP="005578A8">
      <w:pPr>
        <w:numPr>
          <w:ilvl w:val="0"/>
          <w:numId w:val="1"/>
        </w:numPr>
        <w:rPr>
          <w:rFonts w:ascii="ＭＳ 明朝" w:hAnsi="ＭＳ 明朝"/>
        </w:rPr>
      </w:pPr>
      <w:r>
        <w:rPr>
          <w:rFonts w:ascii="ＭＳ 明朝" w:hAnsi="ＭＳ 明朝" w:hint="eastAsia"/>
        </w:rPr>
        <w:t>本出資者は、本事業に関して、出資割合に応じて、第2項から第4項までの規定により帰属せしめるべき本利益の分配を受け、あるいは本損失を負担する義務を負う。但し、本出資者が負担する本損失の累計金額は、出資金の額を限度とし、本損失が生じた場合には、出資金から本損失を負担するものとし、本損失の累計額が出資金の額を超える場合の当該超過額については、営業者が負担する。本項但書により営業者が負</w:t>
      </w:r>
      <w:r>
        <w:rPr>
          <w:rFonts w:ascii="ＭＳ 明朝" w:hAnsi="ＭＳ 明朝" w:hint="eastAsia"/>
        </w:rPr>
        <w:lastRenderedPageBreak/>
        <w:t>担した本損失がある場合には、翌期以降の各計算期間における本利益については、営業者が負担し填補されていない本損失の累計額に至るまで、営業者が負担した本損失の填補に充て、その後の残額が本出資者に帰属するものとする。</w:t>
      </w:r>
      <w:ins w:id="47" w:author="株式会社WineBank" w:date="2026-09-29T00:00:00Z">
        <w:r>
          <w:rPr>
            <w:rFonts w:ascii="ＭＳ 明朝" w:hAnsi="ＭＳ 明朝" w:hint="eastAsia"/>
          </w:rPr>
          <w:t>なお、第3条の2に基づき現物出資されたワイン及び第5条の2に基づき取得したワインに係る評価損及び売却損（売却価額が別紙2に定める評価額を下回ることにより生じる損失を含む。）は本損失に含まれるものとし、本項に従い出資割合に応じて負担する。但し、別紙2第4条第2項に該当する場合を除く。</w:t>
        </w:r>
      </w:ins>
    </w:p>
    <w:p w14:paraId="2E67A359" w14:textId="39879874" w:rsidR="005578A8" w:rsidRPr="00EB2502" w:rsidRDefault="005578A8" w:rsidP="00924B21">
      <w:pPr>
        <w:numPr>
          <w:ilvl w:val="0"/>
          <w:numId w:val="1"/>
        </w:numPr>
        <w:rPr>
          <w:rFonts w:ascii="ＭＳ 明朝" w:hAnsi="ＭＳ 明朝"/>
        </w:rPr>
      </w:pPr>
      <w:r>
        <w:rPr>
          <w:rFonts w:ascii="ＭＳ 明朝" w:hAnsi="ＭＳ 明朝" w:hint="eastAsia"/>
        </w:rPr>
        <w:t>営業者は、各匿名組合分配対象期間に係る匿名組合分配日において、</w:t>
      </w:r>
      <w:r>
        <w:rPr>
          <w:rFonts w:hint="eastAsia"/>
        </w:rPr>
        <w:t>営業者口座の残高から営業者が合理的に必要と判断して留保する額を控除した残額に、本出資者の当該</w:t>
      </w:r>
      <w:r>
        <w:rPr>
          <w:rFonts w:ascii="ＭＳ 明朝" w:hAnsi="ＭＳ 明朝" w:hint="eastAsia"/>
        </w:rPr>
        <w:t>匿名組合分配対象期間</w:t>
      </w:r>
      <w:r>
        <w:rPr>
          <w:rFonts w:hint="eastAsia"/>
        </w:rPr>
        <w:t>に係る</w:t>
      </w:r>
      <w:r>
        <w:rPr>
          <w:rFonts w:ascii="ＭＳ 明朝" w:hAnsi="ＭＳ 明朝" w:hint="eastAsia"/>
        </w:rPr>
        <w:t>出資割合を乗じた金額</w:t>
      </w:r>
      <w:r>
        <w:rPr>
          <w:rFonts w:hint="eastAsia"/>
        </w:rPr>
        <w:t>を</w:t>
      </w:r>
      <w:r>
        <w:rPr>
          <w:rFonts w:ascii="ＭＳ 明朝" w:hAnsi="ＭＳ 明朝" w:hint="eastAsia"/>
        </w:rPr>
        <w:t>、第10条第1項に定める口座に振り込む方法によって本出資者に支払うものとする。前項に従って本出資者に支払われた金銭のうち、当該匿名組合分配対象期間に係る出資割合に応じた本利益の額及び現金分配留保額の合計額を超過する金額又は営業者が出資の払戻しであると別途明確に指定した金額（もしあれば）については、出資の払戻しとする。但し、本出資者は、出資払戻金の受領を留保することができる。なお、出資の払戻しにより、出資金の残額が0円となった場合でも、第16条又は第17条に定める契約終了事由に該当しない限り、本契約の効力には影響せず、本事業は終了しない。</w:t>
      </w:r>
    </w:p>
    <w:p w14:paraId="58F254E3" w14:textId="14C90004" w:rsidR="005578A8" w:rsidRPr="00AA532E" w:rsidRDefault="005578A8" w:rsidP="005578A8">
      <w:pPr>
        <w:keepNext/>
        <w:rPr>
          <w:rFonts w:ascii="ＭＳ 明朝" w:hAnsi="ＭＳ 明朝"/>
        </w:rPr>
      </w:pPr>
      <w:r>
        <w:rPr>
          <w:rFonts w:ascii="ＭＳ 明朝" w:hAnsi="ＭＳ 明朝" w:hint="eastAsia"/>
        </w:rPr>
        <w:t>第10条（支　払）</w:t>
      </w:r>
    </w:p>
    <w:p w14:paraId="63AF7436" w14:textId="42C9294B" w:rsidR="005578A8" w:rsidRPr="00730C4B"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営業者による本出資者に対する金銭の支払は、本出資者が指定する以下の銀行口座に振り込む方法により行われるものとする。</w:t>
      </w:r>
    </w:p>
    <w:p w14:paraId="5D0A1D19" w14:textId="4D878598" w:rsidR="00B04F0E" w:rsidRPr="00730C4B" w:rsidRDefault="00B04F0E" w:rsidP="00B04F0E">
      <w:pPr>
        <w:pStyle w:val="ad"/>
        <w:snapToGrid w:val="0"/>
        <w:spacing w:line="320" w:lineRule="atLeast"/>
        <w:ind w:leftChars="205" w:left="430" w:firstLineChars="50" w:firstLine="105"/>
        <w:rPr>
          <w:rFonts w:hAnsi="ＭＳ 明朝"/>
          <w:spacing w:val="0"/>
          <w:szCs w:val="21"/>
        </w:rPr>
      </w:pPr>
      <w:r>
        <w:rPr>
          <w:rFonts w:hAnsi="ＭＳ 明朝" w:hint="eastAsia"/>
          <w:spacing w:val="0"/>
          <w:szCs w:val="21"/>
          <w:lang w:eastAsia="zh-TW"/>
        </w:rPr>
        <w:t>口座開設金融機関：</w:t>
      </w:r>
      <w:r>
        <w:rPr>
          <w:rFonts w:hAnsi="ＭＳ 明朝" w:hint="eastAsia"/>
          <w:spacing w:val="0"/>
          <w:szCs w:val="21"/>
        </w:rPr>
        <w:t>●●銀行●●支店</w:t>
      </w:r>
    </w:p>
    <w:p w14:paraId="680B2DFB" w14:textId="098D7CC5" w:rsidR="00B04F0E" w:rsidRPr="00730C4B" w:rsidRDefault="00B04F0E" w:rsidP="00B04F0E">
      <w:pPr>
        <w:pStyle w:val="ad"/>
        <w:snapToGrid w:val="0"/>
        <w:spacing w:line="320" w:lineRule="atLeast"/>
        <w:ind w:leftChars="205" w:left="430" w:firstLineChars="50" w:firstLine="105"/>
        <w:rPr>
          <w:rFonts w:hAnsi="ＭＳ 明朝"/>
          <w:spacing w:val="0"/>
          <w:szCs w:val="21"/>
        </w:rPr>
      </w:pPr>
      <w:r>
        <w:rPr>
          <w:rFonts w:hAnsi="ＭＳ 明朝" w:hint="eastAsia"/>
          <w:spacing w:val="0"/>
          <w:szCs w:val="21"/>
          <w:lang w:eastAsia="zh-TW"/>
        </w:rPr>
        <w:t>口座種類：</w:t>
      </w:r>
      <w:r>
        <w:rPr>
          <w:rFonts w:hAnsi="ＭＳ 明朝" w:hint="eastAsia"/>
          <w:spacing w:val="0"/>
          <w:szCs w:val="21"/>
        </w:rPr>
        <w:t>●●</w:t>
      </w:r>
    </w:p>
    <w:p w14:paraId="0FEFF797" w14:textId="69CBAC85" w:rsidR="00B04F0E" w:rsidRPr="00730C4B" w:rsidRDefault="00B04F0E" w:rsidP="00B04F0E">
      <w:pPr>
        <w:pStyle w:val="ad"/>
        <w:snapToGrid w:val="0"/>
        <w:spacing w:line="320" w:lineRule="atLeast"/>
        <w:ind w:leftChars="205" w:left="430" w:firstLineChars="50" w:firstLine="105"/>
        <w:rPr>
          <w:rFonts w:hAnsi="ＭＳ 明朝"/>
          <w:spacing w:val="0"/>
          <w:szCs w:val="21"/>
          <w:lang w:eastAsia="zh-TW"/>
        </w:rPr>
      </w:pPr>
      <w:r>
        <w:rPr>
          <w:rFonts w:hAnsi="ＭＳ 明朝" w:hint="eastAsia"/>
          <w:spacing w:val="0"/>
          <w:szCs w:val="21"/>
          <w:lang w:eastAsia="zh-TW"/>
        </w:rPr>
        <w:t>口座番号：</w:t>
      </w:r>
      <w:r>
        <w:rPr>
          <w:rFonts w:hAnsi="ＭＳ 明朝" w:hint="eastAsia"/>
          <w:spacing w:val="0"/>
          <w:szCs w:val="21"/>
        </w:rPr>
        <w:t>●●</w:t>
      </w:r>
    </w:p>
    <w:p w14:paraId="03FA0392" w14:textId="38FCBD54" w:rsidR="00B04F0E" w:rsidRPr="00730C4B" w:rsidRDefault="00B04F0E" w:rsidP="00924B21">
      <w:pPr>
        <w:pStyle w:val="ad"/>
        <w:snapToGrid w:val="0"/>
        <w:spacing w:line="320" w:lineRule="atLeast"/>
        <w:ind w:leftChars="255" w:left="1635" w:hangingChars="500" w:hanging="1100"/>
      </w:pPr>
      <w:r>
        <w:rPr>
          <w:rFonts w:hint="eastAsia"/>
        </w:rPr>
        <w:t>口座名義：</w:t>
      </w:r>
      <w:r>
        <w:rPr>
          <w:rFonts w:hAnsi="ＭＳ 明朝" w:hint="eastAsia"/>
          <w:spacing w:val="0"/>
          <w:szCs w:val="21"/>
        </w:rPr>
        <w:t>●●</w:t>
      </w:r>
      <w:r>
        <w:rPr>
          <w:rFonts w:hint="eastAsia"/>
        </w:rPr>
        <w:t xml:space="preserve"> </w:t>
      </w:r>
      <w:r>
        <w:rPr>
          <w:rFonts w:hAnsi="ＭＳ 明朝" w:hint="eastAsia"/>
          <w:spacing w:val="0"/>
          <w:szCs w:val="21"/>
        </w:rPr>
        <w:t>●●【フリガナ】</w:t>
      </w:r>
    </w:p>
    <w:p w14:paraId="2967B5DB" w14:textId="0C05313A" w:rsidR="005578A8" w:rsidRPr="00730C4B" w:rsidRDefault="005578A8" w:rsidP="005578A8">
      <w:pPr>
        <w:tabs>
          <w:tab w:val="left" w:pos="518"/>
        </w:tabs>
        <w:ind w:left="518" w:hanging="518"/>
        <w:rPr>
          <w:rFonts w:ascii="ＭＳ 明朝" w:hAnsi="ＭＳ 明朝"/>
        </w:rPr>
      </w:pPr>
      <w:r>
        <w:rPr>
          <w:rFonts w:ascii="ＭＳ 明朝" w:hAnsi="ＭＳ 明朝" w:hint="eastAsia"/>
        </w:rPr>
        <w:t>2</w:t>
      </w:r>
      <w:r>
        <w:rPr>
          <w:rFonts w:ascii="ＭＳ 明朝" w:hAnsi="ＭＳ 明朝" w:hint="eastAsia"/>
        </w:rPr>
        <w:tab/>
        <w:t>本出資者による営業者に対する金銭の支払は、営業者口座に振り込む方法により行われるものとする。</w:t>
      </w:r>
    </w:p>
    <w:p w14:paraId="0AB866C8" w14:textId="77777777" w:rsidR="005578A8" w:rsidRPr="00730C4B"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前二項に定める支払に係る費用は、それぞれ支払をする者が負担する。</w:t>
      </w:r>
    </w:p>
    <w:p w14:paraId="5F4BC06D" w14:textId="7105B04A" w:rsidR="005578A8" w:rsidRDefault="005578A8" w:rsidP="005578A8">
      <w:pPr>
        <w:tabs>
          <w:tab w:val="left" w:pos="518"/>
        </w:tabs>
        <w:ind w:left="518" w:hanging="518"/>
        <w:rPr>
          <w:rFonts w:ascii="ＭＳ 明朝" w:hAnsi="ＭＳ 明朝"/>
        </w:rPr>
      </w:pPr>
      <w:r>
        <w:rPr>
          <w:rFonts w:ascii="ＭＳ 明朝" w:hAnsi="ＭＳ 明朝" w:hint="eastAsia"/>
        </w:rPr>
        <w:t>4</w:t>
      </w:r>
      <w:r>
        <w:rPr>
          <w:rFonts w:ascii="ＭＳ 明朝" w:hAnsi="ＭＳ 明朝" w:hint="eastAsia"/>
        </w:rPr>
        <w:tab/>
        <w:t>営業者が、適用ある法令により、本契約に基づく本出資者に対する支払について源泉徴収等による減額又は控除をしなければならない場合、営業者は当該金額を減額又は控除する。本出資者はかかる減額又は控除がなされることにあらかじめ同意する。この場合、本出資者は営業者に対して支払額の増額又は追加の支払を要求する権利を有しない。</w:t>
      </w:r>
    </w:p>
    <w:p w14:paraId="7821F128" w14:textId="77777777" w:rsidR="005578A8" w:rsidRDefault="005578A8" w:rsidP="005578A8">
      <w:pPr>
        <w:rPr>
          <w:rFonts w:ascii="ＭＳ 明朝" w:hAnsi="ＭＳ 明朝"/>
        </w:rPr>
      </w:pPr>
    </w:p>
    <w:p w14:paraId="492D8A62" w14:textId="77777777" w:rsidR="005578A8" w:rsidRDefault="005578A8" w:rsidP="005578A8">
      <w:pPr>
        <w:keepNext/>
        <w:rPr>
          <w:rFonts w:ascii="ＭＳ 明朝" w:hAnsi="ＭＳ 明朝"/>
          <w:b/>
        </w:rPr>
      </w:pPr>
      <w:r>
        <w:rPr>
          <w:rFonts w:ascii="ＭＳ 明朝" w:hAnsi="ＭＳ 明朝" w:hint="eastAsia"/>
        </w:rPr>
        <w:t>第11条（営業者報酬）</w:t>
      </w:r>
    </w:p>
    <w:p w14:paraId="7322BF5E" w14:textId="41ABAFB4" w:rsidR="005578A8" w:rsidRDefault="005578A8" w:rsidP="006731DC">
      <w:pPr>
        <w:rPr>
          <w:rFonts w:ascii="ＭＳ 明朝" w:hAnsi="ＭＳ 明朝"/>
          <w:b/>
        </w:rPr>
      </w:pPr>
      <w:commentRangeStart w:id="48"/>
      <w:del w:id="49" w:author="株式会社WineBank" w:date="2026-09-29T00:00:00Z">
        <w:r>
          <w:rPr>
            <w:rFonts w:ascii="ＭＳ 明朝" w:hAnsi="ＭＳ 明朝" w:hint="eastAsia"/>
          </w:rPr>
          <w:delText>営業者は本事業遂行の役務に対する報酬として、各計算期間の末日に、各計算期間あたり金3</w:delText>
        </w:r>
        <w:r>
          <w:rPr>
            <w:rFonts w:ascii="ＭＳ 明朝" w:hAnsi="ＭＳ 明朝"/>
          </w:rPr>
          <w:delText>0</w:delText>
        </w:r>
        <w:r>
          <w:rPr>
            <w:rFonts w:ascii="ＭＳ 明朝" w:hAnsi="ＭＳ 明朝" w:hint="eastAsia"/>
          </w:rPr>
          <w:delText>万円を営業者口座から収受する。</w:delText>
        </w:r>
      </w:del>
      <w:ins w:id="50" w:author="株式会社WineBank" w:date="2026-09-29T00:00:00Z">
        <w:r>
          <w:rPr>
            <w:rFonts w:ascii="ＭＳ 明朝" w:hAnsi="ＭＳ 明朝" w:hint="eastAsia"/>
          </w:rPr>
          <w:t>営業者は本事業遂行の役務に対する報酬（以下「管理報酬」という。）として、各計算期間の末日に、当該計算期間の初日における全本件匿名組合員の出資金の残高の合計額に年2%を乗じ、当該計算期間の実日数に応じて日割計算（1年を365日とする。）した金額を営業</w:t>
        </w:r>
        <w:r>
          <w:rPr>
            <w:rFonts w:ascii="ＭＳ 明朝" w:hAnsi="ＭＳ 明朝" w:hint="eastAsia"/>
          </w:rPr>
          <w:lastRenderedPageBreak/>
          <w:t>者口座から収受する。営業者は、管理報酬のほか、本事業の損益に基づく成功報酬その他の報酬を収受しない。</w:t>
        </w:r>
      </w:ins>
      <w:commentRangeEnd w:id="48"/>
      <w:r>
        <w:rPr>
          <w:rStyle w:val="af4"/>
          <w:rFonts w:ascii="ＭＳ 明朝" w:hAnsi="ＭＳ 明朝"/>
          <w:b/>
          <w:sz w:val="21"/>
          <w:szCs w:val="24"/>
        </w:rPr>
        <w:commentReference w:id="48"/>
      </w:r>
    </w:p>
    <w:p w14:paraId="17147D53" w14:textId="77777777" w:rsidR="005578A8" w:rsidRDefault="005578A8" w:rsidP="005578A8">
      <w:pPr>
        <w:pStyle w:val="a4"/>
        <w:tabs>
          <w:tab w:val="clear" w:pos="4252"/>
          <w:tab w:val="clear" w:pos="8504"/>
        </w:tabs>
        <w:rPr>
          <w:rFonts w:hAnsi="ＭＳ 明朝"/>
        </w:rPr>
      </w:pPr>
    </w:p>
    <w:p w14:paraId="08189C84" w14:textId="77777777" w:rsidR="005578A8" w:rsidRDefault="005578A8" w:rsidP="005578A8">
      <w:pPr>
        <w:keepNext/>
        <w:rPr>
          <w:rFonts w:ascii="ＭＳ 明朝" w:hAnsi="ＭＳ 明朝"/>
        </w:rPr>
      </w:pPr>
      <w:r>
        <w:rPr>
          <w:rFonts w:ascii="ＭＳ 明朝" w:hAnsi="ＭＳ 明朝" w:hint="eastAsia"/>
        </w:rPr>
        <w:t>第12条（会計）</w:t>
      </w:r>
    </w:p>
    <w:p w14:paraId="333932BF" w14:textId="77777777" w:rsidR="005578A8" w:rsidRDefault="005578A8" w:rsidP="005578A8">
      <w:pPr>
        <w:tabs>
          <w:tab w:val="left" w:pos="518"/>
        </w:tabs>
        <w:ind w:left="420" w:hangingChars="200" w:hanging="420"/>
        <w:rPr>
          <w:rFonts w:ascii="ＭＳ 明朝" w:hAnsi="ＭＳ 明朝"/>
        </w:rPr>
      </w:pPr>
      <w:r>
        <w:rPr>
          <w:rFonts w:ascii="ＭＳ 明朝" w:hAnsi="ＭＳ 明朝" w:hint="eastAsia"/>
        </w:rPr>
        <w:t>1</w:t>
      </w:r>
      <w:r>
        <w:rPr>
          <w:rFonts w:ascii="ＭＳ 明朝" w:hAnsi="ＭＳ 明朝" w:hint="eastAsia"/>
        </w:rPr>
        <w:tab/>
        <w:t>営業者は、日本の一般に公正妥当と認められる企業会計原則に基づいて本事業に関する全ての取引に関する正確な帳簿及び記録を作成し、かつ、保持するものとする。</w:t>
      </w:r>
    </w:p>
    <w:p w14:paraId="345C851B" w14:textId="77777777" w:rsidR="005578A8" w:rsidRDefault="005578A8" w:rsidP="005578A8">
      <w:pPr>
        <w:tabs>
          <w:tab w:val="left" w:pos="518"/>
        </w:tabs>
        <w:rPr>
          <w:rFonts w:ascii="ＭＳ 明朝" w:hAnsi="ＭＳ 明朝"/>
        </w:rPr>
      </w:pPr>
      <w:r>
        <w:rPr>
          <w:rFonts w:ascii="ＭＳ 明朝" w:hAnsi="ＭＳ 明朝" w:hint="eastAsia"/>
        </w:rPr>
        <w:t>2</w:t>
      </w:r>
      <w:r>
        <w:rPr>
          <w:rFonts w:ascii="ＭＳ 明朝" w:hAnsi="ＭＳ 明朝" w:hint="eastAsia"/>
        </w:rPr>
        <w:tab/>
        <w:t>営業者は本出資者に対して、以下のとおり本事業に係る報告を行うものとする。</w:t>
      </w:r>
    </w:p>
    <w:p w14:paraId="5C6B2DBB" w14:textId="168FA842" w:rsidR="005578A8" w:rsidRPr="007B4345"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各報告対象期間（契約終了日に係る報告対象期間を含む。）末日の翌月末日までに、第9条に基づき確定した各報告対象期間に係る本事業の利益又は損失の金額及びそのうち、本出資者に帰属すべき金額を記載した利益・損失分配計算書を提出する。</w:t>
      </w:r>
    </w:p>
    <w:p w14:paraId="16C63F5F" w14:textId="29412B31"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各匿名組合分配対象期間（契約終了日に係る匿名組合分配対象期間を含む。）に係る匿名組合分配日の5営業日前までに、当該匿名組合分配日に本出資者に分配される現金分配額の明細（匿名組合分配金の額、出資の払戻しの額及び匿名組合分配日を含む。）を記載した現金分配計算書を提出する。</w:t>
      </w:r>
    </w:p>
    <w:p w14:paraId="314FB4B7" w14:textId="576EA35B"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前各号に定めるものの他、営業者は、営業者が必要と考える又は本出資</w:t>
      </w:r>
      <w:ins w:id="51" w:author="株式会社WineBank" w:date="2026-09-29T00:00:00Z">
        <w:r>
          <w:rPr>
            <w:rFonts w:ascii="ＭＳ 明朝" w:hAnsi="ＭＳ 明朝" w:hint="eastAsia"/>
          </w:rPr>
          <w:t>者</w:t>
        </w:r>
      </w:ins>
      <w:r>
        <w:rPr>
          <w:rFonts w:ascii="ＭＳ 明朝" w:hAnsi="ＭＳ 明朝" w:hint="eastAsia"/>
        </w:rPr>
        <w:t>が随時要求する本事業に関する書類又は事項について、本出資者に提出又は報告を行うものとする。</w:t>
      </w:r>
    </w:p>
    <w:p w14:paraId="59D4994F" w14:textId="2A553078"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本出資者は、前各号により提出を受けた書類の内容に関し、営業者又は受託者に対し、受託者の営業時間内において質問することができるものとする。</w:t>
      </w:r>
    </w:p>
    <w:p w14:paraId="7EEADC42" w14:textId="77777777" w:rsidR="00426997" w:rsidRDefault="00912D27">
      <w:pPr>
        <w:tabs>
          <w:tab w:val="left" w:pos="518"/>
        </w:tabs>
        <w:ind w:left="518" w:hanging="518"/>
        <w:rPr>
          <w:ins w:id="52" w:author="株式会社WineBank" w:date="2026-09-29T00:00:00Z"/>
          <w:rFonts w:ascii="ＭＳ 明朝" w:hAnsi="ＭＳ 明朝"/>
        </w:rPr>
      </w:pPr>
      <w:ins w:id="53" w:author="株式会社WineBank" w:date="2026-09-29T00:00:00Z">
        <w:r>
          <w:rPr>
            <w:rFonts w:ascii="ＭＳ 明朝" w:hAnsi="ＭＳ 明朝" w:hint="eastAsia"/>
          </w:rPr>
          <w:t>3</w:t>
        </w:r>
        <w:r>
          <w:rPr>
            <w:rFonts w:ascii="ＭＳ 明朝" w:hAnsi="ＭＳ 明朝" w:hint="eastAsia"/>
          </w:rPr>
          <w:tab/>
        </w:r>
        <w:r>
          <w:rPr>
            <w:rFonts w:ascii="ＭＳ 明朝" w:hAnsi="ＭＳ 明朝" w:hint="eastAsia"/>
          </w:rPr>
          <w:t>本出資者は、営業者に事前に書面で申し出ることにより、営業者の営業時間内において、本事業に係る会計帳簿、契約書類、請求書、銀行取引記録その他の資料を閲覧し、その写しの交付を求めることができる。</w:t>
        </w:r>
      </w:ins>
    </w:p>
    <w:p w14:paraId="1310DF2B" w14:textId="59CAF35B" w:rsidR="00426997" w:rsidRDefault="00912D27">
      <w:pPr>
        <w:tabs>
          <w:tab w:val="left" w:pos="518"/>
        </w:tabs>
        <w:ind w:left="518" w:hanging="518"/>
        <w:rPr>
          <w:ins w:id="54" w:author="株式会社WineBank" w:date="2026-09-29T00:00:00Z"/>
          <w:rFonts w:ascii="ＭＳ 明朝" w:hAnsi="ＭＳ 明朝"/>
        </w:rPr>
      </w:pPr>
      <w:ins w:id="55" w:author="株式会社WineBank" w:date="2026-09-29T00:00:00Z">
        <w:r>
          <w:rPr>
            <w:rFonts w:ascii="ＭＳ 明朝" w:hAnsi="ＭＳ 明朝" w:hint="eastAsia"/>
          </w:rPr>
          <w:t>4</w:t>
        </w:r>
        <w:r>
          <w:rPr>
            <w:rFonts w:ascii="ＭＳ 明朝" w:hAnsi="ＭＳ 明朝" w:hint="eastAsia"/>
          </w:rPr>
          <w:tab/>
        </w:r>
        <w:r>
          <w:rPr>
            <w:rFonts w:ascii="ＭＳ 明朝" w:hAnsi="ＭＳ 明朝" w:hint="eastAsia"/>
          </w:rPr>
          <w:t>営業者は、各四半期（</w:t>
        </w:r>
        <w:r>
          <w:rPr>
            <w:rFonts w:ascii="ＭＳ 明朝" w:hAnsi="ＭＳ 明朝" w:hint="eastAsia"/>
          </w:rPr>
          <w:t>3</w:t>
        </w:r>
        <w:r>
          <w:rPr>
            <w:rFonts w:ascii="ＭＳ 明朝" w:hAnsi="ＭＳ 明朝" w:hint="eastAsia"/>
          </w:rPr>
          <w:t>月、</w:t>
        </w:r>
        <w:r>
          <w:rPr>
            <w:rFonts w:ascii="ＭＳ 明朝" w:hAnsi="ＭＳ 明朝" w:hint="eastAsia"/>
          </w:rPr>
          <w:t>6</w:t>
        </w:r>
        <w:r>
          <w:rPr>
            <w:rFonts w:ascii="ＭＳ 明朝" w:hAnsi="ＭＳ 明朝" w:hint="eastAsia"/>
          </w:rPr>
          <w:t>月、</w:t>
        </w:r>
        <w:r>
          <w:rPr>
            <w:rFonts w:ascii="ＭＳ 明朝" w:hAnsi="ＭＳ 明朝" w:hint="eastAsia"/>
          </w:rPr>
          <w:t>9</w:t>
        </w:r>
        <w:r>
          <w:rPr>
            <w:rFonts w:ascii="ＭＳ 明朝" w:hAnsi="ＭＳ 明朝" w:hint="eastAsia"/>
          </w:rPr>
          <w:t>月及び</w:t>
        </w:r>
        <w:r>
          <w:rPr>
            <w:rFonts w:ascii="ＭＳ 明朝" w:hAnsi="ＭＳ 明朝" w:hint="eastAsia"/>
          </w:rPr>
          <w:t>12</w:t>
        </w:r>
        <w:r>
          <w:rPr>
            <w:rFonts w:ascii="ＭＳ 明朝" w:hAnsi="ＭＳ 明朝" w:hint="eastAsia"/>
          </w:rPr>
          <w:t>月の各末日に終了する</w:t>
        </w:r>
        <w:r>
          <w:rPr>
            <w:rFonts w:ascii="ＭＳ 明朝" w:hAnsi="ＭＳ 明朝" w:hint="eastAsia"/>
          </w:rPr>
          <w:t>3</w:t>
        </w:r>
        <w:r>
          <w:rPr>
            <w:rFonts w:ascii="ＭＳ 明朝" w:hAnsi="ＭＳ 明朝" w:hint="eastAsia"/>
          </w:rPr>
          <w:t>ヶ月間をいう。）の末日から</w:t>
        </w:r>
      </w:ins>
      <w:ins w:id="56" w:author="Kunihito Nakano" w:date="2026-09-29T12:18:00Z" w16du:dateUtc="2026-09-29T03:18:00Z">
        <w:r w:rsidR="009F6AB4">
          <w:rPr>
            <w:rFonts w:ascii="ＭＳ 明朝" w:hAnsi="ＭＳ 明朝" w:hint="eastAsia"/>
          </w:rPr>
          <w:t>60</w:t>
        </w:r>
      </w:ins>
      <w:ins w:id="57" w:author="株式会社WineBank" w:date="2026-09-29T00:00:00Z">
        <w:del w:id="58" w:author="Kunihito Nakano" w:date="2026-09-29T12:18:00Z" w16du:dateUtc="2026-09-29T03:18:00Z">
          <w:r w:rsidDel="009F6AB4">
            <w:rPr>
              <w:rFonts w:ascii="ＭＳ 明朝" w:hAnsi="ＭＳ 明朝" w:hint="eastAsia"/>
            </w:rPr>
            <w:delText>45</w:delText>
          </w:r>
        </w:del>
        <w:r>
          <w:rPr>
            <w:rFonts w:ascii="ＭＳ 明朝" w:hAnsi="ＭＳ 明朝" w:hint="eastAsia"/>
          </w:rPr>
          <w:t>日以内に、次に掲げる事項を記載した報告書を本出資者に提出する。</w:t>
        </w:r>
      </w:ins>
    </w:p>
    <w:p w14:paraId="094E2C99" w14:textId="77777777" w:rsidR="00426997" w:rsidRDefault="00912D27">
      <w:pPr>
        <w:tabs>
          <w:tab w:val="left" w:pos="1260"/>
        </w:tabs>
        <w:ind w:left="1260" w:hanging="742"/>
        <w:rPr>
          <w:ins w:id="59" w:author="株式会社WineBank" w:date="2026-09-29T00:00:00Z"/>
          <w:rFonts w:ascii="ＭＳ 明朝" w:hAnsi="ＭＳ 明朝"/>
        </w:rPr>
      </w:pPr>
      <w:ins w:id="60" w:author="株式会社WineBank" w:date="2026-09-29T00:00:00Z">
        <w:r>
          <w:rPr>
            <w:rFonts w:ascii="ＭＳ 明朝" w:hAnsi="ＭＳ 明朝" w:hint="eastAsia"/>
          </w:rPr>
          <w:t>（</w:t>
        </w:r>
        <w:r>
          <w:rPr>
            <w:rFonts w:ascii="ＭＳ 明朝" w:hAnsi="ＭＳ 明朝" w:hint="eastAsia"/>
          </w:rPr>
          <w:t>1</w:t>
        </w:r>
        <w:r>
          <w:rPr>
            <w:rFonts w:ascii="ＭＳ 明朝" w:hAnsi="ＭＳ 明朝" w:hint="eastAsia"/>
          </w:rPr>
          <w:t>）</w:t>
        </w:r>
        <w:r>
          <w:rPr>
            <w:rFonts w:ascii="ＭＳ 明朝" w:hAnsi="ＭＳ 明朝" w:hint="eastAsia"/>
          </w:rPr>
          <w:tab/>
        </w:r>
        <w:r>
          <w:rPr>
            <w:rFonts w:ascii="ＭＳ 明朝" w:hAnsi="ＭＳ 明朝" w:hint="eastAsia"/>
          </w:rPr>
          <w:t>本事業に係る財務諸表（貸借対照表及び損益計算書）</w:t>
        </w:r>
      </w:ins>
    </w:p>
    <w:p w14:paraId="171190FF" w14:textId="282F0ABB" w:rsidR="00426997" w:rsidRDefault="00912D27">
      <w:pPr>
        <w:tabs>
          <w:tab w:val="left" w:pos="1260"/>
        </w:tabs>
        <w:ind w:left="1260" w:hanging="742"/>
        <w:rPr>
          <w:ins w:id="61" w:author="株式会社WineBank" w:date="2026-09-29T00:00:00Z"/>
          <w:rFonts w:ascii="ＭＳ 明朝" w:hAnsi="ＭＳ 明朝"/>
        </w:rPr>
      </w:pPr>
      <w:ins w:id="62" w:author="株式会社WineBank" w:date="2026-09-29T00:00:00Z">
        <w:r>
          <w:rPr>
            <w:rFonts w:ascii="ＭＳ 明朝" w:hAnsi="ＭＳ 明朝" w:hint="eastAsia"/>
          </w:rPr>
          <w:t>（</w:t>
        </w:r>
        <w:r>
          <w:rPr>
            <w:rFonts w:ascii="ＭＳ 明朝" w:hAnsi="ＭＳ 明朝" w:hint="eastAsia"/>
          </w:rPr>
          <w:t>2</w:t>
        </w:r>
        <w:r>
          <w:rPr>
            <w:rFonts w:ascii="ＭＳ 明朝" w:hAnsi="ＭＳ 明朝" w:hint="eastAsia"/>
          </w:rPr>
          <w:t>）</w:t>
        </w:r>
        <w:r>
          <w:rPr>
            <w:rFonts w:ascii="ＭＳ 明朝" w:hAnsi="ＭＳ 明朝" w:hint="eastAsia"/>
          </w:rPr>
          <w:tab/>
        </w:r>
        <w:r>
          <w:rPr>
            <w:rFonts w:ascii="ＭＳ 明朝" w:hAnsi="ＭＳ 明朝" w:hint="eastAsia"/>
          </w:rPr>
          <w:t>在庫明細（銘柄、ヴィンテージ、本数、取得原価、</w:t>
        </w:r>
        <w:r>
          <w:rPr>
            <w:rFonts w:ascii="ＭＳ 明朝" w:hAnsi="ＭＳ 明朝" w:hint="eastAsia"/>
          </w:rPr>
          <w:t>評価額</w:t>
        </w:r>
        <w:r>
          <w:rPr>
            <w:rFonts w:ascii="ＭＳ 明朝" w:hAnsi="ＭＳ 明朝" w:hint="eastAsia"/>
          </w:rPr>
          <w:t>及び保管場所）</w:t>
        </w:r>
      </w:ins>
    </w:p>
    <w:p w14:paraId="17F44EF2" w14:textId="77777777" w:rsidR="00426997" w:rsidRDefault="00912D27">
      <w:pPr>
        <w:tabs>
          <w:tab w:val="left" w:pos="1260"/>
        </w:tabs>
        <w:ind w:left="1260" w:hanging="742"/>
        <w:rPr>
          <w:ins w:id="63" w:author="株式会社WineBank" w:date="2026-09-29T00:00:00Z"/>
          <w:rFonts w:ascii="ＭＳ 明朝" w:hAnsi="ＭＳ 明朝"/>
        </w:rPr>
      </w:pPr>
      <w:ins w:id="64" w:author="株式会社WineBank" w:date="2026-09-29T00:00:00Z">
        <w:r>
          <w:rPr>
            <w:rFonts w:ascii="ＭＳ 明朝" w:hAnsi="ＭＳ 明朝" w:hint="eastAsia"/>
          </w:rPr>
          <w:t>（</w:t>
        </w:r>
        <w:r>
          <w:rPr>
            <w:rFonts w:ascii="ＭＳ 明朝" w:hAnsi="ＭＳ 明朝" w:hint="eastAsia"/>
          </w:rPr>
          <w:t>3</w:t>
        </w:r>
        <w:r>
          <w:rPr>
            <w:rFonts w:ascii="ＭＳ 明朝" w:hAnsi="ＭＳ 明朝" w:hint="eastAsia"/>
          </w:rPr>
          <w:t>）</w:t>
        </w:r>
        <w:r>
          <w:rPr>
            <w:rFonts w:ascii="ＭＳ 明朝" w:hAnsi="ＭＳ 明朝" w:hint="eastAsia"/>
          </w:rPr>
          <w:tab/>
        </w:r>
        <w:r>
          <w:rPr>
            <w:rFonts w:ascii="ＭＳ 明朝" w:hAnsi="ＭＳ 明朝" w:hint="eastAsia"/>
          </w:rPr>
          <w:t>売買取引の明細（取引日、銘柄、本数、単価、金額及び相手方の区分）</w:t>
        </w:r>
      </w:ins>
    </w:p>
    <w:p w14:paraId="12855842" w14:textId="77777777" w:rsidR="00426997" w:rsidRDefault="00912D27">
      <w:pPr>
        <w:tabs>
          <w:tab w:val="left" w:pos="1260"/>
        </w:tabs>
        <w:ind w:left="1260" w:hanging="742"/>
        <w:rPr>
          <w:ins w:id="65" w:author="株式会社WineBank" w:date="2026-09-29T00:00:00Z"/>
          <w:rFonts w:ascii="ＭＳ 明朝" w:hAnsi="ＭＳ 明朝"/>
        </w:rPr>
      </w:pPr>
      <w:ins w:id="66" w:author="株式会社WineBank" w:date="2026-09-29T00:00:00Z">
        <w:r>
          <w:rPr>
            <w:rFonts w:ascii="ＭＳ 明朝" w:hAnsi="ＭＳ 明朝" w:hint="eastAsia"/>
          </w:rPr>
          <w:t>（</w:t>
        </w:r>
        <w:r>
          <w:rPr>
            <w:rFonts w:ascii="ＭＳ 明朝" w:hAnsi="ＭＳ 明朝" w:hint="eastAsia"/>
          </w:rPr>
          <w:t>4</w:t>
        </w:r>
        <w:r>
          <w:rPr>
            <w:rFonts w:ascii="ＭＳ 明朝" w:hAnsi="ＭＳ 明朝" w:hint="eastAsia"/>
          </w:rPr>
          <w:t>）</w:t>
        </w:r>
        <w:r>
          <w:rPr>
            <w:rFonts w:ascii="ＭＳ 明朝" w:hAnsi="ＭＳ 明朝" w:hint="eastAsia"/>
          </w:rPr>
          <w:tab/>
        </w:r>
        <w:r>
          <w:rPr>
            <w:rFonts w:ascii="ＭＳ 明朝" w:hAnsi="ＭＳ 明朝" w:hint="eastAsia"/>
          </w:rPr>
          <w:t>受託者及びその関係者との取引の内容、金額及び取引条件</w:t>
        </w:r>
      </w:ins>
    </w:p>
    <w:p w14:paraId="20979440" w14:textId="77777777" w:rsidR="00426997" w:rsidRDefault="00912D27">
      <w:pPr>
        <w:tabs>
          <w:tab w:val="left" w:pos="1260"/>
        </w:tabs>
        <w:ind w:left="1260" w:hanging="742"/>
        <w:rPr>
          <w:ins w:id="67" w:author="株式会社WineBank" w:date="2026-09-29T00:00:00Z"/>
          <w:rFonts w:ascii="ＭＳ 明朝" w:hAnsi="ＭＳ 明朝"/>
        </w:rPr>
      </w:pPr>
      <w:ins w:id="68" w:author="株式会社WineBank" w:date="2026-09-29T00:00:00Z">
        <w:r>
          <w:rPr>
            <w:rFonts w:ascii="ＭＳ 明朝" w:hAnsi="ＭＳ 明朝" w:hint="eastAsia"/>
          </w:rPr>
          <w:t>（</w:t>
        </w:r>
        <w:r>
          <w:rPr>
            <w:rFonts w:ascii="ＭＳ 明朝" w:hAnsi="ＭＳ 明朝" w:hint="eastAsia"/>
          </w:rPr>
          <w:t>5</w:t>
        </w:r>
        <w:r>
          <w:rPr>
            <w:rFonts w:ascii="ＭＳ 明朝" w:hAnsi="ＭＳ 明朝" w:hint="eastAsia"/>
          </w:rPr>
          <w:t>）</w:t>
        </w:r>
        <w:r>
          <w:rPr>
            <w:rFonts w:ascii="ＭＳ 明朝" w:hAnsi="ＭＳ 明朝" w:hint="eastAsia"/>
          </w:rPr>
          <w:tab/>
        </w:r>
        <w:r>
          <w:rPr>
            <w:rFonts w:ascii="ＭＳ 明朝" w:hAnsi="ＭＳ 明朝" w:hint="eastAsia"/>
          </w:rPr>
          <w:t>別紙</w:t>
        </w:r>
        <w:r>
          <w:rPr>
            <w:rFonts w:ascii="ＭＳ 明朝" w:hAnsi="ＭＳ 明朝" w:hint="eastAsia"/>
          </w:rPr>
          <w:t>3</w:t>
        </w:r>
        <w:r>
          <w:rPr>
            <w:rFonts w:ascii="ＭＳ 明朝" w:hAnsi="ＭＳ 明朝" w:hint="eastAsia"/>
          </w:rPr>
          <w:t>に定める配分台帳の写し及び在庫配分方針の遵守状況</w:t>
        </w:r>
      </w:ins>
    </w:p>
    <w:p w14:paraId="721F1E88" w14:textId="3E88AECE" w:rsidR="00426997" w:rsidRDefault="00912D27">
      <w:pPr>
        <w:tabs>
          <w:tab w:val="left" w:pos="518"/>
        </w:tabs>
        <w:ind w:left="518" w:hanging="518"/>
        <w:rPr>
          <w:ins w:id="69" w:author="株式会社WineBank" w:date="2026-09-29T00:00:00Z"/>
          <w:rFonts w:ascii="ＭＳ 明朝" w:hAnsi="ＭＳ 明朝"/>
        </w:rPr>
      </w:pPr>
      <w:ins w:id="70" w:author="株式会社WineBank" w:date="2026-09-29T00:00:00Z">
        <w:r>
          <w:rPr>
            <w:rFonts w:ascii="ＭＳ 明朝" w:hAnsi="ＭＳ 明朝" w:hint="eastAsia"/>
          </w:rPr>
          <w:t>5</w:t>
        </w:r>
        <w:r>
          <w:rPr>
            <w:rFonts w:ascii="ＭＳ 明朝" w:hAnsi="ＭＳ 明朝" w:hint="eastAsia"/>
          </w:rPr>
          <w:tab/>
        </w:r>
        <w:r>
          <w:rPr>
            <w:rFonts w:ascii="ＭＳ 明朝" w:hAnsi="ＭＳ 明朝" w:hint="eastAsia"/>
          </w:rPr>
          <w:t>営業者は、各事業年度の終了後</w:t>
        </w:r>
        <w:r>
          <w:rPr>
            <w:rFonts w:ascii="ＭＳ 明朝" w:hAnsi="ＭＳ 明朝" w:hint="eastAsia"/>
          </w:rPr>
          <w:t>90</w:t>
        </w:r>
        <w:r>
          <w:rPr>
            <w:rFonts w:ascii="ＭＳ 明朝" w:hAnsi="ＭＳ 明朝" w:hint="eastAsia"/>
          </w:rPr>
          <w:t>日以内に、独立した公認会計士又は監査法人による</w:t>
        </w:r>
      </w:ins>
      <w:ins w:id="71" w:author="Kunihito Nakano" w:date="2026-09-29T12:06:00Z" w16du:dateUtc="2026-09-29T03:06:00Z">
        <w:r w:rsidR="00A6771D">
          <w:rPr>
            <w:rFonts w:ascii="ＭＳ 明朝" w:hAnsi="ＭＳ 明朝" w:hint="eastAsia"/>
          </w:rPr>
          <w:t>簡易</w:t>
        </w:r>
      </w:ins>
      <w:ins w:id="72" w:author="株式会社WineBank" w:date="2026-09-29T00:00:00Z">
        <w:r>
          <w:rPr>
            <w:rFonts w:ascii="ＭＳ 明朝" w:hAnsi="ＭＳ 明朝" w:hint="eastAsia"/>
          </w:rPr>
          <w:t>監査又は合意された手続を実施させ、その報告書を本出資者に提出する。合意された手続の対象には、第</w:t>
        </w:r>
        <w:r>
          <w:rPr>
            <w:rFonts w:ascii="ＭＳ 明朝" w:hAnsi="ＭＳ 明朝" w:hint="eastAsia"/>
          </w:rPr>
          <w:t>5</w:t>
        </w:r>
        <w:r>
          <w:rPr>
            <w:rFonts w:ascii="ＭＳ 明朝" w:hAnsi="ＭＳ 明朝" w:hint="eastAsia"/>
          </w:rPr>
          <w:t>条の</w:t>
        </w:r>
        <w:r>
          <w:rPr>
            <w:rFonts w:ascii="ＭＳ 明朝" w:hAnsi="ＭＳ 明朝" w:hint="eastAsia"/>
          </w:rPr>
          <w:t>2</w:t>
        </w:r>
        <w:r>
          <w:rPr>
            <w:rFonts w:ascii="ＭＳ 明朝" w:hAnsi="ＭＳ 明朝" w:hint="eastAsia"/>
          </w:rPr>
          <w:t>に定める取得価格の算定及び別紙</w:t>
        </w:r>
        <w:r>
          <w:rPr>
            <w:rFonts w:ascii="ＭＳ 明朝" w:hAnsi="ＭＳ 明朝" w:hint="eastAsia"/>
          </w:rPr>
          <w:t>3</w:t>
        </w:r>
        <w:r>
          <w:rPr>
            <w:rFonts w:ascii="ＭＳ 明朝" w:hAnsi="ＭＳ 明朝" w:hint="eastAsia"/>
          </w:rPr>
          <w:t>に定める在庫配分方針の遵守状況を含めるものとする。</w:t>
        </w:r>
      </w:ins>
    </w:p>
    <w:p w14:paraId="66A14DF6" w14:textId="77777777" w:rsidR="005578A8" w:rsidRDefault="005578A8" w:rsidP="005578A8">
      <w:pPr>
        <w:tabs>
          <w:tab w:val="left" w:pos="518"/>
        </w:tabs>
        <w:rPr>
          <w:rFonts w:ascii="ＭＳ 明朝" w:hAnsi="ＭＳ 明朝"/>
        </w:rPr>
      </w:pPr>
    </w:p>
    <w:p w14:paraId="5538BEAB" w14:textId="3F0932BC" w:rsidR="005578A8" w:rsidRDefault="005578A8" w:rsidP="005578A8">
      <w:pPr>
        <w:keepNext/>
        <w:rPr>
          <w:rFonts w:ascii="ＭＳ 明朝" w:hAnsi="ＭＳ 明朝"/>
        </w:rPr>
      </w:pPr>
      <w:r>
        <w:rPr>
          <w:rFonts w:ascii="ＭＳ 明朝" w:hAnsi="ＭＳ 明朝" w:hint="eastAsia"/>
        </w:rPr>
        <w:lastRenderedPageBreak/>
        <w:t>第</w:t>
      </w:r>
      <w:r>
        <w:rPr>
          <w:rFonts w:ascii="ＭＳ 明朝" w:hAnsi="ＭＳ 明朝"/>
        </w:rPr>
        <w:t>13</w:t>
      </w:r>
      <w:r>
        <w:rPr>
          <w:rFonts w:ascii="ＭＳ 明朝" w:hAnsi="ＭＳ 明朝" w:hint="eastAsia"/>
        </w:rPr>
        <w:t>条（譲　渡）</w:t>
      </w:r>
    </w:p>
    <w:p w14:paraId="7CF779F6" w14:textId="0710B800" w:rsidR="005578A8" w:rsidRDefault="005578A8" w:rsidP="005578A8">
      <w:pPr>
        <w:numPr>
          <w:ilvl w:val="0"/>
          <w:numId w:val="5"/>
        </w:numPr>
        <w:tabs>
          <w:tab w:val="clear" w:pos="360"/>
          <w:tab w:val="num" w:pos="525"/>
        </w:tabs>
        <w:ind w:left="540" w:hanging="540"/>
        <w:rPr>
          <w:rFonts w:ascii="ＭＳ 明朝" w:hAnsi="ＭＳ 明朝"/>
        </w:rPr>
      </w:pPr>
      <w:r>
        <w:rPr>
          <w:rFonts w:ascii="ＭＳ 明朝" w:hAnsi="ＭＳ 明朝" w:hint="eastAsia"/>
        </w:rPr>
        <w:t>営業者は、本契約上の地位を移転し、又は本契約上の権利義務の全部若しくは一部について第三者に対して譲渡、質入、その他の処分（以下「地位・権利義務の譲渡等」という。）を行ってはならないものとする。</w:t>
      </w:r>
    </w:p>
    <w:p w14:paraId="3275DFCE" w14:textId="37E6BE82" w:rsidR="00B07C4F" w:rsidRDefault="005578A8" w:rsidP="005578A8">
      <w:pPr>
        <w:numPr>
          <w:ilvl w:val="0"/>
          <w:numId w:val="5"/>
        </w:numPr>
        <w:tabs>
          <w:tab w:val="clear" w:pos="360"/>
          <w:tab w:val="num" w:pos="525"/>
        </w:tabs>
        <w:ind w:left="540" w:hanging="540"/>
        <w:rPr>
          <w:rFonts w:ascii="ＭＳ 明朝" w:hAnsi="ＭＳ 明朝"/>
        </w:rPr>
      </w:pPr>
      <w:r>
        <w:rPr>
          <w:rFonts w:ascii="ＭＳ 明朝" w:hAnsi="ＭＳ 明朝" w:hint="eastAsia"/>
        </w:rPr>
        <w:t>本出資者は、営業者の事前の書面による承諾なくして出資持分を含む地位・権利義務の譲渡等を行ってはならないものとする（但し、当該承諾は不合理に留保、遅延又は拒絶されないものとする。）。</w:t>
      </w:r>
    </w:p>
    <w:p w14:paraId="7E298BEA" w14:textId="6C76BBAD" w:rsidR="005578A8" w:rsidRPr="00BF1A00" w:rsidRDefault="005578A8" w:rsidP="00BF1A00">
      <w:pPr>
        <w:numPr>
          <w:ilvl w:val="0"/>
          <w:numId w:val="5"/>
        </w:numPr>
        <w:tabs>
          <w:tab w:val="clear" w:pos="360"/>
          <w:tab w:val="num" w:pos="525"/>
        </w:tabs>
        <w:ind w:left="540" w:hanging="540"/>
        <w:rPr>
          <w:rFonts w:ascii="ＭＳ 明朝" w:hAnsi="ＭＳ 明朝"/>
        </w:rPr>
      </w:pPr>
      <w:r>
        <w:rPr>
          <w:rFonts w:ascii="ＭＳ 明朝" w:hAnsi="ＭＳ 明朝" w:hint="eastAsia"/>
        </w:rPr>
        <w:t>本出資者は、前項に基づき出資持分の譲渡をできる場合でも、本契約その他の法律行為により、出資持分について、500名以上の者が出資持分を所有することとはならない場合以外の譲渡はできないものとする。また、この場合でも、本出資者は、金融商品取引法において告知すべき事項（もしあれば）を告知し、かつ、あらかじめ又は同時に、かかる告知事項を記載した書面を交付しなければならない。</w:t>
      </w:r>
    </w:p>
    <w:p w14:paraId="1AE99AED" w14:textId="2A274051" w:rsidR="005578A8" w:rsidRDefault="005578A8" w:rsidP="005578A8">
      <w:pPr>
        <w:numPr>
          <w:ilvl w:val="0"/>
          <w:numId w:val="5"/>
        </w:numPr>
        <w:tabs>
          <w:tab w:val="clear" w:pos="360"/>
          <w:tab w:val="num" w:pos="540"/>
        </w:tabs>
        <w:ind w:left="540" w:hanging="540"/>
        <w:rPr>
          <w:rFonts w:ascii="ＭＳ 明朝" w:hAnsi="ＭＳ 明朝"/>
        </w:rPr>
      </w:pPr>
      <w:r>
        <w:rPr>
          <w:rFonts w:ascii="ＭＳ 明朝" w:hAnsi="ＭＳ 明朝" w:hint="eastAsia"/>
          <w:szCs w:val="21"/>
        </w:rPr>
        <w:t>第1項にかかわらず、営業者は、出資持分を譲り受けようとする者が</w:t>
      </w:r>
      <w:r>
        <w:rPr>
          <w:rFonts w:ascii="ＭＳ 明朝" w:hAnsi="ＭＳ 明朝" w:hint="eastAsia"/>
        </w:rPr>
        <w:t>反社会的勢力等又は次の各号に該当する</w:t>
      </w:r>
      <w:r>
        <w:rPr>
          <w:rFonts w:ascii="ＭＳ 明朝" w:hAnsi="ＭＳ 明朝" w:hint="eastAsia"/>
          <w:color w:val="000000"/>
        </w:rPr>
        <w:t>者である</w:t>
      </w:r>
      <w:r>
        <w:rPr>
          <w:rFonts w:ascii="ＭＳ 明朝" w:hAnsi="ＭＳ 明朝" w:hint="eastAsia"/>
        </w:rPr>
        <w:t>場合には、事由のいかんを問わず、第2項に定める承諾を拒絶することができる。</w:t>
      </w:r>
    </w:p>
    <w:p w14:paraId="0EE946F3" w14:textId="77777777" w:rsidR="005578A8" w:rsidRDefault="005578A8" w:rsidP="005578A8">
      <w:pPr>
        <w:numPr>
          <w:ilvl w:val="0"/>
          <w:numId w:val="9"/>
        </w:numPr>
        <w:rPr>
          <w:rFonts w:ascii="ＭＳ 明朝" w:hAnsi="ＭＳ 明朝"/>
        </w:rPr>
      </w:pPr>
      <w:r>
        <w:rPr>
          <w:rFonts w:ascii="ＭＳ 明朝" w:hAnsi="ＭＳ 明朝" w:hint="eastAsia"/>
        </w:rPr>
        <w:t>反社会的勢力等が経営を支配していると認められる関係を有する者。</w:t>
      </w:r>
    </w:p>
    <w:p w14:paraId="26538B61" w14:textId="77777777" w:rsidR="005578A8" w:rsidRDefault="005578A8" w:rsidP="005578A8">
      <w:pPr>
        <w:numPr>
          <w:ilvl w:val="0"/>
          <w:numId w:val="9"/>
        </w:numPr>
        <w:rPr>
          <w:rFonts w:ascii="ＭＳ 明朝" w:hAnsi="ＭＳ 明朝"/>
        </w:rPr>
      </w:pPr>
      <w:r>
        <w:rPr>
          <w:rFonts w:ascii="ＭＳ 明朝" w:hAnsi="ＭＳ 明朝" w:hint="eastAsia"/>
        </w:rPr>
        <w:t>反社会的勢力等が経営に実質的に関与していると認められる関係を有する者。</w:t>
      </w:r>
    </w:p>
    <w:p w14:paraId="6E16DD6E" w14:textId="77777777" w:rsidR="005578A8" w:rsidRDefault="005578A8" w:rsidP="005578A8">
      <w:pPr>
        <w:numPr>
          <w:ilvl w:val="0"/>
          <w:numId w:val="9"/>
        </w:numPr>
        <w:rPr>
          <w:rFonts w:ascii="ＭＳ 明朝" w:hAnsi="ＭＳ 明朝"/>
        </w:rPr>
      </w:pPr>
      <w:r>
        <w:rPr>
          <w:rFonts w:ascii="ＭＳ 明朝" w:hAnsi="ＭＳ 明朝" w:hint="eastAsia"/>
        </w:rPr>
        <w:t>自己、自社若しくは第三者の不正の利益を図る目的又は第三者に損害を加える目的をもってするなど、不当に反社会的勢力等を利用していると認められる関係を有する者。</w:t>
      </w:r>
    </w:p>
    <w:p w14:paraId="7E39B2F4" w14:textId="77777777" w:rsidR="005578A8" w:rsidRDefault="005578A8" w:rsidP="005578A8">
      <w:pPr>
        <w:numPr>
          <w:ilvl w:val="0"/>
          <w:numId w:val="9"/>
        </w:numPr>
        <w:rPr>
          <w:rFonts w:ascii="ＭＳ 明朝" w:hAnsi="ＭＳ 明朝"/>
        </w:rPr>
      </w:pPr>
      <w:r>
        <w:rPr>
          <w:rFonts w:hAnsi="ＭＳ 明朝" w:hint="eastAsia"/>
        </w:rPr>
        <w:t>本出資者の知り得る限り、</w:t>
      </w:r>
      <w:r>
        <w:rPr>
          <w:rFonts w:ascii="ＭＳ 明朝" w:hAnsi="ＭＳ 明朝" w:hint="eastAsia"/>
        </w:rPr>
        <w:t>反社会的勢力等に対して資金等を提供し、又は便宜を供与するなどの関与をしていると認められる関係を有する者。</w:t>
      </w:r>
    </w:p>
    <w:p w14:paraId="06932D5C" w14:textId="77777777" w:rsidR="005578A8" w:rsidRDefault="005578A8" w:rsidP="005578A8">
      <w:pPr>
        <w:numPr>
          <w:ilvl w:val="0"/>
          <w:numId w:val="9"/>
        </w:numPr>
        <w:rPr>
          <w:rFonts w:ascii="ＭＳ 明朝" w:hAnsi="ＭＳ 明朝"/>
        </w:rPr>
      </w:pPr>
      <w:r>
        <w:rPr>
          <w:rFonts w:ascii="ＭＳ 明朝" w:hAnsi="ＭＳ 明朝" w:hint="eastAsia"/>
        </w:rPr>
        <w:t>役員又は経営に実質的に関与している者が反社会的勢力等と社会的に非難されるべき関係を有する者。</w:t>
      </w:r>
    </w:p>
    <w:p w14:paraId="0B5321DF" w14:textId="77777777" w:rsidR="00341D36" w:rsidRDefault="00341D36" w:rsidP="00AA4059">
      <w:pPr>
        <w:tabs>
          <w:tab w:val="left" w:pos="518"/>
        </w:tabs>
        <w:rPr>
          <w:rFonts w:ascii="ＭＳ 明朝" w:hAnsi="ＭＳ 明朝"/>
        </w:rPr>
      </w:pPr>
    </w:p>
    <w:p w14:paraId="0F471C8A" w14:textId="3D6F3002" w:rsidR="00341D36" w:rsidRDefault="00341D36" w:rsidP="00341D36">
      <w:pPr>
        <w:keepNext/>
        <w:rPr>
          <w:rFonts w:ascii="ＭＳ 明朝" w:hAnsi="ＭＳ 明朝"/>
        </w:rPr>
      </w:pPr>
      <w:r>
        <w:rPr>
          <w:rFonts w:ascii="ＭＳ 明朝" w:hAnsi="ＭＳ 明朝" w:hint="eastAsia"/>
        </w:rPr>
        <w:t>第1</w:t>
      </w:r>
      <w:r>
        <w:rPr>
          <w:rFonts w:ascii="ＭＳ 明朝" w:hAnsi="ＭＳ 明朝"/>
        </w:rPr>
        <w:t>4</w:t>
      </w:r>
      <w:r>
        <w:rPr>
          <w:rFonts w:ascii="ＭＳ 明朝" w:hAnsi="ＭＳ 明朝" w:hint="eastAsia"/>
        </w:rPr>
        <w:t>条（守秘義務）</w:t>
      </w:r>
    </w:p>
    <w:p w14:paraId="6424327A" w14:textId="52F80400" w:rsidR="00341D36" w:rsidRDefault="00341D36" w:rsidP="00924B21">
      <w:pPr>
        <w:tabs>
          <w:tab w:val="left" w:pos="0"/>
        </w:tabs>
        <w:rPr>
          <w:rFonts w:ascii="ＭＳ 明朝" w:hAnsi="ＭＳ 明朝"/>
        </w:rPr>
      </w:pPr>
      <w:r>
        <w:rPr>
          <w:rFonts w:ascii="ＭＳ 明朝" w:hAnsi="ＭＳ 明朝" w:hint="eastAsia"/>
        </w:rPr>
        <w:t>営業者及び本出資者は、適用ある法令・監督指針の遵守のため又は行政官庁の命令・指示に基づき必要とされる場合に必要な限度で開示する場合を除き、本契約に基づき、又はこれに関連して知り得た相手方に関する情報（但し、①開示時点において既に公知となっていた情報又は自ら保有していた情報、②開示後に当事者の義務違反によらずして公知となった情報、③開示後に当事者が独自に取得した情報、④開示後に正当な権限を有する第三者から秘密保持義務を負うことなく入手した情報を除く。）を正当な理由なく第三者に開示しないものとし、かつ、本契約の目的以外のために使用しないものとする。</w:t>
      </w:r>
    </w:p>
    <w:p w14:paraId="0FBE4E97" w14:textId="77777777" w:rsidR="0092196E" w:rsidRDefault="0092196E" w:rsidP="00924B21">
      <w:pPr>
        <w:tabs>
          <w:tab w:val="left" w:pos="0"/>
        </w:tabs>
        <w:rPr>
          <w:rFonts w:ascii="ＭＳ 明朝" w:hAnsi="ＭＳ 明朝"/>
        </w:rPr>
      </w:pPr>
    </w:p>
    <w:p w14:paraId="4787A405" w14:textId="77777777" w:rsidR="005578A8" w:rsidRDefault="005578A8" w:rsidP="005578A8">
      <w:pPr>
        <w:keepNext/>
        <w:rPr>
          <w:rFonts w:ascii="ＭＳ 明朝" w:hAnsi="ＭＳ 明朝"/>
        </w:rPr>
      </w:pPr>
      <w:r>
        <w:rPr>
          <w:rFonts w:ascii="ＭＳ 明朝" w:hAnsi="ＭＳ 明朝" w:hint="eastAsia"/>
        </w:rPr>
        <w:lastRenderedPageBreak/>
        <w:t>第15条（本契約の有効期間）</w:t>
      </w:r>
    </w:p>
    <w:p w14:paraId="39AC2736" w14:textId="4F621362" w:rsidR="005578A8" w:rsidRDefault="005578A8" w:rsidP="00AA4059">
      <w:pPr>
        <w:tabs>
          <w:tab w:val="left" w:pos="735"/>
        </w:tabs>
        <w:rPr>
          <w:rFonts w:ascii="ＭＳ 明朝" w:hAnsi="ＭＳ 明朝"/>
          <w:color w:val="FF0000"/>
          <w:u w:val="single"/>
        </w:rPr>
      </w:pPr>
      <w:commentRangeStart w:id="73"/>
      <w:r>
        <w:rPr>
          <w:rFonts w:ascii="ＭＳ 明朝" w:hAnsi="ＭＳ 明朝" w:hint="eastAsia"/>
        </w:rPr>
        <w:t>本契約の有効期間は、本契約締結日から</w:t>
      </w:r>
      <w:del w:id="74" w:author="株式会社WineBank" w:date="2026-09-29T00:00:00Z">
        <w:r>
          <w:rPr>
            <w:rFonts w:ascii="ＭＳ 明朝" w:hAnsi="ＭＳ 明朝" w:hint="eastAsia"/>
          </w:rPr>
          <w:delText>2032年7月24日</w:delText>
        </w:r>
      </w:del>
      <w:ins w:id="75" w:author="株式会社WineBank" w:date="2026-09-29T00:00:00Z">
        <w:r>
          <w:rPr>
            <w:rFonts w:ascii="ＭＳ 明朝" w:hAnsi="ＭＳ 明朝" w:hint="eastAsia"/>
          </w:rPr>
          <w:t>2031年</w:t>
        </w:r>
      </w:ins>
      <w:ins w:id="76" w:author="Kunihito Nakano" w:date="2026-09-29T12:18:00Z" w16du:dateUtc="2026-09-29T03:18:00Z">
        <w:r w:rsidR="009F6AB4">
          <w:rPr>
            <w:rFonts w:ascii="ＭＳ 明朝" w:hAnsi="ＭＳ 明朝" w:hint="eastAsia"/>
          </w:rPr>
          <w:t>12</w:t>
        </w:r>
      </w:ins>
      <w:ins w:id="77" w:author="株式会社WineBank" w:date="2026-09-29T00:00:00Z">
        <w:del w:id="78" w:author="Kunihito Nakano" w:date="2026-09-29T12:18:00Z" w16du:dateUtc="2026-09-29T03:18:00Z">
          <w:r w:rsidDel="009F6AB4">
            <w:rPr>
              <w:rFonts w:ascii="ＭＳ 明朝" w:hAnsi="ＭＳ 明朝" w:hint="eastAsia"/>
            </w:rPr>
            <w:delText>●</w:delText>
          </w:r>
        </w:del>
        <w:r>
          <w:rPr>
            <w:rFonts w:ascii="ＭＳ 明朝" w:hAnsi="ＭＳ 明朝" w:hint="eastAsia"/>
          </w:rPr>
          <w:t>月</w:t>
        </w:r>
      </w:ins>
      <w:ins w:id="79" w:author="Kunihito Nakano" w:date="2026-09-29T12:18:00Z" w16du:dateUtc="2026-09-29T03:18:00Z">
        <w:r w:rsidR="009F6AB4">
          <w:rPr>
            <w:rFonts w:ascii="ＭＳ 明朝" w:hAnsi="ＭＳ 明朝" w:hint="eastAsia"/>
          </w:rPr>
          <w:t>31</w:t>
        </w:r>
      </w:ins>
      <w:ins w:id="80" w:author="株式会社WineBank" w:date="2026-09-29T00:00:00Z">
        <w:del w:id="81" w:author="Kunihito Nakano" w:date="2026-09-29T12:18:00Z" w16du:dateUtc="2026-09-29T03:18:00Z">
          <w:r w:rsidDel="009F6AB4">
            <w:rPr>
              <w:rFonts w:ascii="ＭＳ 明朝" w:hAnsi="ＭＳ 明朝" w:hint="eastAsia"/>
            </w:rPr>
            <w:delText>●</w:delText>
          </w:r>
        </w:del>
        <w:r>
          <w:rPr>
            <w:rFonts w:ascii="ＭＳ 明朝" w:hAnsi="ＭＳ 明朝" w:hint="eastAsia"/>
          </w:rPr>
          <w:t>日</w:t>
        </w:r>
      </w:ins>
      <w:r>
        <w:rPr>
          <w:rFonts w:ascii="ＭＳ 明朝" w:hAnsi="ＭＳ 明朝" w:hint="eastAsia"/>
        </w:rPr>
        <w:t>までと</w:t>
      </w:r>
      <w:ins w:id="82" w:author="Kunihito Nakano" w:date="2026-09-29T12:17:00Z" w16du:dateUtc="2026-09-29T03:17:00Z">
        <w:r w:rsidR="009F6AB4">
          <w:rPr>
            <w:rFonts w:ascii="ＭＳ 明朝" w:hAnsi="ＭＳ 明朝" w:hint="eastAsia"/>
          </w:rPr>
          <w:t>し、受託者の申し出により最長</w:t>
        </w:r>
      </w:ins>
      <w:ins w:id="83" w:author="Kunihito Nakano" w:date="2026-09-29T12:18:00Z" w16du:dateUtc="2026-09-29T03:18:00Z">
        <w:r w:rsidR="009F6AB4">
          <w:rPr>
            <w:rFonts w:ascii="ＭＳ 明朝" w:hAnsi="ＭＳ 明朝" w:hint="eastAsia"/>
          </w:rPr>
          <w:t>3年延長可能</w:t>
        </w:r>
      </w:ins>
      <w:r>
        <w:rPr>
          <w:rFonts w:ascii="ＭＳ 明朝" w:hAnsi="ＭＳ 明朝" w:hint="eastAsia"/>
        </w:rPr>
        <w:t>する。</w:t>
      </w:r>
      <w:commentRangeEnd w:id="73"/>
      <w:r>
        <w:rPr>
          <w:rStyle w:val="af4"/>
          <w:rFonts w:ascii="ＭＳ 明朝" w:hAnsi="ＭＳ 明朝"/>
          <w:color w:val="FF0000"/>
          <w:sz w:val="21"/>
          <w:szCs w:val="24"/>
          <w:u w:val="single"/>
        </w:rPr>
        <w:commentReference w:id="73"/>
      </w:r>
    </w:p>
    <w:p w14:paraId="1C6922D4" w14:textId="77777777" w:rsidR="005578A8" w:rsidRPr="008C5D9F" w:rsidRDefault="005578A8" w:rsidP="005578A8">
      <w:pPr>
        <w:rPr>
          <w:rFonts w:ascii="ＭＳ 明朝" w:hAnsi="ＭＳ 明朝"/>
        </w:rPr>
      </w:pPr>
    </w:p>
    <w:p w14:paraId="0869DB30" w14:textId="77777777" w:rsidR="005578A8" w:rsidRDefault="005578A8" w:rsidP="005578A8">
      <w:pPr>
        <w:keepNext/>
        <w:rPr>
          <w:rFonts w:ascii="ＭＳ 明朝" w:hAnsi="ＭＳ 明朝"/>
        </w:rPr>
      </w:pPr>
      <w:r>
        <w:rPr>
          <w:rFonts w:ascii="ＭＳ 明朝" w:hAnsi="ＭＳ 明朝" w:hint="eastAsia"/>
        </w:rPr>
        <w:t>第16条（本事業の終了・清算）</w:t>
      </w:r>
    </w:p>
    <w:p w14:paraId="600A6E71"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本契約は、以下のいずれかにあたる事由が生じた場合に終了する。</w:t>
      </w:r>
    </w:p>
    <w:p w14:paraId="0B3BD320" w14:textId="77777777" w:rsidR="005578A8" w:rsidRDefault="005578A8" w:rsidP="005578A8">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本事業の継続の不能。但し、営業者が本出資者にその旨の書面による通知をした場合に限る。</w:t>
      </w:r>
    </w:p>
    <w:p w14:paraId="111F1F96" w14:textId="77777777" w:rsidR="005578A8" w:rsidRDefault="005578A8" w:rsidP="005578A8">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t>営業者につき、破産手続開始決定があったとき。</w:t>
      </w:r>
    </w:p>
    <w:p w14:paraId="720B705E" w14:textId="77777777" w:rsidR="005578A8" w:rsidRDefault="005578A8" w:rsidP="005578A8">
      <w:pPr>
        <w:tabs>
          <w:tab w:val="left" w:pos="1260"/>
        </w:tabs>
        <w:ind w:left="1260" w:hanging="742"/>
        <w:rPr>
          <w:rFonts w:ascii="ＭＳ 明朝" w:hAnsi="ＭＳ 明朝"/>
        </w:rPr>
      </w:pPr>
      <w:r>
        <w:rPr>
          <w:rFonts w:ascii="ＭＳ 明朝" w:hAnsi="ＭＳ 明朝" w:hint="eastAsia"/>
        </w:rPr>
        <w:t>（3）</w:t>
      </w:r>
      <w:r>
        <w:rPr>
          <w:rFonts w:ascii="ＭＳ 明朝" w:hAnsi="ＭＳ 明朝" w:hint="eastAsia"/>
        </w:rPr>
        <w:tab/>
        <w:t>第15条に定める本契約の有効期間が満了したとき。</w:t>
      </w:r>
    </w:p>
    <w:p w14:paraId="3BE2ACCD" w14:textId="77777777" w:rsidR="005578A8" w:rsidRDefault="005578A8" w:rsidP="005578A8">
      <w:pPr>
        <w:tabs>
          <w:tab w:val="left" w:pos="1260"/>
        </w:tabs>
        <w:ind w:left="1260" w:hanging="742"/>
        <w:rPr>
          <w:rFonts w:ascii="ＭＳ 明朝" w:hAnsi="ＭＳ 明朝"/>
        </w:rPr>
      </w:pPr>
      <w:r>
        <w:rPr>
          <w:rFonts w:ascii="ＭＳ 明朝" w:hAnsi="ＭＳ 明朝" w:hint="eastAsia"/>
        </w:rPr>
        <w:t>（4）</w:t>
      </w:r>
      <w:r>
        <w:rPr>
          <w:rFonts w:ascii="ＭＳ 明朝" w:hAnsi="ＭＳ 明朝" w:hint="eastAsia"/>
        </w:rPr>
        <w:tab/>
        <w:t>営業者及び本出資者が別途書面により合意したとき。</w:t>
      </w:r>
    </w:p>
    <w:p w14:paraId="7CF1BE9B" w14:textId="5B76B2A3" w:rsidR="006600D8" w:rsidRDefault="006600D8" w:rsidP="006600D8">
      <w:pPr>
        <w:tabs>
          <w:tab w:val="left" w:pos="518"/>
        </w:tabs>
        <w:ind w:left="518" w:hanging="518"/>
        <w:rPr>
          <w:rFonts w:ascii="ＭＳ 明朝" w:hAnsi="ＭＳ 明朝"/>
        </w:rPr>
      </w:pPr>
      <w:r>
        <w:rPr>
          <w:rFonts w:ascii="ＭＳ 明朝" w:hAnsi="ＭＳ 明朝"/>
        </w:rPr>
        <w:t>2</w:t>
      </w:r>
      <w:r>
        <w:rPr>
          <w:rFonts w:ascii="ＭＳ 明朝" w:hAnsi="ＭＳ 明朝" w:hint="eastAsia"/>
        </w:rPr>
        <w:tab/>
        <w:t>本出資者は、本営業者に書面で通知することにより、本契約を解除することができる。但し、本契約締結日から</w:t>
      </w:r>
      <w:r>
        <w:rPr>
          <w:rFonts w:ascii="ＭＳ 明朝" w:hAnsi="ＭＳ 明朝"/>
        </w:rPr>
        <w:t>3</w:t>
      </w:r>
      <w:r>
        <w:rPr>
          <w:rFonts w:ascii="ＭＳ 明朝" w:hAnsi="ＭＳ 明朝" w:hint="eastAsia"/>
        </w:rPr>
        <w:t>年後の日（当日を含む。）以後の期間中に本契約を解除する場合には、毎年</w:t>
      </w:r>
      <w:r>
        <w:rPr>
          <w:rFonts w:ascii="ＭＳ 明朝" w:hAnsi="ＭＳ 明朝"/>
        </w:rPr>
        <w:t>1</w:t>
      </w:r>
      <w:r>
        <w:rPr>
          <w:rFonts w:ascii="ＭＳ 明朝" w:hAnsi="ＭＳ 明朝" w:hint="eastAsia"/>
        </w:rPr>
        <w:t>月</w:t>
      </w:r>
      <w:r>
        <w:rPr>
          <w:rFonts w:ascii="ＭＳ 明朝" w:hAnsi="ＭＳ 明朝"/>
        </w:rPr>
        <w:t>1</w:t>
      </w:r>
      <w:r>
        <w:rPr>
          <w:rFonts w:ascii="ＭＳ 明朝" w:hAnsi="ＭＳ 明朝" w:hint="eastAsia"/>
        </w:rPr>
        <w:t>日から</w:t>
      </w:r>
      <w:r>
        <w:rPr>
          <w:rFonts w:ascii="ＭＳ 明朝" w:hAnsi="ＭＳ 明朝"/>
        </w:rPr>
        <w:t>6</w:t>
      </w:r>
      <w:r>
        <w:rPr>
          <w:rFonts w:ascii="ＭＳ 明朝" w:hAnsi="ＭＳ 明朝" w:hint="eastAsia"/>
        </w:rPr>
        <w:t>月</w:t>
      </w:r>
      <w:r>
        <w:rPr>
          <w:rFonts w:ascii="ＭＳ 明朝" w:hAnsi="ＭＳ 明朝"/>
        </w:rPr>
        <w:t>30</w:t>
      </w:r>
      <w:r>
        <w:rPr>
          <w:rFonts w:ascii="ＭＳ 明朝" w:hAnsi="ＭＳ 明朝" w:hint="eastAsia"/>
        </w:rPr>
        <w:t>日まで、又は</w:t>
      </w:r>
      <w:r>
        <w:rPr>
          <w:rFonts w:ascii="ＭＳ 明朝" w:hAnsi="ＭＳ 明朝"/>
        </w:rPr>
        <w:t>7</w:t>
      </w:r>
      <w:r>
        <w:rPr>
          <w:rFonts w:ascii="ＭＳ 明朝" w:hAnsi="ＭＳ 明朝" w:hint="eastAsia"/>
        </w:rPr>
        <w:t>月</w:t>
      </w:r>
      <w:r>
        <w:rPr>
          <w:rFonts w:ascii="ＭＳ 明朝" w:hAnsi="ＭＳ 明朝"/>
        </w:rPr>
        <w:t>1</w:t>
      </w:r>
      <w:r>
        <w:rPr>
          <w:rFonts w:ascii="ＭＳ 明朝" w:hAnsi="ＭＳ 明朝" w:hint="eastAsia"/>
        </w:rPr>
        <w:t>日から</w:t>
      </w:r>
      <w:r>
        <w:rPr>
          <w:rFonts w:ascii="ＭＳ 明朝" w:hAnsi="ＭＳ 明朝"/>
        </w:rPr>
        <w:t>12</w:t>
      </w:r>
      <w:r>
        <w:rPr>
          <w:rFonts w:ascii="ＭＳ 明朝" w:hAnsi="ＭＳ 明朝" w:hint="eastAsia"/>
        </w:rPr>
        <w:t>月</w:t>
      </w:r>
      <w:r>
        <w:rPr>
          <w:rFonts w:ascii="ＭＳ 明朝" w:hAnsi="ＭＳ 明朝"/>
        </w:rPr>
        <w:t>31</w:t>
      </w:r>
      <w:r>
        <w:rPr>
          <w:rFonts w:ascii="ＭＳ 明朝" w:hAnsi="ＭＳ 明朝" w:hint="eastAsia"/>
        </w:rPr>
        <w:t>日までの期間に本営業者に書面で通知することを要するものとする。また、本出資者は、本項に基づき本契約を解除する場合、営業者に対し、契約終了日の属する月の</w:t>
      </w:r>
      <w:ins w:id="84" w:author="Kunihito Nakano" w:date="2026-09-29T12:08:00Z" w16du:dateUtc="2026-09-29T03:08:00Z">
        <w:r w:rsidR="00A6771D">
          <w:rPr>
            <w:rFonts w:ascii="ＭＳ 明朝" w:hAnsi="ＭＳ 明朝" w:hint="eastAsia"/>
          </w:rPr>
          <w:t>翌々</w:t>
        </w:r>
      </w:ins>
      <w:del w:id="85" w:author="Kunihito Nakano" w:date="2026-09-29T12:08:00Z" w16du:dateUtc="2026-09-29T03:08:00Z">
        <w:r w:rsidDel="00A6771D">
          <w:rPr>
            <w:rFonts w:ascii="ＭＳ 明朝" w:hAnsi="ＭＳ 明朝" w:hint="eastAsia"/>
          </w:rPr>
          <w:delText>翌</w:delText>
        </w:r>
      </w:del>
      <w:r>
        <w:rPr>
          <w:rFonts w:ascii="ＭＳ 明朝" w:hAnsi="ＭＳ 明朝" w:hint="eastAsia"/>
        </w:rPr>
        <w:t>月末日までに、以下に定める解約手数料</w:t>
      </w:r>
      <w:ins w:id="86" w:author="Kunihito Nakano" w:date="2026-09-29T12:10:00Z" w16du:dateUtc="2026-09-29T03:10:00Z">
        <w:r w:rsidR="00A6771D">
          <w:rPr>
            <w:rFonts w:ascii="ＭＳ 明朝" w:hAnsi="ＭＳ 明朝" w:hint="eastAsia"/>
          </w:rPr>
          <w:t>を差し引いた</w:t>
        </w:r>
      </w:ins>
      <w:ins w:id="87" w:author="Kunihito Nakano" w:date="2026-09-29T12:11:00Z" w16du:dateUtc="2026-09-29T03:11:00Z">
        <w:r w:rsidR="00A6771D">
          <w:rPr>
            <w:rFonts w:ascii="ＭＳ 明朝" w:hAnsi="ＭＳ 明朝" w:hint="eastAsia"/>
          </w:rPr>
          <w:t>想定売却額</w:t>
        </w:r>
      </w:ins>
      <w:r>
        <w:rPr>
          <w:rFonts w:ascii="ＭＳ 明朝" w:hAnsi="ＭＳ 明朝" w:hint="eastAsia"/>
        </w:rPr>
        <w:t>を支払うものとする。</w:t>
      </w:r>
    </w:p>
    <w:p w14:paraId="3D8F90C5" w14:textId="50382DB8" w:rsidR="006600D8" w:rsidRDefault="006600D8" w:rsidP="006600D8">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本契約締結日から1年後の日の前日（当日を含む。）以前の期間中に本契約を解除する場合</w:t>
      </w:r>
    </w:p>
    <w:p w14:paraId="10075D91" w14:textId="6E20C1FE" w:rsidR="00CC1B29" w:rsidRPr="00401A6A" w:rsidRDefault="00CC1B29" w:rsidP="00CC1B29">
      <w:pPr>
        <w:tabs>
          <w:tab w:val="left" w:pos="1260"/>
        </w:tabs>
        <w:ind w:left="2268" w:hanging="1750"/>
        <w:rPr>
          <w:rFonts w:ascii="ＭＳ 明朝" w:hAnsi="ＭＳ 明朝"/>
        </w:rPr>
      </w:pPr>
      <w:r>
        <w:rPr>
          <w:rFonts w:ascii="ＭＳ 明朝" w:hAnsi="ＭＳ 明朝" w:hint="eastAsia"/>
        </w:rPr>
        <w:t xml:space="preserve">　　　解約手数料：以下の計算方法で算定される想定売却手取額（以下「想定売却額」という。）の1</w:t>
      </w:r>
      <w:r>
        <w:rPr>
          <w:rFonts w:ascii="ＭＳ 明朝" w:hAnsi="ＭＳ 明朝"/>
        </w:rPr>
        <w:t>0</w:t>
      </w:r>
      <w:r>
        <w:rPr>
          <w:rFonts w:ascii="ＭＳ 明朝" w:hAnsi="ＭＳ 明朝" w:hint="eastAsia"/>
        </w:rPr>
        <w:t>％又は出資金の残高の7％のいずれか高い方の金額</w:t>
      </w:r>
    </w:p>
    <w:p w14:paraId="3F90DC68" w14:textId="45CB8905" w:rsidR="00247CB3" w:rsidRPr="00A55257" w:rsidRDefault="00CC1B29" w:rsidP="00341D39">
      <w:pPr>
        <w:tabs>
          <w:tab w:val="left" w:pos="1260"/>
        </w:tabs>
        <w:ind w:left="2268" w:hanging="1750"/>
        <w:rPr>
          <w:rFonts w:ascii="ＭＳ 明朝" w:hAnsi="ＭＳ 明朝"/>
        </w:rPr>
      </w:pPr>
      <w:r>
        <w:rPr>
          <w:rFonts w:ascii="ＭＳ 明朝" w:hAnsi="ＭＳ 明朝" w:hint="eastAsia"/>
        </w:rPr>
        <w:t xml:space="preserve">　　　想定売却額：「本事業において本営業者が当該契約終了日に保有するワインその他の酒類を、当該契約終了日が属する月の月末にオークションにおいて売却したと仮定して本営業者が合理的に算出する売却額」×出資割合</w:t>
      </w:r>
    </w:p>
    <w:p w14:paraId="2008F4DC" w14:textId="35A46CC0" w:rsidR="006600D8" w:rsidRDefault="006600D8" w:rsidP="006600D8">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t>本契約締結日から1年後の日（当日を含む。）から、本契約締結日から2年後の日の前日（当日を含む。）までの期間中に本契約を解除する場合</w:t>
      </w:r>
    </w:p>
    <w:p w14:paraId="5BFAA6CB" w14:textId="343C19FE" w:rsidR="005C44E1" w:rsidRDefault="005C44E1" w:rsidP="006600D8">
      <w:pPr>
        <w:tabs>
          <w:tab w:val="left" w:pos="1260"/>
        </w:tabs>
        <w:ind w:left="1260" w:hanging="742"/>
        <w:rPr>
          <w:rFonts w:ascii="ＭＳ 明朝" w:hAnsi="ＭＳ 明朝"/>
        </w:rPr>
      </w:pPr>
      <w:r>
        <w:rPr>
          <w:rFonts w:ascii="ＭＳ 明朝" w:hAnsi="ＭＳ 明朝" w:hint="eastAsia"/>
        </w:rPr>
        <w:t xml:space="preserve">　　　解約手数料：想定売却手取額の</w:t>
      </w:r>
      <w:r>
        <w:rPr>
          <w:rFonts w:ascii="ＭＳ 明朝" w:hAnsi="ＭＳ 明朝"/>
        </w:rPr>
        <w:t>7</w:t>
      </w:r>
      <w:r>
        <w:rPr>
          <w:rFonts w:ascii="ＭＳ 明朝" w:hAnsi="ＭＳ 明朝" w:hint="eastAsia"/>
        </w:rPr>
        <w:t>％</w:t>
      </w:r>
    </w:p>
    <w:p w14:paraId="519DD6B1" w14:textId="16FEFD19" w:rsidR="006600D8" w:rsidRDefault="006600D8" w:rsidP="006600D8">
      <w:pPr>
        <w:tabs>
          <w:tab w:val="left" w:pos="1260"/>
        </w:tabs>
        <w:ind w:left="1260" w:hanging="742"/>
        <w:rPr>
          <w:rFonts w:ascii="ＭＳ 明朝" w:hAnsi="ＭＳ 明朝"/>
        </w:rPr>
      </w:pPr>
      <w:r>
        <w:rPr>
          <w:rFonts w:ascii="ＭＳ 明朝" w:hAnsi="ＭＳ 明朝" w:hint="eastAsia"/>
        </w:rPr>
        <w:t>（3）</w:t>
      </w:r>
      <w:r>
        <w:rPr>
          <w:rFonts w:ascii="ＭＳ 明朝" w:hAnsi="ＭＳ 明朝" w:hint="eastAsia"/>
        </w:rPr>
        <w:tab/>
        <w:t>本契約締結日から</w:t>
      </w:r>
      <w:r>
        <w:rPr>
          <w:rFonts w:ascii="ＭＳ 明朝" w:hAnsi="ＭＳ 明朝"/>
        </w:rPr>
        <w:t>2</w:t>
      </w:r>
      <w:r>
        <w:rPr>
          <w:rFonts w:ascii="ＭＳ 明朝" w:hAnsi="ＭＳ 明朝" w:hint="eastAsia"/>
        </w:rPr>
        <w:t>年後の日（当日を含む。）から、本契約締結日から</w:t>
      </w:r>
      <w:r>
        <w:rPr>
          <w:rFonts w:ascii="ＭＳ 明朝" w:hAnsi="ＭＳ 明朝"/>
        </w:rPr>
        <w:t>3</w:t>
      </w:r>
      <w:r>
        <w:rPr>
          <w:rFonts w:ascii="ＭＳ 明朝" w:hAnsi="ＭＳ 明朝" w:hint="eastAsia"/>
        </w:rPr>
        <w:t>年後の日の前日（当日を含む。）までの期間中に本契約を解除する場合</w:t>
      </w:r>
    </w:p>
    <w:p w14:paraId="35B8AA57" w14:textId="29916449" w:rsidR="005C44E1" w:rsidRDefault="005C44E1" w:rsidP="005C44E1">
      <w:pPr>
        <w:tabs>
          <w:tab w:val="left" w:pos="1260"/>
        </w:tabs>
        <w:ind w:left="1260" w:hanging="742"/>
        <w:rPr>
          <w:rFonts w:ascii="ＭＳ 明朝" w:hAnsi="ＭＳ 明朝"/>
        </w:rPr>
      </w:pPr>
      <w:r>
        <w:rPr>
          <w:rFonts w:ascii="ＭＳ 明朝" w:hAnsi="ＭＳ 明朝" w:hint="eastAsia"/>
        </w:rPr>
        <w:t xml:space="preserve">　　　解約手数料：想定売却手取額の</w:t>
      </w:r>
      <w:r>
        <w:rPr>
          <w:rFonts w:ascii="ＭＳ 明朝" w:hAnsi="ＭＳ 明朝"/>
        </w:rPr>
        <w:t>5</w:t>
      </w:r>
      <w:r>
        <w:rPr>
          <w:rFonts w:ascii="ＭＳ 明朝" w:hAnsi="ＭＳ 明朝" w:hint="eastAsia"/>
        </w:rPr>
        <w:t>％</w:t>
      </w:r>
    </w:p>
    <w:p w14:paraId="20900521" w14:textId="02E07C9F" w:rsidR="008B6CBA" w:rsidRDefault="008B6CBA" w:rsidP="008B6CBA">
      <w:pPr>
        <w:tabs>
          <w:tab w:val="left" w:pos="1260"/>
        </w:tabs>
        <w:ind w:left="1260" w:hanging="742"/>
        <w:rPr>
          <w:rFonts w:ascii="ＭＳ 明朝" w:hAnsi="ＭＳ 明朝"/>
        </w:rPr>
      </w:pPr>
      <w:r>
        <w:rPr>
          <w:rFonts w:ascii="ＭＳ 明朝" w:hAnsi="ＭＳ 明朝" w:hint="eastAsia"/>
        </w:rPr>
        <w:t>（4）</w:t>
      </w:r>
      <w:r>
        <w:rPr>
          <w:rFonts w:ascii="ＭＳ 明朝" w:hAnsi="ＭＳ 明朝" w:hint="eastAsia"/>
        </w:rPr>
        <w:tab/>
        <w:t>本契約締結日から</w:t>
      </w:r>
      <w:r>
        <w:rPr>
          <w:rFonts w:ascii="ＭＳ 明朝" w:hAnsi="ＭＳ 明朝"/>
        </w:rPr>
        <w:t>3</w:t>
      </w:r>
      <w:r>
        <w:rPr>
          <w:rFonts w:ascii="ＭＳ 明朝" w:hAnsi="ＭＳ 明朝" w:hint="eastAsia"/>
        </w:rPr>
        <w:t>年後の日（当日を含む。）以後の期間中に本契約を解除する場合</w:t>
      </w:r>
    </w:p>
    <w:p w14:paraId="2B21C8AC" w14:textId="78058B5B" w:rsidR="006C55F3" w:rsidRPr="006C55F3" w:rsidRDefault="006C55F3" w:rsidP="00B82907">
      <w:pPr>
        <w:tabs>
          <w:tab w:val="left" w:pos="1260"/>
        </w:tabs>
        <w:ind w:left="1260" w:hanging="742"/>
        <w:rPr>
          <w:rFonts w:ascii="ＭＳ 明朝" w:hAnsi="ＭＳ 明朝"/>
        </w:rPr>
      </w:pPr>
      <w:r>
        <w:rPr>
          <w:rFonts w:ascii="ＭＳ 明朝" w:hAnsi="ＭＳ 明朝" w:hint="eastAsia"/>
        </w:rPr>
        <w:t xml:space="preserve">　　　解約手数料：無し。</w:t>
      </w:r>
    </w:p>
    <w:p w14:paraId="020C089F" w14:textId="36E8409D" w:rsidR="005578A8" w:rsidRDefault="006600D8" w:rsidP="005578A8">
      <w:pPr>
        <w:tabs>
          <w:tab w:val="left" w:pos="518"/>
        </w:tabs>
        <w:ind w:left="518" w:hanging="518"/>
        <w:rPr>
          <w:rFonts w:ascii="ＭＳ 明朝" w:hAnsi="ＭＳ 明朝"/>
        </w:rPr>
      </w:pPr>
      <w:r>
        <w:rPr>
          <w:rFonts w:ascii="ＭＳ 明朝" w:hAnsi="ＭＳ 明朝"/>
        </w:rPr>
        <w:t>3</w:t>
      </w:r>
      <w:r>
        <w:rPr>
          <w:rFonts w:ascii="ＭＳ 明朝" w:hAnsi="ＭＳ 明朝" w:hint="eastAsia"/>
        </w:rPr>
        <w:tab/>
        <w:t>前項にかかわらず、以下のいずれかにあたる事由が生じた場合には、本出資者は、以下に明示した場合を除き、営業者に催告することなく、また、解約手数料の支払義務</w:t>
      </w:r>
      <w:r>
        <w:rPr>
          <w:rFonts w:ascii="ＭＳ 明朝" w:hAnsi="ＭＳ 明朝" w:hint="eastAsia"/>
        </w:rPr>
        <w:lastRenderedPageBreak/>
        <w:t>を負うことなく、本営業者に書面で通知することにより、本契約を直ちに解除することができる。</w:t>
      </w:r>
    </w:p>
    <w:p w14:paraId="22B36E91" w14:textId="3CE4BD26" w:rsidR="005578A8" w:rsidRDefault="005578A8" w:rsidP="005578A8">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営業者につき、破産手続開始、民事再生手続開始又はこれらに類する倒産手続についての申立てがあったとき、又は職権による開始があったとき。</w:t>
      </w:r>
    </w:p>
    <w:p w14:paraId="58A569FF" w14:textId="77777777" w:rsidR="005578A8" w:rsidRDefault="005578A8" w:rsidP="005578A8">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t>営業者が解散の決議をしたとき、その他清算手続に入ったとき。</w:t>
      </w:r>
    </w:p>
    <w:p w14:paraId="5CE04AC1" w14:textId="77777777" w:rsidR="005578A8" w:rsidRDefault="005578A8" w:rsidP="005578A8">
      <w:pPr>
        <w:tabs>
          <w:tab w:val="left" w:pos="1260"/>
        </w:tabs>
        <w:ind w:left="1260" w:hanging="742"/>
        <w:rPr>
          <w:rFonts w:ascii="ＭＳ 明朝" w:hAnsi="ＭＳ 明朝"/>
        </w:rPr>
      </w:pPr>
      <w:r>
        <w:rPr>
          <w:rFonts w:ascii="ＭＳ 明朝" w:hAnsi="ＭＳ 明朝" w:hint="eastAsia"/>
        </w:rPr>
        <w:t>（3）</w:t>
      </w:r>
      <w:r>
        <w:rPr>
          <w:rFonts w:ascii="ＭＳ 明朝" w:hAnsi="ＭＳ 明朝" w:hint="eastAsia"/>
        </w:rPr>
        <w:tab/>
        <w:t>営業者が手形交換所の取引停止処分</w:t>
      </w:r>
      <w:r>
        <w:rPr>
          <w:rFonts w:ascii="ＭＳ 明朝" w:hAnsi="ＭＳ 明朝" w:cs="ＭＳ ゴシック" w:hint="eastAsia"/>
          <w:color w:val="000000"/>
          <w:kern w:val="0"/>
          <w:szCs w:val="21"/>
        </w:rPr>
        <w:t>又は株式会社全銀電子債権ネットワークによる取引停止処分若しくは他の電子債権記録機関によるこれと同等の措置</w:t>
      </w:r>
      <w:r>
        <w:rPr>
          <w:rFonts w:ascii="ＭＳ 明朝" w:hAnsi="ＭＳ 明朝" w:hint="eastAsia"/>
          <w:szCs w:val="21"/>
        </w:rPr>
        <w:t>を受けたとき。</w:t>
      </w:r>
    </w:p>
    <w:p w14:paraId="23A0B644" w14:textId="0AF27A5A" w:rsidR="005578A8" w:rsidRDefault="005578A8" w:rsidP="005578A8">
      <w:pPr>
        <w:tabs>
          <w:tab w:val="left" w:pos="1260"/>
        </w:tabs>
        <w:ind w:left="1260" w:hanging="742"/>
        <w:rPr>
          <w:rFonts w:ascii="ＭＳ 明朝" w:hAnsi="ＭＳ 明朝"/>
          <w:color w:val="FF0000"/>
          <w:u w:val="single"/>
        </w:rPr>
      </w:pPr>
      <w:r>
        <w:rPr>
          <w:rFonts w:ascii="ＭＳ 明朝" w:hAnsi="ＭＳ 明朝" w:hint="eastAsia"/>
        </w:rPr>
        <w:t>（4）</w:t>
      </w:r>
      <w:r>
        <w:rPr>
          <w:rFonts w:ascii="ＭＳ 明朝" w:hAnsi="ＭＳ 明朝" w:hint="eastAsia"/>
        </w:rPr>
        <w:tab/>
        <w:t>営業者の責に帰すべき事由による本契約上の重大な義務の不履行又は履行不能、その他本契約を終了しなければならないやむを得ない事由があるとき。但し、本出資者による催告後</w:t>
      </w:r>
      <w:r>
        <w:rPr>
          <w:rFonts w:ascii="ＭＳ 明朝" w:hAnsi="ＭＳ 明朝"/>
        </w:rPr>
        <w:t>30</w:t>
      </w:r>
      <w:r>
        <w:rPr>
          <w:rFonts w:ascii="ＭＳ 明朝" w:hAnsi="ＭＳ 明朝" w:hint="eastAsia"/>
        </w:rPr>
        <w:t>日以内に治癒されない場合に限る。</w:t>
      </w:r>
    </w:p>
    <w:p w14:paraId="0C6C9018" w14:textId="07039BC8" w:rsidR="00B87E43" w:rsidRDefault="005578A8" w:rsidP="006600D8">
      <w:pPr>
        <w:tabs>
          <w:tab w:val="left" w:pos="1260"/>
        </w:tabs>
        <w:ind w:left="1260" w:hanging="742"/>
        <w:rPr>
          <w:rFonts w:ascii="ＭＳ 明朝" w:hAnsi="ＭＳ 明朝"/>
        </w:rPr>
      </w:pPr>
      <w:r>
        <w:rPr>
          <w:rFonts w:ascii="ＭＳ 明朝" w:hAnsi="ＭＳ 明朝" w:hint="eastAsia"/>
        </w:rPr>
        <w:t>（5）</w:t>
      </w:r>
      <w:r>
        <w:rPr>
          <w:rFonts w:ascii="ＭＳ 明朝" w:hAnsi="ＭＳ 明朝" w:hint="eastAsia"/>
        </w:rPr>
        <w:tab/>
        <w:t>営業者が第6条第1項又は同条第2項の規定に違反したとき。</w:t>
      </w:r>
    </w:p>
    <w:p w14:paraId="448C9092" w14:textId="21DF1C30" w:rsidR="005578A8" w:rsidRDefault="00CE3A18" w:rsidP="005578A8">
      <w:pPr>
        <w:tabs>
          <w:tab w:val="left" w:pos="525"/>
        </w:tabs>
        <w:ind w:left="518" w:hanging="518"/>
        <w:rPr>
          <w:rFonts w:ascii="ＭＳ 明朝" w:hAnsi="ＭＳ 明朝"/>
        </w:rPr>
      </w:pPr>
      <w:r>
        <w:rPr>
          <w:rFonts w:ascii="ＭＳ 明朝" w:hAnsi="ＭＳ 明朝"/>
        </w:rPr>
        <w:t>4</w:t>
      </w:r>
      <w:r>
        <w:rPr>
          <w:rFonts w:ascii="ＭＳ 明朝" w:hAnsi="ＭＳ 明朝" w:hint="eastAsia"/>
        </w:rPr>
        <w:tab/>
        <w:t>前三項により本契約が終了した場合には、第9条に準じて本損益の計算及び分配を行った上で、営業者は本出資者に対して、速やかに出資の価額の返還を行うものとする。なお、本出資者が第2項に基づき解約手数料の支払義務を負う場合であって、営業者が本出資者に対して返還すべき出資の価額が当該解約手数料の金額を上回る場合、第2項の定めにかかわらず、本営業者は、何らの通知等を要することなく、当該解約手数料の請求権と出資の価額の返還債務とを対当額にて相殺した上で、残余の出資の価額を本出資者に返還することができる。</w:t>
      </w:r>
    </w:p>
    <w:p w14:paraId="5F92FA18" w14:textId="07491231" w:rsidR="005578A8" w:rsidRDefault="00CE3A18" w:rsidP="005578A8">
      <w:pPr>
        <w:tabs>
          <w:tab w:val="left" w:pos="518"/>
        </w:tabs>
        <w:ind w:left="518" w:hanging="518"/>
        <w:rPr>
          <w:rFonts w:ascii="ＭＳ 明朝" w:hAnsi="ＭＳ 明朝"/>
        </w:rPr>
      </w:pPr>
      <w:r>
        <w:rPr>
          <w:rFonts w:ascii="ＭＳ 明朝" w:hAnsi="ＭＳ 明朝"/>
        </w:rPr>
        <w:t>5</w:t>
      </w:r>
      <w:r>
        <w:rPr>
          <w:rFonts w:ascii="ＭＳ 明朝" w:hAnsi="ＭＳ 明朝" w:hint="eastAsia"/>
        </w:rPr>
        <w:tab/>
        <w:t>営業者は、本財産の金額（本財産の実際の処分価額又は処分されない場合には</w:t>
      </w:r>
      <w:del w:id="88" w:author="株式会社WineBank" w:date="2026-09-29T00:00:00Z">
        <w:r>
          <w:rPr>
            <w:rFonts w:ascii="ＭＳ 明朝" w:hAnsi="ＭＳ 明朝" w:hint="eastAsia"/>
          </w:rPr>
          <w:delText>一定の客観的基準により算定した評価額</w:delText>
        </w:r>
      </w:del>
      <w:ins w:id="89" w:author="株式会社WineBank" w:date="2026-09-29T00:00:00Z">
        <w:r>
          <w:rPr>
            <w:rFonts w:ascii="ＭＳ 明朝" w:hAnsi="ＭＳ 明朝" w:hint="eastAsia"/>
          </w:rPr>
          <w:t>別紙2に定める方法により算定した時価</w:t>
        </w:r>
      </w:ins>
      <w:r>
        <w:rPr>
          <w:rFonts w:ascii="ＭＳ 明朝" w:hAnsi="ＭＳ 明朝" w:hint="eastAsia"/>
        </w:rPr>
        <w:t>）及び出資割合をもとに、前項の出資の価額の返還額を決定する。</w:t>
      </w:r>
    </w:p>
    <w:p w14:paraId="24914862" w14:textId="194B907C" w:rsidR="005578A8" w:rsidRDefault="00CE3A18" w:rsidP="005578A8">
      <w:pPr>
        <w:tabs>
          <w:tab w:val="left" w:pos="518"/>
        </w:tabs>
        <w:ind w:left="518" w:hanging="518"/>
        <w:rPr>
          <w:rFonts w:ascii="ＭＳ 明朝" w:hAnsi="ＭＳ 明朝"/>
        </w:rPr>
      </w:pPr>
      <w:r>
        <w:rPr>
          <w:rFonts w:ascii="ＭＳ 明朝" w:hAnsi="ＭＳ 明朝"/>
        </w:rPr>
        <w:t>6</w:t>
      </w:r>
      <w:r>
        <w:rPr>
          <w:rFonts w:ascii="ＭＳ 明朝" w:hAnsi="ＭＳ 明朝" w:hint="eastAsia"/>
        </w:rPr>
        <w:tab/>
        <w:t>前項までの規定にかかわらず、第9条第2項又は第3項による調整項目が、本契約終了後に発生した場合、営業者は、同条に基づく調整金額を、前項に基づいて決定される出資の価格の返還額から差し引くことができるものとする。</w:t>
      </w:r>
    </w:p>
    <w:p w14:paraId="74928D06" w14:textId="30C0B39E" w:rsidR="005578A8" w:rsidRDefault="00CE3A18" w:rsidP="005578A8">
      <w:pPr>
        <w:tabs>
          <w:tab w:val="left" w:pos="518"/>
        </w:tabs>
        <w:ind w:left="518" w:hanging="518"/>
        <w:rPr>
          <w:rFonts w:ascii="ＭＳ 明朝" w:hAnsi="ＭＳ 明朝"/>
        </w:rPr>
      </w:pPr>
      <w:r>
        <w:rPr>
          <w:rFonts w:ascii="ＭＳ 明朝" w:hAnsi="ＭＳ 明朝"/>
        </w:rPr>
        <w:t>7</w:t>
      </w:r>
      <w:r>
        <w:rPr>
          <w:rFonts w:ascii="ＭＳ 明朝" w:hAnsi="ＭＳ 明朝" w:hint="eastAsia"/>
        </w:rPr>
        <w:tab/>
        <w:t>第</w:t>
      </w:r>
      <w:r>
        <w:rPr>
          <w:rFonts w:ascii="ＭＳ 明朝" w:hAnsi="ＭＳ 明朝"/>
        </w:rPr>
        <w:t>3</w:t>
      </w:r>
      <w:r>
        <w:rPr>
          <w:rFonts w:ascii="ＭＳ 明朝" w:hAnsi="ＭＳ 明朝" w:hint="eastAsia"/>
        </w:rPr>
        <w:t>項第5号に基づく解除により営業者に損害等が生じた場合にも、営業者は、本出資者に対して何らの請求をしないものとする。</w:t>
      </w:r>
    </w:p>
    <w:p w14:paraId="60E5B5EB" w14:textId="77777777" w:rsidR="00426997" w:rsidRDefault="00912D27">
      <w:pPr>
        <w:tabs>
          <w:tab w:val="left" w:pos="518"/>
        </w:tabs>
        <w:ind w:left="518" w:hanging="518"/>
        <w:rPr>
          <w:ins w:id="90" w:author="株式会社WineBank" w:date="2026-09-29T00:00:00Z"/>
          <w:rFonts w:ascii="ＭＳ 明朝" w:hAnsi="ＭＳ 明朝"/>
        </w:rPr>
      </w:pPr>
      <w:ins w:id="91" w:author="株式会社WineBank" w:date="2026-09-29T00:00:00Z">
        <w:r>
          <w:rPr>
            <w:rFonts w:ascii="ＭＳ 明朝" w:hAnsi="ＭＳ 明朝" w:hint="eastAsia"/>
          </w:rPr>
          <w:t>8</w:t>
        </w:r>
        <w:r>
          <w:rPr>
            <w:rFonts w:ascii="ＭＳ 明朝" w:hAnsi="ＭＳ 明朝" w:hint="eastAsia"/>
          </w:rPr>
          <w:tab/>
        </w:r>
        <w:r>
          <w:rPr>
            <w:rFonts w:ascii="ＭＳ 明朝" w:hAnsi="ＭＳ 明朝" w:hint="eastAsia"/>
          </w:rPr>
          <w:t>営業者は、第</w:t>
        </w:r>
        <w:r>
          <w:rPr>
            <w:rFonts w:ascii="ＭＳ 明朝" w:hAnsi="ＭＳ 明朝" w:hint="eastAsia"/>
          </w:rPr>
          <w:t>15</w:t>
        </w:r>
        <w:r>
          <w:rPr>
            <w:rFonts w:ascii="ＭＳ 明朝" w:hAnsi="ＭＳ 明朝" w:hint="eastAsia"/>
          </w:rPr>
          <w:t>条に定める有効期間の満了日の●ヶ月前から本財産たるワインその他の酒類の売却を開始し、満了日までに受託者及びその関係者以外の第三者への売却により換価するよう努めるものとする。</w:t>
        </w:r>
      </w:ins>
    </w:p>
    <w:p w14:paraId="6780CFE3" w14:textId="77777777" w:rsidR="00426997" w:rsidRDefault="00912D27">
      <w:pPr>
        <w:tabs>
          <w:tab w:val="left" w:pos="518"/>
        </w:tabs>
        <w:ind w:left="518" w:hanging="518"/>
        <w:rPr>
          <w:ins w:id="92" w:author="株式会社WineBank" w:date="2026-09-29T00:00:00Z"/>
          <w:rFonts w:ascii="ＭＳ 明朝" w:hAnsi="ＭＳ 明朝"/>
        </w:rPr>
      </w:pPr>
      <w:ins w:id="93" w:author="株式会社WineBank" w:date="2026-09-29T00:00:00Z">
        <w:r>
          <w:rPr>
            <w:rFonts w:ascii="ＭＳ 明朝" w:hAnsi="ＭＳ 明朝" w:hint="eastAsia"/>
          </w:rPr>
          <w:t>9</w:t>
        </w:r>
        <w:r>
          <w:rPr>
            <w:rFonts w:ascii="ＭＳ 明朝" w:hAnsi="ＭＳ 明朝" w:hint="eastAsia"/>
          </w:rPr>
          <w:tab/>
        </w:r>
        <w:r>
          <w:rPr>
            <w:rFonts w:ascii="ＭＳ 明朝" w:hAnsi="ＭＳ 明朝" w:hint="eastAsia"/>
          </w:rPr>
          <w:t>前項の売却又は本契約の終了に伴う本財産の処分において、売却先が受託者又はその関係者である場合、その売却価格は別紙</w:t>
        </w:r>
        <w:r>
          <w:rPr>
            <w:rFonts w:ascii="ＭＳ 明朝" w:hAnsi="ＭＳ 明朝" w:hint="eastAsia"/>
          </w:rPr>
          <w:t>2</w:t>
        </w:r>
        <w:r>
          <w:rPr>
            <w:rFonts w:ascii="ＭＳ 明朝" w:hAnsi="ＭＳ 明朝" w:hint="eastAsia"/>
          </w:rPr>
          <w:t>に定める時価を下回らないものとし、営業者は、売却の実行前に、売却先、数量、価格及びその算定根拠を本出資者に書面で通知する。</w:t>
        </w:r>
      </w:ins>
    </w:p>
    <w:p w14:paraId="53B4174C" w14:textId="25276A7D" w:rsidR="00426997" w:rsidDel="009F6AB4" w:rsidRDefault="00912D27">
      <w:pPr>
        <w:tabs>
          <w:tab w:val="left" w:pos="518"/>
        </w:tabs>
        <w:ind w:left="518" w:hanging="518"/>
        <w:rPr>
          <w:ins w:id="94" w:author="株式会社WineBank" w:date="2026-09-29T00:00:00Z"/>
          <w:del w:id="95" w:author="Kunihito Nakano" w:date="2026-09-29T12:12:00Z" w16du:dateUtc="2026-09-29T03:12:00Z"/>
          <w:rFonts w:ascii="ＭＳ 明朝" w:hAnsi="ＭＳ 明朝"/>
        </w:rPr>
      </w:pPr>
      <w:commentRangeStart w:id="96"/>
      <w:ins w:id="97" w:author="株式会社WineBank" w:date="2026-09-29T00:00:00Z">
        <w:del w:id="98" w:author="Kunihito Nakano" w:date="2026-09-29T12:12:00Z" w16du:dateUtc="2026-09-29T03:12:00Z">
          <w:r w:rsidDel="009F6AB4">
            <w:rPr>
              <w:rFonts w:ascii="ＭＳ 明朝" w:hAnsi="ＭＳ 明朝" w:hint="eastAsia"/>
            </w:rPr>
            <w:delText>10</w:delText>
          </w:r>
          <w:r w:rsidDel="009F6AB4">
            <w:rPr>
              <w:rFonts w:ascii="ＭＳ 明朝" w:hAnsi="ＭＳ 明朝" w:hint="eastAsia"/>
            </w:rPr>
            <w:tab/>
          </w:r>
          <w:r w:rsidDel="009F6AB4">
            <w:rPr>
              <w:rFonts w:ascii="ＭＳ 明朝" w:hAnsi="ＭＳ 明朝" w:hint="eastAsia"/>
            </w:rPr>
            <w:delText>有効期間の満了日において売却されていないワインその他の酒類がある場合、受託者は、満了日から●日以内に、別紙</w:delText>
          </w:r>
          <w:r w:rsidDel="009F6AB4">
            <w:rPr>
              <w:rFonts w:ascii="ＭＳ 明朝" w:hAnsi="ＭＳ 明朝" w:hint="eastAsia"/>
            </w:rPr>
            <w:delText>2</w:delText>
          </w:r>
          <w:r w:rsidDel="009F6AB4">
            <w:rPr>
              <w:rFonts w:ascii="ＭＳ 明朝" w:hAnsi="ＭＳ 明朝" w:hint="eastAsia"/>
            </w:rPr>
            <w:delText>に定める時価から当該時価の●</w:delText>
          </w:r>
          <w:r w:rsidDel="009F6AB4">
            <w:rPr>
              <w:rFonts w:ascii="ＭＳ 明朝" w:hAnsi="ＭＳ 明朝" w:hint="eastAsia"/>
            </w:rPr>
            <w:delText>%</w:delText>
          </w:r>
          <w:r w:rsidDel="009F6AB4">
            <w:rPr>
              <w:rFonts w:ascii="ＭＳ 明朝" w:hAnsi="ＭＳ 明朝" w:hint="eastAsia"/>
            </w:rPr>
            <w:delText>に相当する販売費用相当額を控除した価格により、これを買い取るものとする。営業者は、管理委託契約において受託者にこの義務を負わせるものとする。</w:delText>
          </w:r>
        </w:del>
      </w:ins>
      <w:commentRangeEnd w:id="96"/>
      <w:del w:id="99" w:author="Kunihito Nakano" w:date="2026-09-29T12:12:00Z" w16du:dateUtc="2026-09-29T03:12:00Z">
        <w:r w:rsidR="009F6AB4" w:rsidDel="009F6AB4">
          <w:rPr>
            <w:rStyle w:val="af4"/>
            <w:rFonts w:ascii="ＭＳ 明朝" w:hAnsi="ＭＳ 明朝"/>
            <w:sz w:val="21"/>
            <w:szCs w:val="24"/>
          </w:rPr>
          <w:commentReference w:id="96"/>
        </w:r>
      </w:del>
    </w:p>
    <w:p w14:paraId="35390C93" w14:textId="77777777" w:rsidR="005578A8" w:rsidRDefault="005578A8" w:rsidP="005578A8">
      <w:pPr>
        <w:rPr>
          <w:rFonts w:ascii="ＭＳ 明朝" w:hAnsi="ＭＳ 明朝"/>
        </w:rPr>
      </w:pPr>
    </w:p>
    <w:p w14:paraId="68A444BB" w14:textId="77777777" w:rsidR="005578A8" w:rsidRDefault="005578A8" w:rsidP="005578A8">
      <w:pPr>
        <w:keepNext/>
        <w:rPr>
          <w:rFonts w:ascii="ＭＳ 明朝" w:hAnsi="ＭＳ 明朝"/>
        </w:rPr>
      </w:pPr>
      <w:r>
        <w:rPr>
          <w:rFonts w:ascii="ＭＳ 明朝" w:hAnsi="ＭＳ 明朝" w:hint="eastAsia"/>
        </w:rPr>
        <w:lastRenderedPageBreak/>
        <w:t>第17条（本出資者に係る事由による終了）</w:t>
      </w:r>
    </w:p>
    <w:p w14:paraId="00EDB844"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本出資者が破産手続開始決定を受けた場合には、本契約は当然に終了する。</w:t>
      </w:r>
    </w:p>
    <w:p w14:paraId="3AC2C59F" w14:textId="7AE4CDD8" w:rsidR="005578A8" w:rsidRDefault="005578A8" w:rsidP="005578A8">
      <w:pPr>
        <w:numPr>
          <w:ilvl w:val="0"/>
          <w:numId w:val="2"/>
        </w:numPr>
        <w:rPr>
          <w:rFonts w:ascii="ＭＳ 明朝" w:hAnsi="ＭＳ 明朝"/>
        </w:rPr>
      </w:pPr>
      <w:r>
        <w:rPr>
          <w:rFonts w:ascii="ＭＳ 明朝" w:hAnsi="ＭＳ 明朝" w:hint="eastAsia"/>
        </w:rPr>
        <w:t>以下のいずれかの事由が生じた場合には、営業者は、以下に明示した場合を除き、本出資者に催告することなく、本出資者に書面で通知することにより、本契約を解除することができる。</w:t>
      </w:r>
    </w:p>
    <w:p w14:paraId="5D243216" w14:textId="78E8E61F" w:rsidR="005578A8" w:rsidRDefault="005578A8" w:rsidP="005578A8">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本出資者につき、破産手続開始、会社更生手続開始、民事再生手続開始、特別清算手続開始若しくはこれらに類する倒産手続についての申立てがあり、その申立てが申立て後30日を経ても取下げられないとき、又は職権によるかかる手続の開始があったとき。</w:t>
      </w:r>
    </w:p>
    <w:p w14:paraId="50A26CAE" w14:textId="77777777" w:rsidR="005578A8" w:rsidRDefault="005578A8" w:rsidP="005578A8">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t>本出資者が解散の決議をしたとき、その他清算手続に入ったとき。</w:t>
      </w:r>
    </w:p>
    <w:p w14:paraId="02301E44" w14:textId="77777777" w:rsidR="005578A8" w:rsidRDefault="005578A8" w:rsidP="005578A8">
      <w:pPr>
        <w:tabs>
          <w:tab w:val="left" w:pos="1260"/>
        </w:tabs>
        <w:ind w:left="1260" w:hanging="742"/>
        <w:rPr>
          <w:rFonts w:ascii="ＭＳ 明朝" w:hAnsi="ＭＳ 明朝"/>
          <w:color w:val="000000"/>
        </w:rPr>
      </w:pPr>
      <w:r>
        <w:rPr>
          <w:rFonts w:ascii="ＭＳ 明朝" w:hAnsi="ＭＳ 明朝" w:hint="eastAsia"/>
          <w:color w:val="000000"/>
        </w:rPr>
        <w:t>（3）</w:t>
      </w:r>
      <w:r>
        <w:rPr>
          <w:rFonts w:ascii="ＭＳ 明朝" w:hAnsi="ＭＳ 明朝" w:hint="eastAsia"/>
          <w:color w:val="000000"/>
        </w:rPr>
        <w:tab/>
        <w:t>本出資者が営業者に対して有する本契約に基づく権利につき、仮差押</w:t>
      </w:r>
      <w:r>
        <w:rPr>
          <w:rFonts w:ascii="ＭＳ 明朝" w:hAnsi="ＭＳ 明朝" w:hint="eastAsia"/>
        </w:rPr>
        <w:t>若しくは仮処分（当該仮差押又は仮処分に係る命令又は通知が本事業の遂行について重大な悪影響を与える場合、又は与える可能性があると合理的に判断される場合に限る。）</w:t>
      </w:r>
      <w:r>
        <w:rPr>
          <w:rFonts w:ascii="ＭＳ 明朝" w:hAnsi="ＭＳ 明朝" w:hint="eastAsia"/>
          <w:color w:val="000000"/>
        </w:rPr>
        <w:t>又は差押があったとき。</w:t>
      </w:r>
    </w:p>
    <w:p w14:paraId="0B05BC05" w14:textId="77777777" w:rsidR="005578A8" w:rsidRDefault="005578A8" w:rsidP="005578A8">
      <w:pPr>
        <w:tabs>
          <w:tab w:val="left" w:pos="1260"/>
        </w:tabs>
        <w:ind w:left="1260" w:hanging="742"/>
        <w:rPr>
          <w:rFonts w:ascii="ＭＳ 明朝" w:hAnsi="ＭＳ 明朝"/>
        </w:rPr>
      </w:pPr>
      <w:r>
        <w:rPr>
          <w:rFonts w:ascii="ＭＳ 明朝" w:hAnsi="ＭＳ 明朝" w:hint="eastAsia"/>
        </w:rPr>
        <w:t>（4）</w:t>
      </w:r>
      <w:r>
        <w:rPr>
          <w:rFonts w:ascii="ＭＳ 明朝" w:hAnsi="ＭＳ 明朝" w:hint="eastAsia"/>
        </w:rPr>
        <w:tab/>
        <w:t>本出資者が手形交換所の取引停止処分</w:t>
      </w:r>
      <w:r>
        <w:rPr>
          <w:rFonts w:ascii="ＭＳ 明朝" w:hAnsi="ＭＳ 明朝" w:cs="ＭＳ ゴシック" w:hint="eastAsia"/>
          <w:color w:val="000000"/>
          <w:kern w:val="0"/>
          <w:szCs w:val="21"/>
        </w:rPr>
        <w:t>又は株式会社全銀電子債権ネットワークによる取引停止処分若しくは他の電子債権記録機関によるこれと同等の措置</w:t>
      </w:r>
      <w:r>
        <w:rPr>
          <w:rFonts w:ascii="ＭＳ 明朝" w:hAnsi="ＭＳ 明朝" w:hint="eastAsia"/>
          <w:szCs w:val="21"/>
        </w:rPr>
        <w:t>を受けたとき。</w:t>
      </w:r>
    </w:p>
    <w:p w14:paraId="760AD0D3" w14:textId="2CC86932" w:rsidR="005578A8" w:rsidRDefault="005578A8" w:rsidP="005578A8">
      <w:pPr>
        <w:tabs>
          <w:tab w:val="left" w:pos="1260"/>
        </w:tabs>
        <w:ind w:left="1260" w:hanging="742"/>
        <w:rPr>
          <w:rFonts w:ascii="ＭＳ 明朝" w:hAnsi="ＭＳ 明朝"/>
        </w:rPr>
      </w:pPr>
      <w:r>
        <w:rPr>
          <w:rFonts w:ascii="ＭＳ 明朝" w:hAnsi="ＭＳ 明朝" w:hint="eastAsia"/>
        </w:rPr>
        <w:t>（5）</w:t>
      </w:r>
      <w:r>
        <w:rPr>
          <w:rFonts w:ascii="ＭＳ 明朝" w:hAnsi="ＭＳ 明朝" w:hint="eastAsia"/>
        </w:rPr>
        <w:tab/>
        <w:t>本出資者の責に帰すべき事由による本契約上の重大な義務の不履行又は履行不能、その他本契約を終了しなければならないやむを得ない事由があるとき。</w:t>
      </w:r>
    </w:p>
    <w:p w14:paraId="17FA2AA7" w14:textId="77777777" w:rsidR="005578A8" w:rsidRDefault="005578A8" w:rsidP="005578A8">
      <w:pPr>
        <w:tabs>
          <w:tab w:val="left" w:pos="1260"/>
        </w:tabs>
        <w:ind w:left="1260" w:hanging="742"/>
        <w:rPr>
          <w:rFonts w:ascii="ＭＳ 明朝" w:hAnsi="ＭＳ 明朝"/>
        </w:rPr>
      </w:pPr>
      <w:r>
        <w:rPr>
          <w:rFonts w:ascii="ＭＳ 明朝" w:hAnsi="ＭＳ 明朝" w:hint="eastAsia"/>
        </w:rPr>
        <w:t>（6）</w:t>
      </w:r>
      <w:r>
        <w:rPr>
          <w:rFonts w:ascii="ＭＳ 明朝" w:hAnsi="ＭＳ 明朝" w:hint="eastAsia"/>
        </w:rPr>
        <w:tab/>
        <w:t>本出資者が第6条第1項又は同条第2項の規定に違反したとき。</w:t>
      </w:r>
    </w:p>
    <w:p w14:paraId="73430488"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前二項により本契約が終了した場合には、営業者は本出資者に対して、本事業を終了、清算し、第9条に準じて本損益の計算及び分配を行った上で、出資の価額の返還を行うものとする。</w:t>
      </w:r>
    </w:p>
    <w:p w14:paraId="6D11DAA0" w14:textId="7C42FE0C" w:rsidR="005578A8" w:rsidRDefault="005578A8" w:rsidP="005578A8">
      <w:pPr>
        <w:tabs>
          <w:tab w:val="left" w:pos="518"/>
        </w:tabs>
        <w:ind w:left="518" w:hanging="518"/>
        <w:rPr>
          <w:rFonts w:ascii="ＭＳ 明朝" w:hAnsi="ＭＳ 明朝"/>
        </w:rPr>
      </w:pPr>
      <w:r>
        <w:rPr>
          <w:rFonts w:ascii="ＭＳ 明朝" w:hAnsi="ＭＳ 明朝" w:hint="eastAsia"/>
        </w:rPr>
        <w:t>4</w:t>
      </w:r>
      <w:r>
        <w:rPr>
          <w:rFonts w:ascii="ＭＳ 明朝" w:hAnsi="ＭＳ 明朝" w:hint="eastAsia"/>
        </w:rPr>
        <w:tab/>
        <w:t>前項の出資の価額の返還額については、第16条第</w:t>
      </w:r>
      <w:r>
        <w:rPr>
          <w:rFonts w:ascii="ＭＳ 明朝" w:hAnsi="ＭＳ 明朝"/>
        </w:rPr>
        <w:t>5</w:t>
      </w:r>
      <w:r>
        <w:rPr>
          <w:rFonts w:ascii="ＭＳ 明朝" w:hAnsi="ＭＳ 明朝" w:hint="eastAsia"/>
        </w:rPr>
        <w:t>項及び第</w:t>
      </w:r>
      <w:r>
        <w:rPr>
          <w:rFonts w:ascii="ＭＳ 明朝" w:hAnsi="ＭＳ 明朝"/>
        </w:rPr>
        <w:t>6</w:t>
      </w:r>
      <w:r>
        <w:rPr>
          <w:rFonts w:ascii="ＭＳ 明朝" w:hAnsi="ＭＳ 明朝" w:hint="eastAsia"/>
        </w:rPr>
        <w:t>項に従う。</w:t>
      </w:r>
    </w:p>
    <w:p w14:paraId="60FD2AD4" w14:textId="77777777" w:rsidR="005578A8" w:rsidRDefault="005578A8" w:rsidP="005578A8">
      <w:pPr>
        <w:tabs>
          <w:tab w:val="left" w:pos="518"/>
        </w:tabs>
        <w:ind w:left="518" w:hanging="518"/>
        <w:rPr>
          <w:rFonts w:ascii="ＭＳ 明朝" w:hAnsi="ＭＳ 明朝"/>
        </w:rPr>
      </w:pPr>
      <w:r>
        <w:rPr>
          <w:rFonts w:ascii="ＭＳ 明朝" w:hAnsi="ＭＳ 明朝" w:hint="eastAsia"/>
        </w:rPr>
        <w:t>5</w:t>
      </w:r>
      <w:r>
        <w:rPr>
          <w:rFonts w:ascii="ＭＳ 明朝" w:hAnsi="ＭＳ 明朝" w:hint="eastAsia"/>
        </w:rPr>
        <w:tab/>
        <w:t>第2項第6号に基づく解除により本出資者に損害等が生じた場合にも、本出資者は、営業者に対して何らの請求をしないものとする。</w:t>
      </w:r>
    </w:p>
    <w:p w14:paraId="6B60E6D9" w14:textId="77777777" w:rsidR="00095BA3" w:rsidRDefault="00095BA3">
      <w:pPr>
        <w:tabs>
          <w:tab w:val="left" w:pos="518"/>
        </w:tabs>
        <w:rPr>
          <w:rFonts w:ascii="ＭＳ 明朝" w:hAnsi="ＭＳ 明朝"/>
        </w:rPr>
      </w:pPr>
    </w:p>
    <w:p w14:paraId="7F84F8E1" w14:textId="77777777" w:rsidR="005578A8" w:rsidRDefault="005578A8" w:rsidP="005578A8">
      <w:pPr>
        <w:keepNext/>
      </w:pPr>
      <w:r>
        <w:rPr>
          <w:rFonts w:ascii="ＭＳ 明朝" w:hAnsi="ＭＳ 明朝" w:hint="eastAsia"/>
        </w:rPr>
        <w:t>第18条</w:t>
      </w:r>
      <w:bookmarkStart w:id="100" w:name="_Toc271882815"/>
      <w:r>
        <w:t>（責任財産限定特約及び</w:t>
      </w:r>
      <w:r>
        <w:rPr>
          <w:rFonts w:hint="eastAsia"/>
        </w:rPr>
        <w:t>倒産手続開始</w:t>
      </w:r>
      <w:r>
        <w:t>申立等の制限等）</w:t>
      </w:r>
      <w:bookmarkEnd w:id="100"/>
    </w:p>
    <w:p w14:paraId="2B4CDF3A" w14:textId="14A70430" w:rsidR="005578A8"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本出資者の本契約に基づく債権に係る</w:t>
      </w:r>
      <w:r>
        <w:rPr>
          <w:rFonts w:ascii="ＭＳ 明朝" w:hAnsi="ＭＳ 明朝" w:hint="eastAsia"/>
          <w:szCs w:val="21"/>
        </w:rPr>
        <w:t>支払は、本</w:t>
      </w:r>
      <w:r>
        <w:rPr>
          <w:rFonts w:ascii="ＭＳ 明朝" w:hAnsi="ＭＳ 明朝" w:hint="eastAsia"/>
        </w:rPr>
        <w:t>財産のみを引当財産とし、その範囲内でのみ行われ、本財産が全て換価・分配され</w:t>
      </w:r>
      <w:r>
        <w:rPr>
          <w:rFonts w:ascii="ＭＳ 明朝" w:hAnsi="ＭＳ 明朝" w:hint="eastAsia"/>
          <w:kern w:val="0"/>
          <w:szCs w:val="21"/>
        </w:rPr>
        <w:t>たにもかかわらず、当該債権について満足を受けない部分が存在する場合、当該債権のうちかかる</w:t>
      </w:r>
      <w:r>
        <w:rPr>
          <w:rFonts w:ascii="ＭＳ 明朝" w:hAnsi="ＭＳ 明朝"/>
          <w:kern w:val="0"/>
          <w:szCs w:val="21"/>
        </w:rPr>
        <w:t>部分</w:t>
      </w:r>
      <w:r>
        <w:rPr>
          <w:rFonts w:ascii="ＭＳ 明朝" w:hAnsi="ＭＳ 明朝" w:hint="eastAsia"/>
          <w:kern w:val="0"/>
          <w:szCs w:val="21"/>
        </w:rPr>
        <w:t>に</w:t>
      </w:r>
      <w:r>
        <w:rPr>
          <w:rFonts w:ascii="ＭＳ 明朝" w:hAnsi="ＭＳ 明朝"/>
          <w:kern w:val="0"/>
          <w:szCs w:val="21"/>
        </w:rPr>
        <w:t>ついては放棄され</w:t>
      </w:r>
      <w:r>
        <w:rPr>
          <w:rFonts w:ascii="ＭＳ 明朝" w:hAnsi="ＭＳ 明朝" w:hint="eastAsia"/>
          <w:kern w:val="0"/>
          <w:szCs w:val="21"/>
        </w:rPr>
        <w:t>たものとみなされる</w:t>
      </w:r>
      <w:r>
        <w:rPr>
          <w:rFonts w:ascii="ＭＳ 明朝" w:hAnsi="ＭＳ 明朝"/>
          <w:kern w:val="0"/>
          <w:szCs w:val="21"/>
        </w:rPr>
        <w:t>ものとする。</w:t>
      </w:r>
    </w:p>
    <w:p w14:paraId="3F1C87EA" w14:textId="77777777" w:rsidR="005578A8" w:rsidRDefault="005578A8" w:rsidP="005578A8">
      <w:pPr>
        <w:tabs>
          <w:tab w:val="left" w:pos="518"/>
        </w:tabs>
        <w:ind w:left="518" w:hanging="518"/>
        <w:rPr>
          <w:rFonts w:ascii="ＭＳ 明朝" w:hAnsi="ＭＳ 明朝"/>
        </w:rPr>
      </w:pPr>
      <w:r>
        <w:rPr>
          <w:rFonts w:ascii="ＭＳ 明朝" w:hAnsi="ＭＳ 明朝" w:hint="eastAsia"/>
        </w:rPr>
        <w:t>2</w:t>
      </w:r>
      <w:r>
        <w:rPr>
          <w:rFonts w:ascii="ＭＳ 明朝" w:hAnsi="ＭＳ 明朝" w:hint="eastAsia"/>
        </w:rPr>
        <w:tab/>
      </w:r>
      <w:r>
        <w:rPr>
          <w:rFonts w:ascii="ＭＳ 明朝" w:hAnsi="ＭＳ 明朝"/>
        </w:rPr>
        <w:t>本出資者は、営業者又はその財産について、破産手続開始、民事再生手続開始、その他営業者について適用ある倒産手続開始の申立</w:t>
      </w:r>
      <w:r>
        <w:rPr>
          <w:rFonts w:ascii="ＭＳ 明朝" w:hAnsi="ＭＳ 明朝" w:hint="eastAsia"/>
        </w:rPr>
        <w:t>て</w:t>
      </w:r>
      <w:r>
        <w:rPr>
          <w:rFonts w:ascii="ＭＳ 明朝" w:hAnsi="ＭＳ 明朝"/>
        </w:rPr>
        <w:t>をすることができないものとする。</w:t>
      </w:r>
    </w:p>
    <w:p w14:paraId="4496FFAA"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r>
      <w:r>
        <w:rPr>
          <w:rFonts w:ascii="ＭＳ 明朝" w:hAnsi="ＭＳ 明朝"/>
        </w:rPr>
        <w:t>本条の規定は、本契約終了後も引き続き効力を有するものとする。</w:t>
      </w:r>
    </w:p>
    <w:p w14:paraId="6FDAE68F" w14:textId="77777777" w:rsidR="005578A8" w:rsidRDefault="005578A8" w:rsidP="005578A8">
      <w:pPr>
        <w:rPr>
          <w:rFonts w:ascii="ＭＳ 明朝" w:hAnsi="ＭＳ 明朝"/>
        </w:rPr>
      </w:pPr>
    </w:p>
    <w:p w14:paraId="3BCBF8EE" w14:textId="77777777" w:rsidR="005578A8" w:rsidRDefault="005578A8" w:rsidP="005578A8">
      <w:pPr>
        <w:keepNext/>
        <w:rPr>
          <w:rFonts w:ascii="ＭＳ 明朝" w:hAnsi="ＭＳ 明朝"/>
        </w:rPr>
      </w:pPr>
      <w:r>
        <w:rPr>
          <w:rFonts w:ascii="ＭＳ 明朝" w:hAnsi="ＭＳ 明朝" w:hint="eastAsia"/>
        </w:rPr>
        <w:lastRenderedPageBreak/>
        <w:t>第19条（修　正）</w:t>
      </w:r>
    </w:p>
    <w:p w14:paraId="1B199B67" w14:textId="77777777" w:rsidR="005578A8" w:rsidRDefault="005578A8" w:rsidP="005578A8">
      <w:pPr>
        <w:rPr>
          <w:rFonts w:ascii="ＭＳ 明朝" w:hAnsi="ＭＳ 明朝"/>
        </w:rPr>
      </w:pPr>
      <w:r>
        <w:rPr>
          <w:rFonts w:ascii="ＭＳ 明朝" w:hAnsi="ＭＳ 明朝" w:hint="eastAsia"/>
        </w:rPr>
        <w:t>本契約は両当事者により署名された書面によらなければ、いかなる意味においても、更新、修正又は改訂できないものとする。</w:t>
      </w:r>
    </w:p>
    <w:p w14:paraId="406B8932" w14:textId="77777777" w:rsidR="005578A8" w:rsidRDefault="005578A8" w:rsidP="005578A8">
      <w:pPr>
        <w:rPr>
          <w:rFonts w:ascii="ＭＳ 明朝" w:hAnsi="ＭＳ 明朝"/>
        </w:rPr>
      </w:pPr>
    </w:p>
    <w:p w14:paraId="787B27A4" w14:textId="77777777" w:rsidR="005578A8" w:rsidRDefault="005578A8" w:rsidP="005578A8">
      <w:pPr>
        <w:keepNext/>
        <w:rPr>
          <w:rFonts w:ascii="ＭＳ 明朝" w:hAnsi="ＭＳ 明朝"/>
        </w:rPr>
      </w:pPr>
      <w:r>
        <w:rPr>
          <w:rFonts w:ascii="ＭＳ 明朝" w:hAnsi="ＭＳ 明朝" w:hint="eastAsia"/>
        </w:rPr>
        <w:t>第20条（準拠法）</w:t>
      </w:r>
    </w:p>
    <w:p w14:paraId="27ACAEAC" w14:textId="77777777" w:rsidR="005578A8" w:rsidRDefault="005578A8" w:rsidP="005578A8">
      <w:pPr>
        <w:rPr>
          <w:rFonts w:ascii="ＭＳ 明朝" w:hAnsi="ＭＳ 明朝"/>
        </w:rPr>
      </w:pPr>
      <w:r>
        <w:rPr>
          <w:rFonts w:ascii="ＭＳ 明朝" w:hAnsi="ＭＳ 明朝" w:hint="eastAsia"/>
        </w:rPr>
        <w:t>本契約は、日本国の法律に準拠し、日本国の法律に基づき解釈され、日本国の法律に基づき執行されるものとする。</w:t>
      </w:r>
    </w:p>
    <w:p w14:paraId="26B5CC23" w14:textId="77777777" w:rsidR="005578A8" w:rsidRDefault="005578A8" w:rsidP="005578A8">
      <w:pPr>
        <w:rPr>
          <w:rFonts w:ascii="ＭＳ 明朝" w:hAnsi="ＭＳ 明朝"/>
        </w:rPr>
      </w:pPr>
    </w:p>
    <w:p w14:paraId="2765116A" w14:textId="77777777" w:rsidR="005578A8" w:rsidRDefault="005578A8" w:rsidP="005578A8">
      <w:pPr>
        <w:keepNext/>
        <w:rPr>
          <w:rFonts w:ascii="ＭＳ 明朝" w:hAnsi="ＭＳ 明朝"/>
        </w:rPr>
      </w:pPr>
      <w:r>
        <w:rPr>
          <w:rFonts w:ascii="ＭＳ 明朝" w:hAnsi="ＭＳ 明朝" w:hint="eastAsia"/>
        </w:rPr>
        <w:t>第21条（管　轄）</w:t>
      </w:r>
    </w:p>
    <w:p w14:paraId="6B59D9E9" w14:textId="77777777" w:rsidR="005578A8" w:rsidRDefault="005578A8" w:rsidP="005578A8">
      <w:pPr>
        <w:rPr>
          <w:rFonts w:ascii="ＭＳ 明朝" w:hAnsi="ＭＳ 明朝"/>
        </w:rPr>
      </w:pPr>
      <w:r>
        <w:rPr>
          <w:rFonts w:ascii="ＭＳ 明朝" w:hAnsi="ＭＳ 明朝" w:hint="eastAsia"/>
        </w:rPr>
        <w:t>営業者及び本出資者間で本契約に関して争いが生じたときは、東京地方裁判所を第一審の専属的合意管轄裁判所とする。</w:t>
      </w:r>
    </w:p>
    <w:p w14:paraId="4BD43137" w14:textId="77777777" w:rsidR="005578A8" w:rsidRDefault="005578A8" w:rsidP="005578A8">
      <w:pPr>
        <w:rPr>
          <w:rFonts w:ascii="ＭＳ 明朝" w:hAnsi="ＭＳ 明朝"/>
        </w:rPr>
      </w:pPr>
    </w:p>
    <w:p w14:paraId="2670EB91" w14:textId="61C89142" w:rsidR="005578A8" w:rsidRDefault="005578A8" w:rsidP="005578A8">
      <w:pPr>
        <w:keepNext/>
        <w:rPr>
          <w:rFonts w:ascii="ＭＳ 明朝" w:hAnsi="ＭＳ 明朝"/>
        </w:rPr>
      </w:pPr>
      <w:r>
        <w:rPr>
          <w:rFonts w:ascii="ＭＳ 明朝" w:hAnsi="ＭＳ 明朝" w:hint="eastAsia"/>
        </w:rPr>
        <w:t>第22条（端数処理）</w:t>
      </w:r>
    </w:p>
    <w:p w14:paraId="5509D252" w14:textId="77777777" w:rsidR="005578A8" w:rsidRDefault="005578A8" w:rsidP="005578A8">
      <w:pPr>
        <w:rPr>
          <w:rFonts w:ascii="ＭＳ 明朝" w:hAnsi="ＭＳ 明朝"/>
        </w:rPr>
      </w:pPr>
      <w:r>
        <w:rPr>
          <w:rFonts w:ascii="ＭＳ 明朝" w:hAnsi="ＭＳ 明朝" w:hint="eastAsia"/>
        </w:rPr>
        <w:t>本契約に基づく金額の計算について1円未満の端数が生ずる場合は、その端数を切り捨てるものとする。</w:t>
      </w:r>
    </w:p>
    <w:p w14:paraId="74D679EA" w14:textId="77777777" w:rsidR="005578A8" w:rsidRDefault="005578A8" w:rsidP="005578A8">
      <w:pPr>
        <w:rPr>
          <w:rFonts w:ascii="ＭＳ 明朝" w:hAnsi="ＭＳ 明朝"/>
        </w:rPr>
      </w:pPr>
    </w:p>
    <w:p w14:paraId="630FF5F3" w14:textId="77777777" w:rsidR="005578A8" w:rsidRDefault="005578A8" w:rsidP="005578A8">
      <w:pPr>
        <w:keepNext/>
        <w:rPr>
          <w:rFonts w:ascii="ＭＳ 明朝" w:hAnsi="ＭＳ 明朝"/>
        </w:rPr>
      </w:pPr>
      <w:del w:id="101" w:author="株式会社WineBank" w:date="2026-09-29T00:00:00Z">
        <w:r>
          <w:rPr>
            <w:rFonts w:ascii="ＭＳ 明朝" w:hAnsi="ＭＳ 明朝" w:hint="eastAsia"/>
          </w:rPr>
          <w:delText>第24条</w:delText>
        </w:r>
      </w:del>
      <w:ins w:id="102" w:author="株式会社WineBank" w:date="2026-09-29T00:00:00Z">
        <w:r>
          <w:rPr>
            <w:rFonts w:ascii="ＭＳ 明朝" w:hAnsi="ＭＳ 明朝" w:hint="eastAsia"/>
          </w:rPr>
          <w:t>第23条</w:t>
        </w:r>
      </w:ins>
      <w:r>
        <w:rPr>
          <w:rFonts w:ascii="ＭＳ 明朝" w:hAnsi="ＭＳ 明朝" w:hint="eastAsia"/>
        </w:rPr>
        <w:t>（規定外事項）</w:t>
      </w:r>
    </w:p>
    <w:p w14:paraId="289F48BE" w14:textId="66798543" w:rsidR="005578A8" w:rsidRDefault="005578A8" w:rsidP="00A55257">
      <w:pPr>
        <w:keepNext/>
      </w:pPr>
      <w:r>
        <w:rPr>
          <w:rFonts w:ascii="ＭＳ 明朝" w:hAnsi="ＭＳ 明朝" w:hint="eastAsia"/>
        </w:rPr>
        <w:t>本契約に定めのない事項については、営業者及び本出資者協議・合意の上定めるものとする。</w:t>
      </w:r>
    </w:p>
    <w:p w14:paraId="01B66297" w14:textId="77777777" w:rsidR="005578A8" w:rsidRDefault="005578A8" w:rsidP="005578A8">
      <w:pPr>
        <w:pStyle w:val="a9"/>
        <w:keepNext/>
        <w:rPr>
          <w:rFonts w:hAnsi="ＭＳ 明朝"/>
        </w:rPr>
      </w:pPr>
      <w:r>
        <w:rPr>
          <w:rFonts w:hAnsi="ＭＳ 明朝" w:hint="eastAsia"/>
        </w:rPr>
        <w:t>［以下余白］</w:t>
      </w:r>
    </w:p>
    <w:p w14:paraId="4CF0EBDC" w14:textId="77777777" w:rsidR="005578A8" w:rsidRDefault="005578A8" w:rsidP="005578A8">
      <w:pPr>
        <w:rPr>
          <w:rFonts w:ascii="ＭＳ 明朝" w:hAnsi="ＭＳ 明朝"/>
        </w:rPr>
      </w:pPr>
      <w:r>
        <w:rPr>
          <w:rFonts w:ascii="ＭＳ 明朝" w:hAnsi="ＭＳ 明朝" w:hint="eastAsia"/>
        </w:rPr>
        <w:br w:type="page"/>
      </w:r>
      <w:r>
        <w:rPr>
          <w:rFonts w:ascii="ＭＳ 明朝" w:hAnsi="ＭＳ 明朝" w:hint="eastAsia"/>
        </w:rPr>
        <w:lastRenderedPageBreak/>
        <w:t>本契約締結の証として本契約書2通を作成し、営業者及び本出資者が記名押印の上、各自その1通を保有するものとする。</w:t>
      </w:r>
    </w:p>
    <w:p w14:paraId="519528D2" w14:textId="77777777" w:rsidR="005578A8" w:rsidRDefault="005578A8" w:rsidP="005578A8">
      <w:pPr>
        <w:rPr>
          <w:rFonts w:ascii="ＭＳ 明朝" w:hAnsi="ＭＳ 明朝"/>
        </w:rPr>
      </w:pPr>
    </w:p>
    <w:p w14:paraId="624BDF39" w14:textId="77777777" w:rsidR="005578A8" w:rsidRDefault="005578A8" w:rsidP="005578A8">
      <w:pPr>
        <w:rPr>
          <w:rFonts w:ascii="ＭＳ 明朝" w:hAnsi="ＭＳ 明朝"/>
        </w:rPr>
      </w:pPr>
    </w:p>
    <w:p w14:paraId="13BF6CDE" w14:textId="6ED88563" w:rsidR="005578A8" w:rsidRPr="00783F69" w:rsidRDefault="003F3923" w:rsidP="005578A8">
      <w:pPr>
        <w:rPr>
          <w:rFonts w:ascii="ＭＳ 明朝" w:hAnsi="ＭＳ 明朝"/>
          <w:lang w:eastAsia="zh-TW"/>
        </w:rPr>
      </w:pPr>
      <w:r>
        <w:rPr>
          <w:rFonts w:ascii="ＭＳ 明朝" w:hAnsi="ＭＳ 明朝" w:hint="eastAsia"/>
        </w:rPr>
        <w:t>202●</w:t>
      </w:r>
      <w:r>
        <w:rPr>
          <w:rFonts w:ascii="ＭＳ 明朝" w:hAnsi="ＭＳ 明朝" w:hint="eastAsia"/>
          <w:lang w:eastAsia="zh-TW"/>
        </w:rPr>
        <w:t>年</w:t>
      </w:r>
      <w:r>
        <w:rPr>
          <w:rFonts w:ascii="ＭＳ 明朝" w:hAnsi="ＭＳ 明朝" w:hint="eastAsia"/>
        </w:rPr>
        <w:t>●</w:t>
      </w:r>
      <w:r>
        <w:rPr>
          <w:rFonts w:ascii="ＭＳ 明朝" w:hAnsi="ＭＳ 明朝" w:hint="eastAsia"/>
          <w:lang w:eastAsia="zh-TW"/>
        </w:rPr>
        <w:t>月</w:t>
      </w:r>
      <w:r>
        <w:rPr>
          <w:rFonts w:ascii="ＭＳ 明朝" w:hAnsi="ＭＳ 明朝" w:hint="eastAsia"/>
        </w:rPr>
        <w:t>●●</w:t>
      </w:r>
      <w:r>
        <w:rPr>
          <w:rFonts w:ascii="ＭＳ 明朝" w:hAnsi="ＭＳ 明朝" w:hint="eastAsia"/>
          <w:lang w:eastAsia="zh-TW"/>
        </w:rPr>
        <w:t>日</w:t>
      </w:r>
    </w:p>
    <w:p w14:paraId="31C04E5A" w14:textId="77777777" w:rsidR="005578A8" w:rsidRDefault="005578A8" w:rsidP="005578A8">
      <w:pPr>
        <w:rPr>
          <w:rFonts w:ascii="ＭＳ 明朝" w:hAnsi="ＭＳ 明朝"/>
          <w:lang w:eastAsia="zh-TW"/>
        </w:rPr>
      </w:pPr>
    </w:p>
    <w:p w14:paraId="398A9409" w14:textId="77777777" w:rsidR="005578A8" w:rsidRDefault="005578A8" w:rsidP="005578A8">
      <w:pPr>
        <w:rPr>
          <w:rFonts w:ascii="ＭＳ 明朝" w:hAnsi="ＭＳ 明朝"/>
          <w:lang w:eastAsia="zh-TW"/>
        </w:rPr>
      </w:pPr>
    </w:p>
    <w:p w14:paraId="145DDFBC" w14:textId="77777777" w:rsidR="005578A8" w:rsidRDefault="005578A8" w:rsidP="005578A8">
      <w:pPr>
        <w:rPr>
          <w:rFonts w:ascii="ＭＳ 明朝" w:hAnsi="ＭＳ 明朝"/>
          <w:lang w:eastAsia="zh-TW"/>
        </w:rPr>
      </w:pPr>
    </w:p>
    <w:p w14:paraId="705CE731" w14:textId="36CE2161" w:rsidR="00DC5D34" w:rsidRDefault="005578A8" w:rsidP="00C80133">
      <w:pPr>
        <w:ind w:leftChars="343" w:left="2158" w:hangingChars="685" w:hanging="1438"/>
        <w:rPr>
          <w:rFonts w:ascii="ＭＳ Ｐ明朝" w:eastAsia="ＭＳ Ｐ明朝" w:hAnsi="ＭＳ Ｐ明朝" w:cs="Arial"/>
        </w:rPr>
      </w:pPr>
      <w:commentRangeStart w:id="103"/>
      <w:r>
        <w:rPr>
          <w:rFonts w:ascii="ＭＳ 明朝" w:hAnsi="ＭＳ 明朝" w:hint="eastAsia"/>
          <w:lang w:eastAsia="zh-TW"/>
        </w:rPr>
        <w:t>（営業者）</w:t>
      </w:r>
      <w:r>
        <w:rPr>
          <w:rFonts w:ascii="ＭＳ 明朝" w:hAnsi="ＭＳ 明朝"/>
          <w:lang w:eastAsia="zh-TW"/>
        </w:rPr>
        <w:t xml:space="preserve">   </w:t>
      </w:r>
      <w:del w:id="104" w:author="株式会社WineBank" w:date="2026-09-29T00:00:00Z">
        <w:r>
          <w:rPr>
            <w:rFonts w:ascii="ＭＳ 明朝" w:hAnsi="ＭＳ 明朝" w:hint="eastAsia"/>
          </w:rPr>
          <w:delText>東京都渋谷区神泉7-6　芦沢ビル1階</w:delText>
        </w:r>
      </w:del>
      <w:ins w:id="105" w:author="株式会社WineBank" w:date="2026-09-29T00:00:00Z">
        <w:r>
          <w:rPr>
            <w:rFonts w:ascii="ＭＳ 明朝" w:hAnsi="ＭＳ 明朝" w:hint="eastAsia"/>
          </w:rPr>
          <w:t>東京都港区六本木四丁目12番8号　第六DMJビル2階</w:t>
        </w:r>
      </w:ins>
      <w:commentRangeEnd w:id="103"/>
      <w:r>
        <w:rPr>
          <w:rStyle w:val="af4"/>
          <w:rFonts w:ascii="ＭＳ Ｐ明朝" w:eastAsia="ＭＳ Ｐ明朝" w:hAnsi="ＭＳ Ｐ明朝" w:cs="Arial"/>
          <w:sz w:val="21"/>
          <w:szCs w:val="24"/>
        </w:rPr>
        <w:commentReference w:id="103"/>
      </w:r>
    </w:p>
    <w:p w14:paraId="371E2FF9" w14:textId="395FB1A2" w:rsidR="005578A8" w:rsidRDefault="002E0384" w:rsidP="005578A8">
      <w:pPr>
        <w:pStyle w:val="11"/>
        <w:tabs>
          <w:tab w:val="left" w:pos="2520"/>
        </w:tabs>
        <w:ind w:firstLineChars="1000" w:firstLine="2100"/>
        <w:rPr>
          <w:rFonts w:hAnsi="ＭＳ 明朝"/>
        </w:rPr>
      </w:pPr>
      <w:r>
        <w:rPr>
          <w:rFonts w:hAnsi="ＭＳ 明朝" w:hint="eastAsia"/>
        </w:rPr>
        <w:t>合同会社WineBank</w:t>
      </w:r>
      <w:del w:id="106" w:author="株式会社WineBank" w:date="2026-09-29T00:00:00Z">
        <w:r>
          <w:rPr>
            <w:rFonts w:hAnsi="ＭＳ 明朝"/>
          </w:rPr>
          <w:delText xml:space="preserve"> P1</w:delText>
        </w:r>
      </w:del>
      <w:ins w:id="107" w:author="株式会社WineBank" w:date="2026-09-29T00:00:00Z">
        <w:r>
          <w:rPr>
            <w:rFonts w:hAnsi="ＭＳ 明朝"/>
          </w:rPr>
          <w:t xml:space="preserve"> P5</w:t>
        </w:r>
      </w:ins>
    </w:p>
    <w:p w14:paraId="272E7722" w14:textId="50726D4A" w:rsidR="002E0384" w:rsidRDefault="002E0384" w:rsidP="005578A8">
      <w:pPr>
        <w:pStyle w:val="11"/>
        <w:tabs>
          <w:tab w:val="left" w:pos="2520"/>
        </w:tabs>
        <w:ind w:firstLineChars="1000" w:firstLine="2100"/>
        <w:rPr>
          <w:rFonts w:hAnsi="ＭＳ 明朝"/>
        </w:rPr>
      </w:pPr>
      <w:r>
        <w:rPr>
          <w:rFonts w:hAnsi="ＭＳ 明朝" w:hint="eastAsia"/>
        </w:rPr>
        <w:t>代表社員　中野 邦人</w:t>
      </w:r>
    </w:p>
    <w:p w14:paraId="1C232FF6" w14:textId="77777777" w:rsidR="005578A8" w:rsidRDefault="005578A8" w:rsidP="005578A8">
      <w:pPr>
        <w:ind w:leftChars="1027" w:left="2157" w:firstLineChars="5" w:firstLine="10"/>
        <w:rPr>
          <w:rFonts w:ascii="ＭＳ 明朝" w:hAnsi="ＭＳ 明朝"/>
        </w:rPr>
      </w:pPr>
    </w:p>
    <w:p w14:paraId="0CF3B54E" w14:textId="77777777" w:rsidR="005578A8" w:rsidRDefault="005578A8" w:rsidP="005578A8">
      <w:pPr>
        <w:ind w:leftChars="1027" w:left="2157" w:firstLineChars="5" w:firstLine="10"/>
        <w:rPr>
          <w:rFonts w:ascii="ＭＳ 明朝" w:hAnsi="ＭＳ 明朝"/>
        </w:rPr>
      </w:pPr>
    </w:p>
    <w:p w14:paraId="7C7F2901" w14:textId="77777777" w:rsidR="005578A8" w:rsidRDefault="005578A8" w:rsidP="005578A8">
      <w:pPr>
        <w:ind w:leftChars="343" w:left="2158" w:hangingChars="685" w:hanging="1438"/>
        <w:rPr>
          <w:rFonts w:ascii="ＭＳ 明朝" w:hAnsi="ＭＳ 明朝"/>
        </w:rPr>
      </w:pPr>
    </w:p>
    <w:p w14:paraId="19CEAF93" w14:textId="3DA9E52C" w:rsidR="00235A5A" w:rsidRDefault="005578A8" w:rsidP="00DF1AB9">
      <w:pPr>
        <w:ind w:leftChars="343" w:left="2158" w:hangingChars="685" w:hanging="1438"/>
        <w:rPr>
          <w:rFonts w:ascii="ＭＳ 明朝" w:hAnsi="ＭＳ 明朝"/>
          <w:lang w:eastAsia="zh-TW"/>
        </w:rPr>
      </w:pPr>
      <w:r>
        <w:rPr>
          <w:rFonts w:ascii="ＭＳ 明朝" w:hAnsi="ＭＳ 明朝" w:hint="eastAsia"/>
          <w:lang w:eastAsia="zh-TW"/>
        </w:rPr>
        <w:t>（出資者）</w:t>
      </w:r>
      <w:r>
        <w:rPr>
          <w:rFonts w:ascii="ＭＳ 明朝" w:hAnsi="ＭＳ 明朝" w:hint="eastAsia"/>
          <w:lang w:eastAsia="zh-TW"/>
        </w:rPr>
        <w:tab/>
      </w:r>
      <w:r>
        <w:rPr>
          <w:rFonts w:ascii="ＭＳ 明朝" w:hAnsi="ＭＳ 明朝" w:hint="eastAsia"/>
        </w:rPr>
        <w:t>●●</w:t>
      </w:r>
    </w:p>
    <w:p w14:paraId="568CE12C" w14:textId="37A5EFB4" w:rsidR="00E00210" w:rsidRPr="00DF1AB9" w:rsidRDefault="00E00210" w:rsidP="00DF1AB9">
      <w:pPr>
        <w:ind w:leftChars="343" w:left="2158" w:hangingChars="685" w:hanging="1438"/>
      </w:pPr>
      <w:r>
        <w:rPr>
          <w:rFonts w:ascii="ＭＳ 明朝" w:hAnsi="ＭＳ 明朝" w:hint="eastAsia"/>
        </w:rPr>
        <w:t xml:space="preserve">　　　　　　　●●</w:t>
      </w:r>
    </w:p>
    <w:p w14:paraId="19599259" w14:textId="77777777" w:rsidR="00426997" w:rsidRDefault="00912D27">
      <w:pPr>
        <w:rPr>
          <w:ins w:id="108" w:author="株式会社WineBank" w:date="2026-09-29T00:00:00Z"/>
          <w:rFonts w:ascii="ＭＳ 明朝" w:hAnsi="ＭＳ 明朝"/>
        </w:rPr>
      </w:pPr>
      <w:ins w:id="109" w:author="株式会社WineBank" w:date="2026-09-29T00:00:00Z">
        <w:r>
          <w:br w:type="page"/>
        </w:r>
      </w:ins>
    </w:p>
    <w:p w14:paraId="1C501EE6" w14:textId="77777777" w:rsidR="00426997" w:rsidRDefault="00912D27">
      <w:pPr>
        <w:jc w:val="center"/>
        <w:rPr>
          <w:ins w:id="110" w:author="株式会社WineBank" w:date="2026-09-29T00:00:00Z"/>
          <w:rFonts w:ascii="ＭＳ 明朝" w:hAnsi="ＭＳ 明朝"/>
        </w:rPr>
      </w:pPr>
      <w:ins w:id="111" w:author="株式会社WineBank" w:date="2026-09-29T00:00:00Z">
        <w:r>
          <w:rPr>
            <w:rFonts w:ascii="ＭＳ 明朝" w:hAnsi="ＭＳ 明朝" w:hint="eastAsia"/>
            <w:b/>
          </w:rPr>
          <w:lastRenderedPageBreak/>
          <w:t>別紙</w:t>
        </w:r>
        <w:r>
          <w:rPr>
            <w:rFonts w:ascii="ＭＳ 明朝" w:hAnsi="ＭＳ 明朝" w:hint="eastAsia"/>
            <w:b/>
          </w:rPr>
          <w:t>1</w:t>
        </w:r>
        <w:r>
          <w:rPr>
            <w:rFonts w:ascii="ＭＳ 明朝" w:hAnsi="ＭＳ 明朝" w:hint="eastAsia"/>
            <w:b/>
          </w:rPr>
          <w:t xml:space="preserve">　管理委託契約書（写し）</w:t>
        </w:r>
      </w:ins>
    </w:p>
    <w:p w14:paraId="48BE2ABB" w14:textId="77777777" w:rsidR="00426997" w:rsidRDefault="00426997">
      <w:pPr>
        <w:rPr>
          <w:ins w:id="112" w:author="株式会社WineBank" w:date="2026-09-29T00:00:00Z"/>
          <w:rFonts w:ascii="ＭＳ 明朝" w:hAnsi="ＭＳ 明朝"/>
        </w:rPr>
      </w:pPr>
    </w:p>
    <w:p w14:paraId="427A2538" w14:textId="77777777" w:rsidR="00426997" w:rsidRDefault="00912D27">
      <w:pPr>
        <w:rPr>
          <w:ins w:id="113" w:author="株式会社WineBank" w:date="2026-09-29T00:00:00Z"/>
          <w:rFonts w:ascii="ＭＳ 明朝" w:hAnsi="ＭＳ 明朝"/>
        </w:rPr>
      </w:pPr>
      <w:ins w:id="114" w:author="株式会社WineBank" w:date="2026-09-29T00:00:00Z">
        <w:r>
          <w:rPr>
            <w:rFonts w:ascii="ＭＳ 明朝" w:hAnsi="ＭＳ 明朝" w:hint="eastAsia"/>
          </w:rPr>
          <w:t>営業者と受託者の間で</w:t>
        </w:r>
        <w:r>
          <w:rPr>
            <w:rFonts w:ascii="ＭＳ 明朝" w:hAnsi="ＭＳ 明朝" w:hint="eastAsia"/>
          </w:rPr>
          <w:t>2026</w:t>
        </w:r>
        <w:r>
          <w:rPr>
            <w:rFonts w:ascii="ＭＳ 明朝" w:hAnsi="ＭＳ 明朝" w:hint="eastAsia"/>
          </w:rPr>
          <w:t>年●月●日付にて締結される管理委託契約書の写しを添付する。</w:t>
        </w:r>
      </w:ins>
    </w:p>
    <w:p w14:paraId="62F2B4A7" w14:textId="77777777" w:rsidR="00426997" w:rsidRDefault="00912D27">
      <w:pPr>
        <w:rPr>
          <w:ins w:id="115" w:author="株式会社WineBank" w:date="2026-09-29T00:00:00Z"/>
          <w:rFonts w:ascii="ＭＳ 明朝" w:hAnsi="ＭＳ 明朝"/>
        </w:rPr>
      </w:pPr>
      <w:ins w:id="116" w:author="株式会社WineBank" w:date="2026-09-29T00:00:00Z">
        <w:r>
          <w:rPr>
            <w:rFonts w:ascii="ＭＳ 明朝" w:hAnsi="ＭＳ 明朝" w:hint="eastAsia"/>
          </w:rPr>
          <w:t>（第</w:t>
        </w:r>
        <w:r>
          <w:rPr>
            <w:rFonts w:ascii="ＭＳ 明朝" w:hAnsi="ＭＳ 明朝" w:hint="eastAsia"/>
          </w:rPr>
          <w:t>9</w:t>
        </w:r>
        <w:r>
          <w:rPr>
            <w:rFonts w:ascii="ＭＳ 明朝" w:hAnsi="ＭＳ 明朝" w:hint="eastAsia"/>
          </w:rPr>
          <w:t>条第</w:t>
        </w:r>
        <w:r>
          <w:rPr>
            <w:rFonts w:ascii="ＭＳ 明朝" w:hAnsi="ＭＳ 明朝" w:hint="eastAsia"/>
          </w:rPr>
          <w:t>1</w:t>
        </w:r>
        <w:r>
          <w:rPr>
            <w:rFonts w:ascii="ＭＳ 明朝" w:hAnsi="ＭＳ 明朝" w:hint="eastAsia"/>
          </w:rPr>
          <w:t>項②</w:t>
        </w:r>
        <w:r>
          <w:rPr>
            <w:rFonts w:ascii="ＭＳ 明朝" w:hAnsi="ＭＳ 明朝" w:hint="eastAsia"/>
          </w:rPr>
          <w:t>a.</w:t>
        </w:r>
        <w:r>
          <w:rPr>
            <w:rFonts w:ascii="ＭＳ 明朝" w:hAnsi="ＭＳ 明朝" w:hint="eastAsia"/>
          </w:rPr>
          <w:t>に定める管理委託契約第</w:t>
        </w:r>
        <w:r>
          <w:rPr>
            <w:rFonts w:ascii="ＭＳ 明朝" w:hAnsi="ＭＳ 明朝" w:hint="eastAsia"/>
          </w:rPr>
          <w:t>4</w:t>
        </w:r>
        <w:r>
          <w:rPr>
            <w:rFonts w:ascii="ＭＳ 明朝" w:hAnsi="ＭＳ 明朝" w:hint="eastAsia"/>
          </w:rPr>
          <w:t>条第</w:t>
        </w:r>
        <w:r>
          <w:rPr>
            <w:rFonts w:ascii="ＭＳ 明朝" w:hAnsi="ＭＳ 明朝" w:hint="eastAsia"/>
          </w:rPr>
          <w:t>2</w:t>
        </w:r>
        <w:r>
          <w:rPr>
            <w:rFonts w:ascii="ＭＳ 明朝" w:hAnsi="ＭＳ 明朝" w:hint="eastAsia"/>
          </w:rPr>
          <w:t>項の報酬を含め、受託者が本事業に関して営業者から受ける報酬その他の金員の内容は、本別紙により本出資者に開示される。）</w:t>
        </w:r>
      </w:ins>
    </w:p>
    <w:p w14:paraId="1409464F" w14:textId="77777777" w:rsidR="00426997" w:rsidRDefault="00912D27">
      <w:pPr>
        <w:rPr>
          <w:ins w:id="117" w:author="株式会社WineBank" w:date="2026-09-29T00:00:00Z"/>
          <w:rFonts w:ascii="ＭＳ 明朝" w:hAnsi="ＭＳ 明朝"/>
        </w:rPr>
      </w:pPr>
      <w:ins w:id="118" w:author="株式会社WineBank" w:date="2026-09-29T00:00:00Z">
        <w:r>
          <w:br w:type="page"/>
        </w:r>
      </w:ins>
    </w:p>
    <w:p w14:paraId="42DAFDCB" w14:textId="77777777" w:rsidR="00426997" w:rsidRDefault="00912D27">
      <w:pPr>
        <w:jc w:val="center"/>
        <w:rPr>
          <w:ins w:id="119" w:author="株式会社WineBank" w:date="2026-09-29T00:00:00Z"/>
          <w:rFonts w:ascii="ＭＳ 明朝" w:hAnsi="ＭＳ 明朝"/>
        </w:rPr>
      </w:pPr>
      <w:ins w:id="120" w:author="株式会社WineBank" w:date="2026-09-29T00:00:00Z">
        <w:r>
          <w:rPr>
            <w:rFonts w:ascii="ＭＳ 明朝" w:hAnsi="ＭＳ 明朝" w:hint="eastAsia"/>
            <w:b/>
          </w:rPr>
          <w:lastRenderedPageBreak/>
          <w:t>別紙</w:t>
        </w:r>
        <w:r>
          <w:rPr>
            <w:rFonts w:ascii="ＭＳ 明朝" w:hAnsi="ＭＳ 明朝" w:hint="eastAsia"/>
            <w:b/>
          </w:rPr>
          <w:t>2</w:t>
        </w:r>
        <w:r>
          <w:rPr>
            <w:rFonts w:ascii="ＭＳ 明朝" w:hAnsi="ＭＳ 明朝" w:hint="eastAsia"/>
            <w:b/>
          </w:rPr>
          <w:t xml:space="preserve">　現物出資財産及び受託者等からの取得財産の評価方法</w:t>
        </w:r>
      </w:ins>
    </w:p>
    <w:p w14:paraId="66473E51" w14:textId="77777777" w:rsidR="00426997" w:rsidRDefault="00426997">
      <w:pPr>
        <w:rPr>
          <w:ins w:id="121" w:author="株式会社WineBank" w:date="2026-09-29T00:00:00Z"/>
          <w:rFonts w:ascii="ＭＳ 明朝" w:hAnsi="ＭＳ 明朝"/>
        </w:rPr>
      </w:pPr>
    </w:p>
    <w:p w14:paraId="562EA701" w14:textId="77777777" w:rsidR="00426997" w:rsidRDefault="00912D27">
      <w:pPr>
        <w:keepNext/>
        <w:rPr>
          <w:ins w:id="122" w:author="株式会社WineBank" w:date="2026-09-29T00:00:00Z"/>
          <w:rFonts w:ascii="ＭＳ 明朝" w:hAnsi="ＭＳ 明朝"/>
        </w:rPr>
      </w:pPr>
      <w:ins w:id="123" w:author="株式会社WineBank" w:date="2026-09-29T00:00:00Z">
        <w:r>
          <w:rPr>
            <w:rFonts w:ascii="ＭＳ 明朝" w:hAnsi="ＭＳ 明朝" w:hint="eastAsia"/>
          </w:rPr>
          <w:t>第</w:t>
        </w:r>
        <w:r>
          <w:rPr>
            <w:rFonts w:ascii="ＭＳ 明朝" w:hAnsi="ＭＳ 明朝" w:hint="eastAsia"/>
          </w:rPr>
          <w:t>1</w:t>
        </w:r>
        <w:r>
          <w:rPr>
            <w:rFonts w:ascii="ＭＳ 明朝" w:hAnsi="ＭＳ 明朝" w:hint="eastAsia"/>
          </w:rPr>
          <w:t>条（時価）</w:t>
        </w:r>
      </w:ins>
    </w:p>
    <w:p w14:paraId="56C9BBAF" w14:textId="77777777" w:rsidR="00426997" w:rsidRDefault="00912D27">
      <w:pPr>
        <w:tabs>
          <w:tab w:val="left" w:pos="518"/>
        </w:tabs>
        <w:ind w:left="518" w:hanging="518"/>
        <w:rPr>
          <w:ins w:id="124" w:author="株式会社WineBank" w:date="2026-09-29T00:00:00Z"/>
          <w:rFonts w:ascii="ＭＳ 明朝" w:hAnsi="ＭＳ 明朝"/>
        </w:rPr>
      </w:pPr>
      <w:ins w:id="125" w:author="株式会社WineBank" w:date="2026-09-29T00:00:00Z">
        <w:r>
          <w:rPr>
            <w:rFonts w:ascii="ＭＳ 明朝" w:hAnsi="ＭＳ 明朝" w:hint="eastAsia"/>
          </w:rPr>
          <w:t>1</w:t>
        </w:r>
        <w:r>
          <w:rPr>
            <w:rFonts w:ascii="ＭＳ 明朝" w:hAnsi="ＭＳ 明朝" w:hint="eastAsia"/>
          </w:rPr>
          <w:tab/>
        </w:r>
        <w:r>
          <w:rPr>
            <w:rFonts w:ascii="ＭＳ 明朝" w:hAnsi="ＭＳ 明朝" w:hint="eastAsia"/>
          </w:rPr>
          <w:t>「時価」とは、対象銘柄（生産者名、銘柄名、ヴィンテージ及び容量の組合せにより特定される単位をいう。以下同じ。）ごとに、評価基準日における次の各号の価格を単純平均した価格をいう。</w:t>
        </w:r>
      </w:ins>
    </w:p>
    <w:p w14:paraId="14321F1D" w14:textId="22AC21AC" w:rsidR="00426997" w:rsidRDefault="00912D27">
      <w:pPr>
        <w:tabs>
          <w:tab w:val="left" w:pos="1260"/>
        </w:tabs>
        <w:ind w:left="1260" w:hanging="742"/>
        <w:rPr>
          <w:ins w:id="126" w:author="株式会社WineBank" w:date="2026-09-29T00:00:00Z"/>
          <w:rFonts w:ascii="ＭＳ 明朝" w:hAnsi="ＭＳ 明朝"/>
        </w:rPr>
      </w:pPr>
      <w:ins w:id="127" w:author="株式会社WineBank" w:date="2026-09-29T00:00:00Z">
        <w:r>
          <w:rPr>
            <w:rFonts w:ascii="ＭＳ 明朝" w:hAnsi="ＭＳ 明朝" w:hint="eastAsia"/>
          </w:rPr>
          <w:t>（</w:t>
        </w:r>
        <w:r>
          <w:rPr>
            <w:rFonts w:ascii="ＭＳ 明朝" w:hAnsi="ＭＳ 明朝" w:hint="eastAsia"/>
          </w:rPr>
          <w:t>1</w:t>
        </w:r>
        <w:r>
          <w:rPr>
            <w:rFonts w:ascii="ＭＳ 明朝" w:hAnsi="ＭＳ 明朝" w:hint="eastAsia"/>
          </w:rPr>
          <w:t>）</w:t>
        </w:r>
        <w:r>
          <w:rPr>
            <w:rFonts w:ascii="ＭＳ 明朝" w:hAnsi="ＭＳ 明朝" w:hint="eastAsia"/>
          </w:rPr>
          <w:tab/>
        </w:r>
        <w:r>
          <w:rPr>
            <w:rFonts w:ascii="ＭＳ 明朝" w:hAnsi="ＭＳ 明朝" w:hint="eastAsia"/>
          </w:rPr>
          <w:t>酒販店向け卸売価格（受託者及び第三者の直近</w:t>
        </w:r>
      </w:ins>
      <w:ins w:id="128" w:author="Kunihito Nakano" w:date="2026-09-29T12:16:00Z" w16du:dateUtc="2026-09-29T03:16:00Z">
        <w:r w:rsidR="009F6AB4">
          <w:rPr>
            <w:rFonts w:ascii="ＭＳ 明朝" w:hAnsi="ＭＳ 明朝" w:hint="eastAsia"/>
          </w:rPr>
          <w:t>6</w:t>
        </w:r>
      </w:ins>
      <w:ins w:id="129" w:author="株式会社WineBank" w:date="2026-09-29T00:00:00Z">
        <w:del w:id="130" w:author="Kunihito Nakano" w:date="2026-09-29T12:16:00Z" w16du:dateUtc="2026-09-29T03:16:00Z">
          <w:r w:rsidDel="009F6AB4">
            <w:rPr>
              <w:rFonts w:ascii="ＭＳ 明朝" w:hAnsi="ＭＳ 明朝" w:hint="eastAsia"/>
            </w:rPr>
            <w:delText>3</w:delText>
          </w:r>
        </w:del>
        <w:r>
          <w:rPr>
            <w:rFonts w:ascii="ＭＳ 明朝" w:hAnsi="ＭＳ 明朝" w:hint="eastAsia"/>
          </w:rPr>
          <w:t>ヶ月の実現単価その他客観的資料に基づく価格）</w:t>
        </w:r>
      </w:ins>
    </w:p>
    <w:p w14:paraId="61E05CA5" w14:textId="0546E631" w:rsidR="00426997" w:rsidRDefault="00912D27">
      <w:pPr>
        <w:tabs>
          <w:tab w:val="left" w:pos="1260"/>
        </w:tabs>
        <w:ind w:left="1260" w:hanging="742"/>
        <w:rPr>
          <w:ins w:id="131" w:author="株式会社WineBank" w:date="2026-09-29T00:00:00Z"/>
          <w:rFonts w:ascii="ＭＳ 明朝" w:hAnsi="ＭＳ 明朝"/>
        </w:rPr>
      </w:pPr>
      <w:ins w:id="132" w:author="株式会社WineBank" w:date="2026-09-29T00:00:00Z">
        <w:r>
          <w:rPr>
            <w:rFonts w:ascii="ＭＳ 明朝" w:hAnsi="ＭＳ 明朝" w:hint="eastAsia"/>
          </w:rPr>
          <w:t>（</w:t>
        </w:r>
        <w:r>
          <w:rPr>
            <w:rFonts w:ascii="ＭＳ 明朝" w:hAnsi="ＭＳ 明朝" w:hint="eastAsia"/>
          </w:rPr>
          <w:t>2</w:t>
        </w:r>
        <w:r>
          <w:rPr>
            <w:rFonts w:ascii="ＭＳ 明朝" w:hAnsi="ＭＳ 明朝" w:hint="eastAsia"/>
          </w:rPr>
          <w:t>）</w:t>
        </w:r>
        <w:r>
          <w:rPr>
            <w:rFonts w:ascii="ＭＳ 明朝" w:hAnsi="ＭＳ 明朝" w:hint="eastAsia"/>
          </w:rPr>
          <w:tab/>
        </w:r>
        <w:r>
          <w:rPr>
            <w:rFonts w:ascii="ＭＳ 明朝" w:hAnsi="ＭＳ 明朝" w:hint="eastAsia"/>
          </w:rPr>
          <w:t>国内の主要な電子商取引サイトにおける一般消費者向け</w:t>
        </w:r>
      </w:ins>
      <w:ins w:id="133" w:author="Kunihito Nakano" w:date="2026-09-29T12:15:00Z" w16du:dateUtc="2026-09-29T03:15:00Z">
        <w:r w:rsidR="009F6AB4">
          <w:rPr>
            <w:rFonts w:ascii="ＭＳ 明朝" w:hAnsi="ＭＳ 明朝" w:hint="eastAsia"/>
          </w:rPr>
          <w:t>正規品の最安値</w:t>
        </w:r>
      </w:ins>
      <w:ins w:id="134" w:author="株式会社WineBank" w:date="2026-09-29T00:00:00Z">
        <w:r>
          <w:rPr>
            <w:rFonts w:ascii="ＭＳ 明朝" w:hAnsi="ＭＳ 明朝" w:hint="eastAsia"/>
          </w:rPr>
          <w:t>販売価格（直近の実勢価格）</w:t>
        </w:r>
      </w:ins>
    </w:p>
    <w:p w14:paraId="774F2039" w14:textId="77777777" w:rsidR="00426997" w:rsidRDefault="00912D27">
      <w:pPr>
        <w:tabs>
          <w:tab w:val="left" w:pos="518"/>
        </w:tabs>
        <w:ind w:left="518" w:hanging="518"/>
        <w:rPr>
          <w:ins w:id="135" w:author="株式会社WineBank" w:date="2026-09-29T00:00:00Z"/>
          <w:rFonts w:ascii="ＭＳ 明朝" w:hAnsi="ＭＳ 明朝"/>
        </w:rPr>
      </w:pPr>
      <w:ins w:id="136" w:author="株式会社WineBank" w:date="2026-09-29T00:00:00Z">
        <w:r>
          <w:rPr>
            <w:rFonts w:ascii="ＭＳ 明朝" w:hAnsi="ＭＳ 明朝" w:hint="eastAsia"/>
          </w:rPr>
          <w:t>2</w:t>
        </w:r>
        <w:r>
          <w:rPr>
            <w:rFonts w:ascii="ＭＳ 明朝" w:hAnsi="ＭＳ 明朝" w:hint="eastAsia"/>
          </w:rPr>
          <w:tab/>
        </w:r>
        <w:r>
          <w:rPr>
            <w:rFonts w:ascii="ＭＳ 明朝" w:hAnsi="ＭＳ 明朝" w:hint="eastAsia"/>
          </w:rPr>
          <w:t>評価基準日は、現物出資の実行日又は取得日とする。</w:t>
        </w:r>
      </w:ins>
    </w:p>
    <w:p w14:paraId="31941555" w14:textId="77777777" w:rsidR="00426997" w:rsidRDefault="00912D27">
      <w:pPr>
        <w:tabs>
          <w:tab w:val="left" w:pos="518"/>
        </w:tabs>
        <w:ind w:left="518" w:hanging="518"/>
        <w:rPr>
          <w:ins w:id="137" w:author="株式会社WineBank" w:date="2026-09-29T00:00:00Z"/>
          <w:rFonts w:ascii="ＭＳ 明朝" w:hAnsi="ＭＳ 明朝"/>
        </w:rPr>
      </w:pPr>
      <w:ins w:id="138" w:author="株式会社WineBank" w:date="2026-09-29T00:00:00Z">
        <w:r>
          <w:rPr>
            <w:rFonts w:ascii="ＭＳ 明朝" w:hAnsi="ＭＳ 明朝" w:hint="eastAsia"/>
          </w:rPr>
          <w:t>3</w:t>
        </w:r>
        <w:r>
          <w:rPr>
            <w:rFonts w:ascii="ＭＳ 明朝" w:hAnsi="ＭＳ 明朝" w:hint="eastAsia"/>
          </w:rPr>
          <w:tab/>
        </w:r>
        <w:r>
          <w:rPr>
            <w:rFonts w:ascii="ＭＳ 明朝" w:hAnsi="ＭＳ 明朝" w:hint="eastAsia"/>
          </w:rPr>
          <w:t>前項の価格が得られない対象銘柄については、</w:t>
        </w:r>
        <w:r>
          <w:rPr>
            <w:rFonts w:ascii="ＭＳ 明朝" w:hAnsi="ＭＳ 明朝" w:hint="eastAsia"/>
          </w:rPr>
          <w:t>Liv-ex</w:t>
        </w:r>
        <w:r>
          <w:rPr>
            <w:rFonts w:ascii="ＭＳ 明朝" w:hAnsi="ＭＳ 明朝" w:hint="eastAsia"/>
          </w:rPr>
          <w:t>等の国際的な市場価格指標その他客観的な市場データに基づき合理的に算定する。</w:t>
        </w:r>
      </w:ins>
    </w:p>
    <w:p w14:paraId="190323A4" w14:textId="77777777" w:rsidR="00426997" w:rsidRDefault="00426997">
      <w:pPr>
        <w:rPr>
          <w:ins w:id="139" w:author="株式会社WineBank" w:date="2026-09-29T00:00:00Z"/>
          <w:rFonts w:ascii="ＭＳ 明朝" w:hAnsi="ＭＳ 明朝"/>
        </w:rPr>
      </w:pPr>
    </w:p>
    <w:p w14:paraId="287B022D" w14:textId="77777777" w:rsidR="00426997" w:rsidRDefault="00912D27">
      <w:pPr>
        <w:keepNext/>
        <w:rPr>
          <w:ins w:id="140" w:author="株式会社WineBank" w:date="2026-09-29T00:00:00Z"/>
          <w:rFonts w:ascii="ＭＳ 明朝" w:hAnsi="ＭＳ 明朝"/>
        </w:rPr>
      </w:pPr>
      <w:ins w:id="141" w:author="株式会社WineBank" w:date="2026-09-29T00:00:00Z">
        <w:r>
          <w:rPr>
            <w:rFonts w:ascii="ＭＳ 明朝" w:hAnsi="ＭＳ 明朝" w:hint="eastAsia"/>
          </w:rPr>
          <w:t>第</w:t>
        </w:r>
        <w:r>
          <w:rPr>
            <w:rFonts w:ascii="ＭＳ 明朝" w:hAnsi="ＭＳ 明朝" w:hint="eastAsia"/>
          </w:rPr>
          <w:t>2</w:t>
        </w:r>
        <w:r>
          <w:rPr>
            <w:rFonts w:ascii="ＭＳ 明朝" w:hAnsi="ＭＳ 明朝" w:hint="eastAsia"/>
          </w:rPr>
          <w:t>条（評価額）</w:t>
        </w:r>
      </w:ins>
    </w:p>
    <w:p w14:paraId="120F49A6" w14:textId="77777777" w:rsidR="00426997" w:rsidRDefault="00912D27">
      <w:pPr>
        <w:rPr>
          <w:ins w:id="142" w:author="株式会社WineBank" w:date="2026-09-29T00:00:00Z"/>
          <w:rFonts w:ascii="ＭＳ 明朝" w:hAnsi="ＭＳ 明朝"/>
        </w:rPr>
      </w:pPr>
      <w:commentRangeStart w:id="143"/>
      <w:ins w:id="144" w:author="株式会社WineBank" w:date="2026-09-29T00:00:00Z">
        <w:r>
          <w:rPr>
            <w:rFonts w:ascii="ＭＳ 明朝" w:hAnsi="ＭＳ 明朝" w:hint="eastAsia"/>
          </w:rPr>
          <w:t>現物出資財産の評価額及び受託者等からの取得価格は、時価に（</w:t>
        </w:r>
        <w:r>
          <w:rPr>
            <w:rFonts w:ascii="ＭＳ 明朝" w:hAnsi="ＭＳ 明朝" w:hint="eastAsia"/>
          </w:rPr>
          <w:t>1</w:t>
        </w:r>
        <w:r>
          <w:rPr>
            <w:rFonts w:ascii="ＭＳ 明朝" w:hAnsi="ＭＳ 明朝" w:hint="eastAsia"/>
          </w:rPr>
          <w:t>−α）を乗じた額とする。αは</w:t>
        </w:r>
        <w:r>
          <w:rPr>
            <w:rFonts w:ascii="ＭＳ 明朝" w:hAnsi="ＭＳ 明朝" w:hint="eastAsia"/>
          </w:rPr>
          <w:t>20.8%</w:t>
        </w:r>
        <w:r>
          <w:rPr>
            <w:rFonts w:ascii="ＭＳ 明朝" w:hAnsi="ＭＳ 明朝" w:hint="eastAsia"/>
          </w:rPr>
          <w:t>とする。</w:t>
        </w:r>
      </w:ins>
      <w:commentRangeEnd w:id="143"/>
      <w:r>
        <w:rPr>
          <w:rStyle w:val="af4"/>
          <w:rFonts w:ascii="ＭＳ 明朝" w:hAnsi="ＭＳ 明朝"/>
          <w:sz w:val="21"/>
          <w:szCs w:val="24"/>
        </w:rPr>
        <w:commentReference w:id="143"/>
      </w:r>
    </w:p>
    <w:p w14:paraId="79FE5D06" w14:textId="77777777" w:rsidR="00426997" w:rsidRDefault="00426997">
      <w:pPr>
        <w:rPr>
          <w:ins w:id="145" w:author="株式会社WineBank" w:date="2026-09-29T00:00:00Z"/>
          <w:rFonts w:ascii="ＭＳ 明朝" w:hAnsi="ＭＳ 明朝"/>
        </w:rPr>
      </w:pPr>
    </w:p>
    <w:p w14:paraId="2E439F80" w14:textId="77777777" w:rsidR="00426997" w:rsidRDefault="00912D27">
      <w:pPr>
        <w:keepNext/>
        <w:rPr>
          <w:ins w:id="146" w:author="株式会社WineBank" w:date="2026-09-29T00:00:00Z"/>
          <w:rFonts w:ascii="ＭＳ 明朝" w:hAnsi="ＭＳ 明朝"/>
        </w:rPr>
      </w:pPr>
      <w:ins w:id="147" w:author="株式会社WineBank" w:date="2026-09-29T00:00:00Z">
        <w:r>
          <w:rPr>
            <w:rFonts w:ascii="ＭＳ 明朝" w:hAnsi="ＭＳ 明朝" w:hint="eastAsia"/>
          </w:rPr>
          <w:t>第</w:t>
        </w:r>
        <w:r>
          <w:rPr>
            <w:rFonts w:ascii="ＭＳ 明朝" w:hAnsi="ＭＳ 明朝" w:hint="eastAsia"/>
          </w:rPr>
          <w:t>3</w:t>
        </w:r>
        <w:r>
          <w:rPr>
            <w:rFonts w:ascii="ＭＳ 明朝" w:hAnsi="ＭＳ 明朝" w:hint="eastAsia"/>
          </w:rPr>
          <w:t>条（帳簿価額との関係）</w:t>
        </w:r>
      </w:ins>
    </w:p>
    <w:p w14:paraId="734AAFC3" w14:textId="77777777" w:rsidR="00426997" w:rsidRDefault="00912D27">
      <w:pPr>
        <w:rPr>
          <w:ins w:id="148" w:author="株式会社WineBank" w:date="2026-09-29T00:00:00Z"/>
          <w:rFonts w:ascii="ＭＳ 明朝" w:hAnsi="ＭＳ 明朝"/>
        </w:rPr>
      </w:pPr>
      <w:ins w:id="149" w:author="株式会社WineBank" w:date="2026-09-29T00:00:00Z">
        <w:r>
          <w:rPr>
            <w:rFonts w:ascii="ＭＳ 明朝" w:hAnsi="ＭＳ 明朝" w:hint="eastAsia"/>
          </w:rPr>
          <w:t>前条の評価額をもって営業者における取得価額とする。評価額と受託者の帳簿価額との差額は受託者に帰属し、本事業の損益には含めない。</w:t>
        </w:r>
      </w:ins>
    </w:p>
    <w:p w14:paraId="1345C9DF" w14:textId="77777777" w:rsidR="00426997" w:rsidRDefault="00426997">
      <w:pPr>
        <w:rPr>
          <w:ins w:id="150" w:author="株式会社WineBank" w:date="2026-09-29T00:00:00Z"/>
          <w:rFonts w:ascii="ＭＳ 明朝" w:hAnsi="ＭＳ 明朝"/>
        </w:rPr>
      </w:pPr>
    </w:p>
    <w:p w14:paraId="775E3791" w14:textId="77777777" w:rsidR="00426997" w:rsidRDefault="00912D27">
      <w:pPr>
        <w:keepNext/>
        <w:rPr>
          <w:ins w:id="151" w:author="株式会社WineBank" w:date="2026-09-29T00:00:00Z"/>
          <w:rFonts w:ascii="ＭＳ 明朝" w:hAnsi="ＭＳ 明朝"/>
        </w:rPr>
      </w:pPr>
      <w:ins w:id="152" w:author="株式会社WineBank" w:date="2026-09-29T00:00:00Z">
        <w:r>
          <w:rPr>
            <w:rFonts w:ascii="ＭＳ 明朝" w:hAnsi="ＭＳ 明朝" w:hint="eastAsia"/>
          </w:rPr>
          <w:t>第</w:t>
        </w:r>
        <w:r>
          <w:rPr>
            <w:rFonts w:ascii="ＭＳ 明朝" w:hAnsi="ＭＳ 明朝" w:hint="eastAsia"/>
          </w:rPr>
          <w:t>4</w:t>
        </w:r>
        <w:r>
          <w:rPr>
            <w:rFonts w:ascii="ＭＳ 明朝" w:hAnsi="ＭＳ 明朝" w:hint="eastAsia"/>
          </w:rPr>
          <w:t>条（評価額を下回る売却）</w:t>
        </w:r>
      </w:ins>
    </w:p>
    <w:p w14:paraId="7486A16B" w14:textId="77777777" w:rsidR="00426997" w:rsidRDefault="00912D27">
      <w:pPr>
        <w:tabs>
          <w:tab w:val="left" w:pos="518"/>
        </w:tabs>
        <w:ind w:left="518" w:hanging="518"/>
        <w:rPr>
          <w:ins w:id="153" w:author="株式会社WineBank" w:date="2026-09-29T00:00:00Z"/>
          <w:rFonts w:ascii="ＭＳ 明朝" w:hAnsi="ＭＳ 明朝"/>
        </w:rPr>
      </w:pPr>
      <w:ins w:id="154" w:author="株式会社WineBank" w:date="2026-09-29T00:00:00Z">
        <w:r>
          <w:rPr>
            <w:rFonts w:ascii="ＭＳ 明朝" w:hAnsi="ＭＳ 明朝" w:hint="eastAsia"/>
          </w:rPr>
          <w:t>1</w:t>
        </w:r>
        <w:r>
          <w:rPr>
            <w:rFonts w:ascii="ＭＳ 明朝" w:hAnsi="ＭＳ 明朝" w:hint="eastAsia"/>
          </w:rPr>
          <w:tab/>
        </w:r>
        <w:r>
          <w:rPr>
            <w:rFonts w:ascii="ＭＳ 明朝" w:hAnsi="ＭＳ 明朝" w:hint="eastAsia"/>
          </w:rPr>
          <w:t>本財産たるワインの売却価額が前条の取得価額を下回った場合の差額は、本事業の損失として、第</w:t>
        </w:r>
        <w:r>
          <w:rPr>
            <w:rFonts w:ascii="ＭＳ 明朝" w:hAnsi="ＭＳ 明朝" w:hint="eastAsia"/>
          </w:rPr>
          <w:t>9</w:t>
        </w:r>
        <w:r>
          <w:rPr>
            <w:rFonts w:ascii="ＭＳ 明朝" w:hAnsi="ＭＳ 明朝" w:hint="eastAsia"/>
          </w:rPr>
          <w:t>条第</w:t>
        </w:r>
        <w:r>
          <w:rPr>
            <w:rFonts w:ascii="ＭＳ 明朝" w:hAnsi="ＭＳ 明朝" w:hint="eastAsia"/>
          </w:rPr>
          <w:t>5</w:t>
        </w:r>
        <w:r>
          <w:rPr>
            <w:rFonts w:ascii="ＭＳ 明朝" w:hAnsi="ＭＳ 明朝" w:hint="eastAsia"/>
          </w:rPr>
          <w:t>項に従い各本件匿名組合員が出資割合に応じて負担する。</w:t>
        </w:r>
      </w:ins>
    </w:p>
    <w:p w14:paraId="6BEB8DDD" w14:textId="77777777" w:rsidR="00426997" w:rsidRDefault="00912D27">
      <w:pPr>
        <w:tabs>
          <w:tab w:val="left" w:pos="518"/>
        </w:tabs>
        <w:ind w:left="518" w:hanging="518"/>
        <w:rPr>
          <w:ins w:id="155" w:author="株式会社WineBank" w:date="2026-09-29T00:00:00Z"/>
          <w:rFonts w:ascii="ＭＳ 明朝" w:hAnsi="ＭＳ 明朝"/>
        </w:rPr>
      </w:pPr>
      <w:ins w:id="156" w:author="株式会社WineBank" w:date="2026-09-29T00:00:00Z">
        <w:r>
          <w:rPr>
            <w:rFonts w:ascii="ＭＳ 明朝" w:hAnsi="ＭＳ 明朝" w:hint="eastAsia"/>
          </w:rPr>
          <w:t>2</w:t>
        </w:r>
        <w:r>
          <w:rPr>
            <w:rFonts w:ascii="ＭＳ 明朝" w:hAnsi="ＭＳ 明朝" w:hint="eastAsia"/>
          </w:rPr>
          <w:tab/>
        </w:r>
        <w:r>
          <w:rPr>
            <w:rFonts w:ascii="ＭＳ 明朝" w:hAnsi="ＭＳ 明朝" w:hint="eastAsia"/>
          </w:rPr>
          <w:t>前項にかかわらず、評価基準日における時価の算定に用いた資料に誤り又は虚偽があり、これにより評価額が過大となった場合には、受託者は、過大となった額を営業者に金銭で支払うものとする。</w:t>
        </w:r>
      </w:ins>
    </w:p>
    <w:p w14:paraId="46AE4B33" w14:textId="77777777" w:rsidR="00426997" w:rsidRDefault="00426997">
      <w:pPr>
        <w:rPr>
          <w:ins w:id="157" w:author="株式会社WineBank" w:date="2026-09-29T00:00:00Z"/>
          <w:rFonts w:ascii="ＭＳ 明朝" w:hAnsi="ＭＳ 明朝"/>
        </w:rPr>
      </w:pPr>
    </w:p>
    <w:p w14:paraId="2787BD5E" w14:textId="77777777" w:rsidR="00426997" w:rsidRDefault="00912D27">
      <w:pPr>
        <w:keepNext/>
        <w:rPr>
          <w:ins w:id="158" w:author="株式会社WineBank" w:date="2026-09-29T00:00:00Z"/>
          <w:rFonts w:ascii="ＭＳ 明朝" w:hAnsi="ＭＳ 明朝"/>
        </w:rPr>
      </w:pPr>
      <w:ins w:id="159" w:author="株式会社WineBank" w:date="2026-09-29T00:00:00Z">
        <w:r>
          <w:rPr>
            <w:rFonts w:ascii="ＭＳ 明朝" w:hAnsi="ＭＳ 明朝" w:hint="eastAsia"/>
          </w:rPr>
          <w:t>第</w:t>
        </w:r>
        <w:r>
          <w:rPr>
            <w:rFonts w:ascii="ＭＳ 明朝" w:hAnsi="ＭＳ 明朝" w:hint="eastAsia"/>
          </w:rPr>
          <w:t>5</w:t>
        </w:r>
        <w:r>
          <w:rPr>
            <w:rFonts w:ascii="ＭＳ 明朝" w:hAnsi="ＭＳ 明朝" w:hint="eastAsia"/>
          </w:rPr>
          <w:t>条（消費税等）</w:t>
        </w:r>
      </w:ins>
    </w:p>
    <w:p w14:paraId="1D7890D3" w14:textId="77777777" w:rsidR="00426997" w:rsidRDefault="00912D27">
      <w:pPr>
        <w:rPr>
          <w:ins w:id="160" w:author="株式会社WineBank" w:date="2026-09-29T00:00:00Z"/>
          <w:rFonts w:ascii="ＭＳ 明朝" w:hAnsi="ＭＳ 明朝"/>
        </w:rPr>
      </w:pPr>
      <w:ins w:id="161" w:author="株式会社WineBank" w:date="2026-09-29T00:00:00Z">
        <w:r>
          <w:rPr>
            <w:rFonts w:ascii="ＭＳ 明朝" w:hAnsi="ＭＳ 明朝" w:hint="eastAsia"/>
          </w:rPr>
          <w:t>評価額及び取得価格は消費税及び地方消費税（以下「消費税等」という。）を含まない金額とする。現物出資又は取得に係る消費税等相当額は、営業者が本財産から受託者に金銭で支払うものとし、営業者は当該消費税等について仕入税額控除の適用を受けるものとする。</w:t>
        </w:r>
      </w:ins>
    </w:p>
    <w:p w14:paraId="3558A1AE" w14:textId="77777777" w:rsidR="00426997" w:rsidRDefault="00426997">
      <w:pPr>
        <w:rPr>
          <w:ins w:id="162" w:author="株式会社WineBank" w:date="2026-09-29T00:00:00Z"/>
          <w:rFonts w:ascii="ＭＳ 明朝" w:hAnsi="ＭＳ 明朝"/>
        </w:rPr>
      </w:pPr>
    </w:p>
    <w:p w14:paraId="243F5E70" w14:textId="77777777" w:rsidR="00426997" w:rsidRDefault="00912D27">
      <w:pPr>
        <w:keepNext/>
        <w:rPr>
          <w:ins w:id="163" w:author="株式会社WineBank" w:date="2026-09-29T00:00:00Z"/>
          <w:rFonts w:ascii="ＭＳ 明朝" w:hAnsi="ＭＳ 明朝"/>
        </w:rPr>
      </w:pPr>
      <w:ins w:id="164" w:author="株式会社WineBank" w:date="2026-09-29T00:00:00Z">
        <w:r>
          <w:rPr>
            <w:rFonts w:ascii="ＭＳ 明朝" w:hAnsi="ＭＳ 明朝" w:hint="eastAsia"/>
          </w:rPr>
          <w:t>第</w:t>
        </w:r>
        <w:r>
          <w:rPr>
            <w:rFonts w:ascii="ＭＳ 明朝" w:hAnsi="ＭＳ 明朝" w:hint="eastAsia"/>
          </w:rPr>
          <w:t>6</w:t>
        </w:r>
        <w:r>
          <w:rPr>
            <w:rFonts w:ascii="ＭＳ 明朝" w:hAnsi="ＭＳ 明朝" w:hint="eastAsia"/>
          </w:rPr>
          <w:t>条（根拠資料の保存・検証）</w:t>
        </w:r>
      </w:ins>
    </w:p>
    <w:p w14:paraId="2E16BA71" w14:textId="77777777" w:rsidR="00426997" w:rsidRDefault="00912D27">
      <w:pPr>
        <w:rPr>
          <w:ins w:id="165" w:author="株式会社WineBank" w:date="2026-09-29T00:00:00Z"/>
          <w:rFonts w:ascii="ＭＳ 明朝" w:hAnsi="ＭＳ 明朝"/>
        </w:rPr>
      </w:pPr>
      <w:ins w:id="166" w:author="株式会社WineBank" w:date="2026-09-29T00:00:00Z">
        <w:r>
          <w:rPr>
            <w:rFonts w:ascii="ＭＳ 明朝" w:hAnsi="ＭＳ 明朝" w:hint="eastAsia"/>
          </w:rPr>
          <w:t>営業者は、時価の算定に用いた資料を本契約終了後</w:t>
        </w:r>
        <w:r>
          <w:rPr>
            <w:rFonts w:ascii="ＭＳ 明朝" w:hAnsi="ＭＳ 明朝" w:hint="eastAsia"/>
          </w:rPr>
          <w:t>5</w:t>
        </w:r>
        <w:r>
          <w:rPr>
            <w:rFonts w:ascii="ＭＳ 明朝" w:hAnsi="ＭＳ 明朝" w:hint="eastAsia"/>
          </w:rPr>
          <w:t>年間保存し、本出資者の求めに応じて</w:t>
        </w:r>
        <w:r>
          <w:rPr>
            <w:rFonts w:ascii="ＭＳ 明朝" w:hAnsi="ＭＳ 明朝" w:hint="eastAsia"/>
          </w:rPr>
          <w:lastRenderedPageBreak/>
          <w:t>開示する。時価の算定は第</w:t>
        </w:r>
        <w:r>
          <w:rPr>
            <w:rFonts w:ascii="ＭＳ 明朝" w:hAnsi="ＭＳ 明朝" w:hint="eastAsia"/>
          </w:rPr>
          <w:t>12</w:t>
        </w:r>
        <w:r>
          <w:rPr>
            <w:rFonts w:ascii="ＭＳ 明朝" w:hAnsi="ＭＳ 明朝" w:hint="eastAsia"/>
          </w:rPr>
          <w:t>条第</w:t>
        </w:r>
        <w:r>
          <w:rPr>
            <w:rFonts w:ascii="ＭＳ 明朝" w:hAnsi="ＭＳ 明朝" w:hint="eastAsia"/>
          </w:rPr>
          <w:t>5</w:t>
        </w:r>
        <w:r>
          <w:rPr>
            <w:rFonts w:ascii="ＭＳ 明朝" w:hAnsi="ＭＳ 明朝" w:hint="eastAsia"/>
          </w:rPr>
          <w:t>項に定める合意された手続の対象とする。</w:t>
        </w:r>
      </w:ins>
    </w:p>
    <w:p w14:paraId="38FB4D07" w14:textId="77777777" w:rsidR="00426997" w:rsidRDefault="00912D27">
      <w:pPr>
        <w:rPr>
          <w:ins w:id="167" w:author="株式会社WineBank" w:date="2026-09-29T00:00:00Z"/>
          <w:rFonts w:ascii="ＭＳ 明朝" w:hAnsi="ＭＳ 明朝"/>
        </w:rPr>
      </w:pPr>
      <w:ins w:id="168" w:author="株式会社WineBank" w:date="2026-09-29T00:00:00Z">
        <w:r>
          <w:br w:type="page"/>
        </w:r>
      </w:ins>
    </w:p>
    <w:p w14:paraId="1BC6E66E" w14:textId="77777777" w:rsidR="00426997" w:rsidRDefault="00912D27">
      <w:pPr>
        <w:jc w:val="center"/>
        <w:rPr>
          <w:ins w:id="169" w:author="株式会社WineBank" w:date="2026-09-29T00:00:00Z"/>
          <w:rFonts w:ascii="ＭＳ 明朝" w:hAnsi="ＭＳ 明朝"/>
        </w:rPr>
      </w:pPr>
      <w:ins w:id="170" w:author="株式会社WineBank" w:date="2026-09-29T00:00:00Z">
        <w:r>
          <w:rPr>
            <w:rFonts w:ascii="ＭＳ 明朝" w:hAnsi="ＭＳ 明朝" w:hint="eastAsia"/>
            <w:b/>
          </w:rPr>
          <w:lastRenderedPageBreak/>
          <w:t>別紙</w:t>
        </w:r>
        <w:r>
          <w:rPr>
            <w:rFonts w:ascii="ＭＳ 明朝" w:hAnsi="ＭＳ 明朝" w:hint="eastAsia"/>
            <w:b/>
          </w:rPr>
          <w:t>3</w:t>
        </w:r>
        <w:r>
          <w:rPr>
            <w:rFonts w:ascii="ＭＳ 明朝" w:hAnsi="ＭＳ 明朝" w:hint="eastAsia"/>
            <w:b/>
          </w:rPr>
          <w:t xml:space="preserve">　在庫配分方針</w:t>
        </w:r>
      </w:ins>
    </w:p>
    <w:p w14:paraId="3882B81E" w14:textId="77777777" w:rsidR="00426997" w:rsidRDefault="00426997">
      <w:pPr>
        <w:rPr>
          <w:ins w:id="171" w:author="株式会社WineBank" w:date="2026-09-29T00:00:00Z"/>
          <w:rFonts w:ascii="ＭＳ 明朝" w:hAnsi="ＭＳ 明朝"/>
        </w:rPr>
      </w:pPr>
    </w:p>
    <w:p w14:paraId="09DE2C8C" w14:textId="77777777" w:rsidR="00426997" w:rsidRDefault="00912D27">
      <w:pPr>
        <w:rPr>
          <w:ins w:id="172" w:author="株式会社WineBank" w:date="2026-09-29T00:00:00Z"/>
          <w:rFonts w:ascii="ＭＳ 明朝" w:hAnsi="ＭＳ 明朝"/>
        </w:rPr>
      </w:pPr>
      <w:ins w:id="173" w:author="株式会社WineBank" w:date="2026-09-29T00:00:00Z">
        <w:r>
          <w:rPr>
            <w:rFonts w:ascii="ＭＳ 明朝" w:hAnsi="ＭＳ 明朝" w:hint="eastAsia"/>
          </w:rPr>
          <w:t>本別紙において、「本件在庫」とは本財産たるワインその他の酒類を、「自己勘定在庫」とは受託者が自己の計算において保有するワインその他の酒類をいう。</w:t>
        </w:r>
      </w:ins>
    </w:p>
    <w:p w14:paraId="2B5F9B93" w14:textId="77777777" w:rsidR="00426997" w:rsidRDefault="00426997">
      <w:pPr>
        <w:rPr>
          <w:ins w:id="174" w:author="株式会社WineBank" w:date="2026-09-29T00:00:00Z"/>
          <w:rFonts w:ascii="ＭＳ 明朝" w:hAnsi="ＭＳ 明朝"/>
        </w:rPr>
      </w:pPr>
    </w:p>
    <w:p w14:paraId="0DE03065" w14:textId="77777777" w:rsidR="00426997" w:rsidRDefault="00912D27">
      <w:pPr>
        <w:keepNext/>
        <w:rPr>
          <w:ins w:id="175" w:author="株式会社WineBank" w:date="2026-09-29T00:00:00Z"/>
          <w:rFonts w:ascii="ＭＳ 明朝" w:hAnsi="ＭＳ 明朝"/>
        </w:rPr>
      </w:pPr>
      <w:ins w:id="176" w:author="株式会社WineBank" w:date="2026-09-29T00:00:00Z">
        <w:r>
          <w:rPr>
            <w:rFonts w:ascii="ＭＳ 明朝" w:hAnsi="ＭＳ 明朝" w:hint="eastAsia"/>
          </w:rPr>
          <w:t>第</w:t>
        </w:r>
        <w:r>
          <w:rPr>
            <w:rFonts w:ascii="ＭＳ 明朝" w:hAnsi="ＭＳ 明朝" w:hint="eastAsia"/>
          </w:rPr>
          <w:t>1</w:t>
        </w:r>
        <w:r>
          <w:rPr>
            <w:rFonts w:ascii="ＭＳ 明朝" w:hAnsi="ＭＳ 明朝" w:hint="eastAsia"/>
          </w:rPr>
          <w:t>条（売却の配分）</w:t>
        </w:r>
      </w:ins>
    </w:p>
    <w:p w14:paraId="6CAD4BEF" w14:textId="77777777" w:rsidR="00426997" w:rsidRDefault="00912D27">
      <w:pPr>
        <w:tabs>
          <w:tab w:val="left" w:pos="518"/>
        </w:tabs>
        <w:ind w:left="518" w:hanging="518"/>
        <w:rPr>
          <w:ins w:id="177" w:author="株式会社WineBank" w:date="2026-09-29T00:00:00Z"/>
          <w:rFonts w:ascii="ＭＳ 明朝" w:hAnsi="ＭＳ 明朝"/>
        </w:rPr>
      </w:pPr>
      <w:ins w:id="178" w:author="株式会社WineBank" w:date="2026-09-29T00:00:00Z">
        <w:r>
          <w:rPr>
            <w:rFonts w:ascii="ＭＳ 明朝" w:hAnsi="ＭＳ 明朝" w:hint="eastAsia"/>
          </w:rPr>
          <w:t>1</w:t>
        </w:r>
        <w:r>
          <w:rPr>
            <w:rFonts w:ascii="ＭＳ 明朝" w:hAnsi="ＭＳ 明朝" w:hint="eastAsia"/>
          </w:rPr>
          <w:tab/>
        </w:r>
        <w:r>
          <w:rPr>
            <w:rFonts w:ascii="ＭＳ 明朝" w:hAnsi="ＭＳ 明朝" w:hint="eastAsia"/>
          </w:rPr>
          <w:t>同一の対象銘柄について本件在庫及び自己勘定在庫の双方が存在する場合、当該対象銘柄の売却は、売却時点における両者の在庫数量の比率に応じて配分する。</w:t>
        </w:r>
      </w:ins>
    </w:p>
    <w:p w14:paraId="4F470756" w14:textId="77777777" w:rsidR="00426997" w:rsidRDefault="00912D27">
      <w:pPr>
        <w:tabs>
          <w:tab w:val="left" w:pos="518"/>
        </w:tabs>
        <w:ind w:left="518" w:hanging="518"/>
        <w:rPr>
          <w:ins w:id="179" w:author="株式会社WineBank" w:date="2026-09-29T00:00:00Z"/>
          <w:rFonts w:ascii="ＭＳ 明朝" w:hAnsi="ＭＳ 明朝"/>
        </w:rPr>
      </w:pPr>
      <w:ins w:id="180" w:author="株式会社WineBank" w:date="2026-09-29T00:00:00Z">
        <w:r>
          <w:rPr>
            <w:rFonts w:ascii="ＭＳ 明朝" w:hAnsi="ＭＳ 明朝" w:hint="eastAsia"/>
          </w:rPr>
          <w:t>2</w:t>
        </w:r>
        <w:r>
          <w:rPr>
            <w:rFonts w:ascii="ＭＳ 明朝" w:hAnsi="ＭＳ 明朝" w:hint="eastAsia"/>
          </w:rPr>
          <w:tab/>
        </w:r>
        <w:r>
          <w:rPr>
            <w:rFonts w:ascii="ＭＳ 明朝" w:hAnsi="ＭＳ 明朝" w:hint="eastAsia"/>
          </w:rPr>
          <w:t>個々の売却は数量の分割になじまないことから、対象銘柄ごとの累計売却数量の配分比率が前項の比率に一致するよう配分台帳により管理し、当該比率からの乖離が大きい側の在庫から出庫する。</w:t>
        </w:r>
      </w:ins>
    </w:p>
    <w:p w14:paraId="72F13D4A" w14:textId="77777777" w:rsidR="00426997" w:rsidRDefault="00912D27">
      <w:pPr>
        <w:tabs>
          <w:tab w:val="left" w:pos="518"/>
        </w:tabs>
        <w:ind w:left="518" w:hanging="518"/>
        <w:rPr>
          <w:ins w:id="181" w:author="株式会社WineBank" w:date="2026-09-29T00:00:00Z"/>
          <w:rFonts w:ascii="ＭＳ 明朝" w:hAnsi="ＭＳ 明朝"/>
        </w:rPr>
      </w:pPr>
      <w:ins w:id="182" w:author="株式会社WineBank" w:date="2026-09-29T00:00:00Z">
        <w:r>
          <w:rPr>
            <w:rFonts w:ascii="ＭＳ 明朝" w:hAnsi="ＭＳ 明朝" w:hint="eastAsia"/>
          </w:rPr>
          <w:t>3</w:t>
        </w:r>
        <w:r>
          <w:rPr>
            <w:rFonts w:ascii="ＭＳ 明朝" w:hAnsi="ＭＳ 明朝" w:hint="eastAsia"/>
          </w:rPr>
          <w:tab/>
        </w:r>
        <w:r>
          <w:rPr>
            <w:rFonts w:ascii="ＭＳ 明朝" w:hAnsi="ＭＳ 明朝" w:hint="eastAsia"/>
          </w:rPr>
          <w:t>前項による乖離が同等である場合、ロット単位での売却その他前項の方法により配分を決し得ない場合、又は配分の判断を要する場合は、本件在庫を優先して売却する。</w:t>
        </w:r>
      </w:ins>
    </w:p>
    <w:p w14:paraId="2BC931ED" w14:textId="77777777" w:rsidR="00426997" w:rsidRDefault="00912D27">
      <w:pPr>
        <w:tabs>
          <w:tab w:val="left" w:pos="518"/>
        </w:tabs>
        <w:ind w:left="518" w:hanging="518"/>
        <w:rPr>
          <w:ins w:id="183" w:author="株式会社WineBank" w:date="2026-09-29T00:00:00Z"/>
          <w:rFonts w:ascii="ＭＳ 明朝" w:hAnsi="ＭＳ 明朝"/>
        </w:rPr>
      </w:pPr>
      <w:ins w:id="184" w:author="株式会社WineBank" w:date="2026-09-29T00:00:00Z">
        <w:r>
          <w:rPr>
            <w:rFonts w:ascii="ＭＳ 明朝" w:hAnsi="ＭＳ 明朝" w:hint="eastAsia"/>
          </w:rPr>
          <w:t>4</w:t>
        </w:r>
        <w:r>
          <w:rPr>
            <w:rFonts w:ascii="ＭＳ 明朝" w:hAnsi="ＭＳ 明朝" w:hint="eastAsia"/>
          </w:rPr>
          <w:tab/>
        </w:r>
        <w:r>
          <w:rPr>
            <w:rFonts w:ascii="ＭＳ 明朝" w:hAnsi="ＭＳ 明朝" w:hint="eastAsia"/>
          </w:rPr>
          <w:t>四半期末日における累計配分比率と第</w:t>
        </w:r>
        <w:r>
          <w:rPr>
            <w:rFonts w:ascii="ＭＳ 明朝" w:hAnsi="ＭＳ 明朝" w:hint="eastAsia"/>
          </w:rPr>
          <w:t>1</w:t>
        </w:r>
        <w:r>
          <w:rPr>
            <w:rFonts w:ascii="ＭＳ 明朝" w:hAnsi="ＭＳ 明朝" w:hint="eastAsia"/>
          </w:rPr>
          <w:t>項の比率との乖離が●</w:t>
        </w:r>
        <w:r>
          <w:rPr>
            <w:rFonts w:ascii="ＭＳ 明朝" w:hAnsi="ＭＳ 明朝" w:hint="eastAsia"/>
          </w:rPr>
          <w:t>%</w:t>
        </w:r>
        <w:r>
          <w:rPr>
            <w:rFonts w:ascii="ＭＳ 明朝" w:hAnsi="ＭＳ 明朝" w:hint="eastAsia"/>
          </w:rPr>
          <w:t>を超えた場合、翌四半期においてこれを是正する。</w:t>
        </w:r>
      </w:ins>
    </w:p>
    <w:p w14:paraId="608D1641" w14:textId="77777777" w:rsidR="00426997" w:rsidRDefault="00426997">
      <w:pPr>
        <w:rPr>
          <w:ins w:id="185" w:author="株式会社WineBank" w:date="2026-09-29T00:00:00Z"/>
          <w:rFonts w:ascii="ＭＳ 明朝" w:hAnsi="ＭＳ 明朝"/>
        </w:rPr>
      </w:pPr>
    </w:p>
    <w:p w14:paraId="1F9BAE8E" w14:textId="77777777" w:rsidR="00426997" w:rsidRDefault="00912D27">
      <w:pPr>
        <w:keepNext/>
        <w:rPr>
          <w:ins w:id="186" w:author="株式会社WineBank" w:date="2026-09-29T00:00:00Z"/>
          <w:rFonts w:ascii="ＭＳ 明朝" w:hAnsi="ＭＳ 明朝"/>
        </w:rPr>
      </w:pPr>
      <w:ins w:id="187" w:author="株式会社WineBank" w:date="2026-09-29T00:00:00Z">
        <w:r>
          <w:rPr>
            <w:rFonts w:ascii="ＭＳ 明朝" w:hAnsi="ＭＳ 明朝" w:hint="eastAsia"/>
          </w:rPr>
          <w:t>第</w:t>
        </w:r>
        <w:r>
          <w:rPr>
            <w:rFonts w:ascii="ＭＳ 明朝" w:hAnsi="ＭＳ 明朝" w:hint="eastAsia"/>
          </w:rPr>
          <w:t>2</w:t>
        </w:r>
        <w:r>
          <w:rPr>
            <w:rFonts w:ascii="ＭＳ 明朝" w:hAnsi="ＭＳ 明朝" w:hint="eastAsia"/>
          </w:rPr>
          <w:t>条（組入銘柄の選定）</w:t>
        </w:r>
      </w:ins>
    </w:p>
    <w:p w14:paraId="3284497D" w14:textId="77777777" w:rsidR="00426997" w:rsidRDefault="00912D27">
      <w:pPr>
        <w:rPr>
          <w:ins w:id="188" w:author="株式会社WineBank" w:date="2026-09-29T00:00:00Z"/>
          <w:rFonts w:ascii="ＭＳ 明朝" w:hAnsi="ＭＳ 明朝"/>
        </w:rPr>
      </w:pPr>
      <w:ins w:id="189" w:author="株式会社WineBank" w:date="2026-09-29T00:00:00Z">
        <w:r>
          <w:rPr>
            <w:rFonts w:ascii="ＭＳ 明朝" w:hAnsi="ＭＳ 明朝" w:hint="eastAsia"/>
          </w:rPr>
          <w:t>本件在庫に組み入れる対象銘柄は、流通量が多く売却までの期間が短いと見込まれる銘柄を優先し、自己勘定在庫に係る対象銘柄と可能な限り重複しないよう選定する。現物出資する銘柄についても同様とし、滞留在庫の受け皿としてはならない。</w:t>
        </w:r>
      </w:ins>
    </w:p>
    <w:p w14:paraId="18041A54" w14:textId="77777777" w:rsidR="00426997" w:rsidRDefault="00426997">
      <w:pPr>
        <w:rPr>
          <w:ins w:id="190" w:author="株式会社WineBank" w:date="2026-09-29T00:00:00Z"/>
          <w:rFonts w:ascii="ＭＳ 明朝" w:hAnsi="ＭＳ 明朝"/>
        </w:rPr>
      </w:pPr>
    </w:p>
    <w:p w14:paraId="7072BACA" w14:textId="77777777" w:rsidR="00426997" w:rsidRDefault="00912D27">
      <w:pPr>
        <w:keepNext/>
        <w:rPr>
          <w:ins w:id="191" w:author="株式会社WineBank" w:date="2026-09-29T00:00:00Z"/>
          <w:rFonts w:ascii="ＭＳ 明朝" w:hAnsi="ＭＳ 明朝"/>
        </w:rPr>
      </w:pPr>
      <w:ins w:id="192" w:author="株式会社WineBank" w:date="2026-09-29T00:00:00Z">
        <w:r>
          <w:rPr>
            <w:rFonts w:ascii="ＭＳ 明朝" w:hAnsi="ＭＳ 明朝" w:hint="eastAsia"/>
          </w:rPr>
          <w:t>第</w:t>
        </w:r>
        <w:r>
          <w:rPr>
            <w:rFonts w:ascii="ＭＳ 明朝" w:hAnsi="ＭＳ 明朝" w:hint="eastAsia"/>
          </w:rPr>
          <w:t>3</w:t>
        </w:r>
        <w:r>
          <w:rPr>
            <w:rFonts w:ascii="ＭＳ 明朝" w:hAnsi="ＭＳ 明朝" w:hint="eastAsia"/>
          </w:rPr>
          <w:t>条（実現単価の同一性と差額の補填）</w:t>
        </w:r>
      </w:ins>
    </w:p>
    <w:p w14:paraId="7C74D303" w14:textId="77777777" w:rsidR="00426997" w:rsidRDefault="00912D27">
      <w:pPr>
        <w:tabs>
          <w:tab w:val="left" w:pos="518"/>
        </w:tabs>
        <w:ind w:left="518" w:hanging="518"/>
        <w:rPr>
          <w:ins w:id="193" w:author="株式会社WineBank" w:date="2026-09-29T00:00:00Z"/>
          <w:rFonts w:ascii="ＭＳ 明朝" w:hAnsi="ＭＳ 明朝"/>
        </w:rPr>
      </w:pPr>
      <w:ins w:id="194" w:author="株式会社WineBank" w:date="2026-09-29T00:00:00Z">
        <w:r>
          <w:rPr>
            <w:rFonts w:ascii="ＭＳ 明朝" w:hAnsi="ＭＳ 明朝" w:hint="eastAsia"/>
          </w:rPr>
          <w:t>1</w:t>
        </w:r>
        <w:r>
          <w:rPr>
            <w:rFonts w:ascii="ＭＳ 明朝" w:hAnsi="ＭＳ 明朝" w:hint="eastAsia"/>
          </w:rPr>
          <w:tab/>
        </w:r>
        <w:r>
          <w:rPr>
            <w:rFonts w:ascii="ＭＳ 明朝" w:hAnsi="ＭＳ 明朝" w:hint="eastAsia"/>
          </w:rPr>
          <w:t>同一の対象銘柄について同一の四半期に本件在庫及び自己勘定在庫の双方を売却した場合、本件在庫に係る実現単価は自己勘定在庫に係る実現単価を下回らないものとする。</w:t>
        </w:r>
      </w:ins>
    </w:p>
    <w:p w14:paraId="28D00F34" w14:textId="77777777" w:rsidR="00426997" w:rsidRDefault="00912D27">
      <w:pPr>
        <w:tabs>
          <w:tab w:val="left" w:pos="518"/>
        </w:tabs>
        <w:ind w:left="518" w:hanging="518"/>
        <w:rPr>
          <w:ins w:id="195" w:author="株式会社WineBank" w:date="2026-09-29T00:00:00Z"/>
          <w:rFonts w:ascii="ＭＳ 明朝" w:hAnsi="ＭＳ 明朝"/>
        </w:rPr>
      </w:pPr>
      <w:ins w:id="196" w:author="株式会社WineBank" w:date="2026-09-29T00:00:00Z">
        <w:r>
          <w:rPr>
            <w:rFonts w:ascii="ＭＳ 明朝" w:hAnsi="ＭＳ 明朝" w:hint="eastAsia"/>
          </w:rPr>
          <w:t>2</w:t>
        </w:r>
        <w:r>
          <w:rPr>
            <w:rFonts w:ascii="ＭＳ 明朝" w:hAnsi="ＭＳ 明朝" w:hint="eastAsia"/>
          </w:rPr>
          <w:tab/>
        </w:r>
        <w:r>
          <w:rPr>
            <w:rFonts w:ascii="ＭＳ 明朝" w:hAnsi="ＭＳ 明朝" w:hint="eastAsia"/>
          </w:rPr>
          <w:t>前項に反して本件在庫に係る実現単価が下回った場合、受託者は、その差額に当該四半期における本件在庫の売却本数を乗じた金額を、当該四半期の報告書提出後</w:t>
        </w:r>
        <w:r>
          <w:rPr>
            <w:rFonts w:ascii="ＭＳ 明朝" w:hAnsi="ＭＳ 明朝" w:hint="eastAsia"/>
          </w:rPr>
          <w:t>30</w:t>
        </w:r>
        <w:r>
          <w:rPr>
            <w:rFonts w:ascii="ＭＳ 明朝" w:hAnsi="ＭＳ 明朝" w:hint="eastAsia"/>
          </w:rPr>
          <w:t>日以内に営業者に支払う。</w:t>
        </w:r>
      </w:ins>
    </w:p>
    <w:p w14:paraId="50E41422" w14:textId="77777777" w:rsidR="00426997" w:rsidRDefault="00426997">
      <w:pPr>
        <w:rPr>
          <w:ins w:id="197" w:author="株式会社WineBank" w:date="2026-09-29T00:00:00Z"/>
          <w:rFonts w:ascii="ＭＳ 明朝" w:hAnsi="ＭＳ 明朝"/>
        </w:rPr>
      </w:pPr>
    </w:p>
    <w:p w14:paraId="58E538D0" w14:textId="77777777" w:rsidR="00426997" w:rsidRDefault="00912D27">
      <w:pPr>
        <w:keepNext/>
        <w:rPr>
          <w:ins w:id="198" w:author="株式会社WineBank" w:date="2026-09-29T00:00:00Z"/>
          <w:rFonts w:ascii="ＭＳ 明朝" w:hAnsi="ＭＳ 明朝"/>
        </w:rPr>
      </w:pPr>
      <w:ins w:id="199" w:author="株式会社WineBank" w:date="2026-09-29T00:00:00Z">
        <w:r>
          <w:rPr>
            <w:rFonts w:ascii="ＭＳ 明朝" w:hAnsi="ＭＳ 明朝" w:hint="eastAsia"/>
          </w:rPr>
          <w:t>第</w:t>
        </w:r>
        <w:r>
          <w:rPr>
            <w:rFonts w:ascii="ＭＳ 明朝" w:hAnsi="ＭＳ 明朝" w:hint="eastAsia"/>
          </w:rPr>
          <w:t>4</w:t>
        </w:r>
        <w:r>
          <w:rPr>
            <w:rFonts w:ascii="ＭＳ 明朝" w:hAnsi="ＭＳ 明朝" w:hint="eastAsia"/>
          </w:rPr>
          <w:t>条（配分台帳・出庫の自動割当・分別保管）</w:t>
        </w:r>
      </w:ins>
    </w:p>
    <w:p w14:paraId="6CC162F2" w14:textId="77777777" w:rsidR="00426997" w:rsidRDefault="00912D27">
      <w:pPr>
        <w:tabs>
          <w:tab w:val="left" w:pos="518"/>
        </w:tabs>
        <w:ind w:left="518" w:hanging="518"/>
        <w:rPr>
          <w:ins w:id="200" w:author="株式会社WineBank" w:date="2026-09-29T00:00:00Z"/>
          <w:rFonts w:ascii="ＭＳ 明朝" w:hAnsi="ＭＳ 明朝"/>
        </w:rPr>
      </w:pPr>
      <w:ins w:id="201" w:author="株式会社WineBank" w:date="2026-09-29T00:00:00Z">
        <w:r>
          <w:rPr>
            <w:rFonts w:ascii="ＭＳ 明朝" w:hAnsi="ＭＳ 明朝" w:hint="eastAsia"/>
          </w:rPr>
          <w:t>1</w:t>
        </w:r>
        <w:r>
          <w:rPr>
            <w:rFonts w:ascii="ＭＳ 明朝" w:hAnsi="ＭＳ 明朝" w:hint="eastAsia"/>
          </w:rPr>
          <w:tab/>
        </w:r>
        <w:r>
          <w:rPr>
            <w:rFonts w:ascii="ＭＳ 明朝" w:hAnsi="ＭＳ 明朝" w:hint="eastAsia"/>
          </w:rPr>
          <w:t>受託者は、対象銘柄ごとに本件在庫及び自己勘定在庫の期首数量、取得数量、取得単価、売却数量、売却単価及び期末数量を記録した配分台帳を作成・維持し、四半期ごとに営業者を通じて本出資者に開示する。</w:t>
        </w:r>
      </w:ins>
    </w:p>
    <w:p w14:paraId="51FDC085" w14:textId="77777777" w:rsidR="00426997" w:rsidRDefault="00912D27">
      <w:pPr>
        <w:tabs>
          <w:tab w:val="left" w:pos="518"/>
        </w:tabs>
        <w:ind w:left="518" w:hanging="518"/>
        <w:rPr>
          <w:ins w:id="202" w:author="株式会社WineBank" w:date="2026-09-29T00:00:00Z"/>
          <w:rFonts w:ascii="ＭＳ 明朝" w:hAnsi="ＭＳ 明朝"/>
        </w:rPr>
      </w:pPr>
      <w:ins w:id="203" w:author="株式会社WineBank" w:date="2026-09-29T00:00:00Z">
        <w:r>
          <w:rPr>
            <w:rFonts w:ascii="ＭＳ 明朝" w:hAnsi="ＭＳ 明朝" w:hint="eastAsia"/>
          </w:rPr>
          <w:t>2</w:t>
        </w:r>
        <w:r>
          <w:rPr>
            <w:rFonts w:ascii="ＭＳ 明朝" w:hAnsi="ＭＳ 明朝" w:hint="eastAsia"/>
          </w:rPr>
          <w:tab/>
        </w:r>
        <w:r>
          <w:rPr>
            <w:rFonts w:ascii="ＭＳ 明朝" w:hAnsi="ＭＳ 明朝" w:hint="eastAsia"/>
          </w:rPr>
          <w:t>出庫元の決定は前条までの規則に基づき情報システムにより自動的に行い、担当者が変更する場合はその理由を記録する。</w:t>
        </w:r>
      </w:ins>
    </w:p>
    <w:p w14:paraId="0ECF89A8" w14:textId="77777777" w:rsidR="00426997" w:rsidRDefault="00912D27">
      <w:pPr>
        <w:tabs>
          <w:tab w:val="left" w:pos="518"/>
        </w:tabs>
        <w:ind w:left="518" w:hanging="518"/>
        <w:rPr>
          <w:ins w:id="204" w:author="株式会社WineBank" w:date="2026-09-29T00:00:00Z"/>
          <w:rFonts w:ascii="ＭＳ 明朝" w:hAnsi="ＭＳ 明朝"/>
        </w:rPr>
      </w:pPr>
      <w:ins w:id="205" w:author="株式会社WineBank" w:date="2026-09-29T00:00:00Z">
        <w:r>
          <w:rPr>
            <w:rFonts w:ascii="ＭＳ 明朝" w:hAnsi="ＭＳ 明朝" w:hint="eastAsia"/>
          </w:rPr>
          <w:t>3</w:t>
        </w:r>
        <w:r>
          <w:rPr>
            <w:rFonts w:ascii="ＭＳ 明朝" w:hAnsi="ＭＳ 明朝" w:hint="eastAsia"/>
          </w:rPr>
          <w:tab/>
        </w:r>
        <w:r>
          <w:rPr>
            <w:rFonts w:ascii="ＭＳ 明朝" w:hAnsi="ＭＳ 明朝" w:hint="eastAsia"/>
          </w:rPr>
          <w:t>本件在庫は自己勘定在庫と区分されたロケーションで保管し、識別表示を付す。四半</w:t>
        </w:r>
        <w:r>
          <w:rPr>
            <w:rFonts w:ascii="ＭＳ 明朝" w:hAnsi="ＭＳ 明朝" w:hint="eastAsia"/>
          </w:rPr>
          <w:lastRenderedPageBreak/>
          <w:t>期ごとに第三者による実地棚卸を実施する。</w:t>
        </w:r>
      </w:ins>
    </w:p>
    <w:p w14:paraId="4AE0B59E" w14:textId="77777777" w:rsidR="00426997" w:rsidRDefault="00426997">
      <w:pPr>
        <w:rPr>
          <w:ins w:id="206" w:author="株式会社WineBank" w:date="2026-09-29T00:00:00Z"/>
          <w:rFonts w:ascii="ＭＳ 明朝" w:hAnsi="ＭＳ 明朝"/>
        </w:rPr>
      </w:pPr>
    </w:p>
    <w:p w14:paraId="29A44218" w14:textId="77777777" w:rsidR="00426997" w:rsidRDefault="00912D27">
      <w:pPr>
        <w:keepNext/>
        <w:rPr>
          <w:ins w:id="207" w:author="株式会社WineBank" w:date="2026-09-29T00:00:00Z"/>
          <w:rFonts w:ascii="ＭＳ 明朝" w:hAnsi="ＭＳ 明朝"/>
        </w:rPr>
      </w:pPr>
      <w:ins w:id="208" w:author="株式会社WineBank" w:date="2026-09-29T00:00:00Z">
        <w:r>
          <w:rPr>
            <w:rFonts w:ascii="ＭＳ 明朝" w:hAnsi="ＭＳ 明朝" w:hint="eastAsia"/>
          </w:rPr>
          <w:t>第</w:t>
        </w:r>
        <w:r>
          <w:rPr>
            <w:rFonts w:ascii="ＭＳ 明朝" w:hAnsi="ＭＳ 明朝" w:hint="eastAsia"/>
          </w:rPr>
          <w:t>5</w:t>
        </w:r>
        <w:r>
          <w:rPr>
            <w:rFonts w:ascii="ＭＳ 明朝" w:hAnsi="ＭＳ 明朝" w:hint="eastAsia"/>
          </w:rPr>
          <w:t>条（遵守状況の検証・違反時の是正）</w:t>
        </w:r>
      </w:ins>
    </w:p>
    <w:p w14:paraId="1D886870" w14:textId="77777777" w:rsidR="00426997" w:rsidRDefault="00912D27">
      <w:pPr>
        <w:rPr>
          <w:ins w:id="209" w:author="株式会社WineBank" w:date="2026-09-29T00:00:00Z"/>
          <w:rFonts w:ascii="ＭＳ 明朝" w:hAnsi="ＭＳ 明朝"/>
        </w:rPr>
      </w:pPr>
      <w:ins w:id="210" w:author="株式会社WineBank" w:date="2026-09-29T00:00:00Z">
        <w:r>
          <w:rPr>
            <w:rFonts w:ascii="ＭＳ 明朝" w:hAnsi="ＭＳ 明朝" w:hint="eastAsia"/>
          </w:rPr>
          <w:t>本別紙の遵守状況は第</w:t>
        </w:r>
        <w:r>
          <w:rPr>
            <w:rFonts w:ascii="ＭＳ 明朝" w:hAnsi="ＭＳ 明朝" w:hint="eastAsia"/>
          </w:rPr>
          <w:t>12</w:t>
        </w:r>
        <w:r>
          <w:rPr>
            <w:rFonts w:ascii="ＭＳ 明朝" w:hAnsi="ＭＳ 明朝" w:hint="eastAsia"/>
          </w:rPr>
          <w:t>条第</w:t>
        </w:r>
        <w:r>
          <w:rPr>
            <w:rFonts w:ascii="ＭＳ 明朝" w:hAnsi="ＭＳ 明朝" w:hint="eastAsia"/>
          </w:rPr>
          <w:t>5</w:t>
        </w:r>
        <w:r>
          <w:rPr>
            <w:rFonts w:ascii="ＭＳ 明朝" w:hAnsi="ＭＳ 明朝" w:hint="eastAsia"/>
          </w:rPr>
          <w:t>項に定める合意された手続の対象とする。違反があった場合、営業者は遅滞なく本出資者に報告し、是正措置の内容及び実施時期を書面で提示する。</w:t>
        </w:r>
      </w:ins>
    </w:p>
    <w:sectPr w:rsidR="00426997" w:rsidSect="00401EBD">
      <w:headerReference w:type="default" r:id="rId14"/>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株式会社WineBank" w:date="2026-09-29T02:11:00Z" w:initials="WB">
    <w:p w14:paraId="664CE17D" w14:textId="77777777" w:rsidR="00426997" w:rsidRDefault="00912D27">
      <w:r>
        <w:annotationRef/>
      </w:r>
      <w:r>
        <w:rPr>
          <w:color w:val="000000"/>
          <w:sz w:val="20"/>
          <w:szCs w:val="20"/>
        </w:rPr>
        <w:t>【法的整理・要弁護士確認】ワインは有価証券・デリバティブに該当しないため、ワインの銘柄選定等に関する助言は投資助言業（金商法</w:t>
      </w:r>
      <w:r>
        <w:rPr>
          <w:color w:val="000000"/>
          <w:sz w:val="20"/>
          <w:szCs w:val="20"/>
        </w:rPr>
        <w:t>2</w:t>
      </w:r>
      <w:r>
        <w:rPr>
          <w:color w:val="000000"/>
          <w:sz w:val="20"/>
          <w:szCs w:val="20"/>
        </w:rPr>
        <w:t>条</w:t>
      </w:r>
      <w:r>
        <w:rPr>
          <w:color w:val="000000"/>
          <w:sz w:val="20"/>
          <w:szCs w:val="20"/>
        </w:rPr>
        <w:t>8</w:t>
      </w:r>
      <w:r>
        <w:rPr>
          <w:color w:val="000000"/>
          <w:sz w:val="20"/>
          <w:szCs w:val="20"/>
        </w:rPr>
        <w:t>項</w:t>
      </w:r>
      <w:r>
        <w:rPr>
          <w:color w:val="000000"/>
          <w:sz w:val="20"/>
          <w:szCs w:val="20"/>
        </w:rPr>
        <w:t>11</w:t>
      </w:r>
      <w:r>
        <w:rPr>
          <w:color w:val="000000"/>
          <w:sz w:val="20"/>
          <w:szCs w:val="20"/>
        </w:rPr>
        <w:t>号）の対象外と考えられます。また本事業は主として有価証券等に投資するものではないため投資運用業（同項</w:t>
      </w:r>
      <w:r>
        <w:rPr>
          <w:color w:val="000000"/>
          <w:sz w:val="20"/>
          <w:szCs w:val="20"/>
        </w:rPr>
        <w:t>15</w:t>
      </w:r>
      <w:r>
        <w:rPr>
          <w:color w:val="000000"/>
          <w:sz w:val="20"/>
          <w:szCs w:val="20"/>
        </w:rPr>
        <w:t>号）にも該当せず、営業者の規制対象は匿名組合出資持分の自己募集（適格機関投資家等特例業務）に限られるという整理です。受託者が実質的に投資判断を行う実態となる場合の評価も含め、顧問弁護士の確認を経て確定します。助言の範囲は本項なお書きで明確化しました。</w:t>
      </w:r>
    </w:p>
  </w:comment>
  <w:comment w:id="10" w:author="株式会社WineBank" w:date="2026-09-29T02:11:00Z" w:initials="WB">
    <w:p w14:paraId="7E200083" w14:textId="77777777" w:rsidR="00426997" w:rsidRDefault="00912D27">
      <w:r>
        <w:annotationRef/>
      </w:r>
      <w:r>
        <w:rPr>
          <w:color w:val="000000"/>
          <w:sz w:val="20"/>
          <w:szCs w:val="20"/>
        </w:rPr>
        <w:t>適格機関投資家以外の出資者は、特例業務対象投資家（金商法施行令等に定める属性要件）に該当する必要があります。各出資予定者の該当性を組成前に確認します。</w:t>
      </w:r>
    </w:p>
  </w:comment>
  <w:comment w:id="14" w:author="株式会社WineBank" w:date="2026-09-29T02:11:00Z" w:initials="WB">
    <w:p w14:paraId="78E17113" w14:textId="77777777" w:rsidR="00426997" w:rsidRDefault="00912D27">
      <w:r>
        <w:annotationRef/>
      </w:r>
      <w:r>
        <w:rPr>
          <w:color w:val="000000"/>
          <w:sz w:val="20"/>
          <w:szCs w:val="20"/>
        </w:rPr>
        <w:t>評価方法の詳細は別紙</w:t>
      </w:r>
      <w:r>
        <w:rPr>
          <w:color w:val="000000"/>
          <w:sz w:val="20"/>
          <w:szCs w:val="20"/>
        </w:rPr>
        <w:t>2</w:t>
      </w:r>
      <w:r>
        <w:rPr>
          <w:color w:val="000000"/>
          <w:sz w:val="20"/>
          <w:szCs w:val="20"/>
        </w:rPr>
        <w:t>に記載しました。</w:t>
      </w:r>
      <w:r>
        <w:rPr>
          <w:color w:val="000000"/>
          <w:sz w:val="20"/>
          <w:szCs w:val="20"/>
        </w:rPr>
        <w:t>(1)</w:t>
      </w:r>
      <w:r>
        <w:rPr>
          <w:color w:val="000000"/>
          <w:sz w:val="20"/>
          <w:szCs w:val="20"/>
        </w:rPr>
        <w:t>評価額を下回る売却による損失は本事業の損失として出資割合で負担し、時価算定資料の誤り等の場合のみ</w:t>
      </w:r>
      <w:r>
        <w:rPr>
          <w:color w:val="000000"/>
          <w:sz w:val="20"/>
          <w:szCs w:val="20"/>
        </w:rPr>
        <w:t>WineBank</w:t>
      </w:r>
      <w:r>
        <w:rPr>
          <w:color w:val="000000"/>
          <w:sz w:val="20"/>
          <w:szCs w:val="20"/>
        </w:rPr>
        <w:t>が補填、</w:t>
      </w:r>
      <w:r>
        <w:rPr>
          <w:color w:val="000000"/>
          <w:sz w:val="20"/>
          <w:szCs w:val="20"/>
        </w:rPr>
        <w:t>(2)</w:t>
      </w:r>
      <w:r>
        <w:rPr>
          <w:color w:val="000000"/>
          <w:sz w:val="20"/>
          <w:szCs w:val="20"/>
        </w:rPr>
        <w:t>消費税等は営業者が金銭で支払い仕入税額控除で回収、とする案です。</w:t>
      </w:r>
      <w:r>
        <w:rPr>
          <w:color w:val="000000"/>
          <w:sz w:val="20"/>
          <w:szCs w:val="20"/>
        </w:rPr>
        <w:t>(1)</w:t>
      </w:r>
      <w:r>
        <w:rPr>
          <w:color w:val="000000"/>
          <w:sz w:val="20"/>
          <w:szCs w:val="20"/>
        </w:rPr>
        <w:t>は事業判断、</w:t>
      </w:r>
      <w:r>
        <w:rPr>
          <w:color w:val="000000"/>
          <w:sz w:val="20"/>
          <w:szCs w:val="20"/>
        </w:rPr>
        <w:t>(2)</w:t>
      </w:r>
      <w:r>
        <w:rPr>
          <w:color w:val="000000"/>
          <w:sz w:val="20"/>
          <w:szCs w:val="20"/>
        </w:rPr>
        <w:t>は税理士確認事項です。</w:t>
      </w:r>
    </w:p>
  </w:comment>
  <w:comment w:id="30" w:author="株式会社WineBank" w:date="2026-09-29T02:11:00Z" w:initials="WB">
    <w:p w14:paraId="38B5D3A9" w14:textId="77777777" w:rsidR="00426997" w:rsidRDefault="00912D27">
      <w:r>
        <w:annotationRef/>
      </w:r>
      <w:r>
        <w:rPr>
          <w:color w:val="000000"/>
          <w:sz w:val="20"/>
          <w:szCs w:val="20"/>
        </w:rPr>
        <w:t>ご指摘の「ワインの取得価格の公正性」に対応する新設条項です。</w:t>
      </w:r>
      <w:r>
        <w:rPr>
          <w:color w:val="000000"/>
          <w:sz w:val="20"/>
          <w:szCs w:val="20"/>
        </w:rPr>
        <w:t>WineBank</w:t>
      </w:r>
      <w:r>
        <w:rPr>
          <w:color w:val="000000"/>
          <w:sz w:val="20"/>
          <w:szCs w:val="20"/>
        </w:rPr>
        <w:t>が現物出資分</w:t>
      </w:r>
      <w:r>
        <w:rPr>
          <w:color w:val="000000"/>
          <w:sz w:val="20"/>
          <w:szCs w:val="20"/>
        </w:rPr>
        <w:t>60%</w:t>
      </w:r>
      <w:r>
        <w:rPr>
          <w:color w:val="000000"/>
          <w:sz w:val="20"/>
          <w:szCs w:val="20"/>
        </w:rPr>
        <w:t>に加え、投資家出資分で購入するワインも</w:t>
      </w:r>
      <w:r>
        <w:rPr>
          <w:color w:val="000000"/>
          <w:sz w:val="20"/>
          <w:szCs w:val="20"/>
        </w:rPr>
        <w:t>WineBank</w:t>
      </w:r>
      <w:r>
        <w:rPr>
          <w:color w:val="000000"/>
          <w:sz w:val="20"/>
          <w:szCs w:val="20"/>
        </w:rPr>
        <w:t>から取得するため、両方を同じ評価方法（別紙</w:t>
      </w:r>
      <w:r>
        <w:rPr>
          <w:color w:val="000000"/>
          <w:sz w:val="20"/>
          <w:szCs w:val="20"/>
        </w:rPr>
        <w:t>2</w:t>
      </w:r>
      <w:r>
        <w:rPr>
          <w:color w:val="000000"/>
          <w:sz w:val="20"/>
          <w:szCs w:val="20"/>
        </w:rPr>
        <w:t>）に服させています。</w:t>
      </w:r>
    </w:p>
  </w:comment>
  <w:comment w:id="48" w:author="株式会社WineBank" w:date="2026-09-29T02:11:00Z" w:initials="WB">
    <w:p w14:paraId="58682497" w14:textId="77777777" w:rsidR="00426997" w:rsidRDefault="00912D27">
      <w:r>
        <w:annotationRef/>
      </w:r>
      <w:r>
        <w:rPr>
          <w:color w:val="000000"/>
          <w:sz w:val="20"/>
          <w:szCs w:val="20"/>
        </w:rPr>
        <w:t>提案資料と整合させ、従来の各計算期間</w:t>
      </w:r>
      <w:r>
        <w:rPr>
          <w:color w:val="000000"/>
          <w:sz w:val="20"/>
          <w:szCs w:val="20"/>
        </w:rPr>
        <w:t>30</w:t>
      </w:r>
      <w:r>
        <w:rPr>
          <w:color w:val="000000"/>
          <w:sz w:val="20"/>
          <w:szCs w:val="20"/>
        </w:rPr>
        <w:t>万円を総額（</w:t>
      </w:r>
      <w:r>
        <w:rPr>
          <w:color w:val="000000"/>
          <w:sz w:val="20"/>
          <w:szCs w:val="20"/>
        </w:rPr>
        <w:t>WineBank</w:t>
      </w:r>
      <w:r>
        <w:rPr>
          <w:color w:val="000000"/>
          <w:sz w:val="20"/>
          <w:szCs w:val="20"/>
        </w:rPr>
        <w:t>出資分を含む）の年</w:t>
      </w:r>
      <w:r>
        <w:rPr>
          <w:color w:val="000000"/>
          <w:sz w:val="20"/>
          <w:szCs w:val="20"/>
        </w:rPr>
        <w:t>2%</w:t>
      </w:r>
      <w:r>
        <w:rPr>
          <w:color w:val="000000"/>
          <w:sz w:val="20"/>
          <w:szCs w:val="20"/>
        </w:rPr>
        <w:t>に置き換え、成功報酬を収受しない旨を明記しました。第</w:t>
      </w:r>
      <w:r>
        <w:rPr>
          <w:color w:val="000000"/>
          <w:sz w:val="20"/>
          <w:szCs w:val="20"/>
        </w:rPr>
        <w:t>9</w:t>
      </w:r>
      <w:r>
        <w:rPr>
          <w:color w:val="000000"/>
          <w:sz w:val="20"/>
          <w:szCs w:val="20"/>
        </w:rPr>
        <w:t>条第</w:t>
      </w:r>
      <w:r>
        <w:rPr>
          <w:color w:val="000000"/>
          <w:sz w:val="20"/>
          <w:szCs w:val="20"/>
        </w:rPr>
        <w:t>1</w:t>
      </w:r>
      <w:r>
        <w:rPr>
          <w:color w:val="000000"/>
          <w:sz w:val="20"/>
          <w:szCs w:val="20"/>
        </w:rPr>
        <w:t>項</w:t>
      </w:r>
      <w:r>
        <w:rPr>
          <w:color w:val="000000"/>
          <w:sz w:val="20"/>
          <w:szCs w:val="20"/>
        </w:rPr>
        <w:t>②a.</w:t>
      </w:r>
      <w:r>
        <w:rPr>
          <w:color w:val="000000"/>
          <w:sz w:val="20"/>
          <w:szCs w:val="20"/>
        </w:rPr>
        <w:t>の管理委託契約第</w:t>
      </w:r>
      <w:r>
        <w:rPr>
          <w:color w:val="000000"/>
          <w:sz w:val="20"/>
          <w:szCs w:val="20"/>
        </w:rPr>
        <w:t>4</w:t>
      </w:r>
      <w:r>
        <w:rPr>
          <w:color w:val="000000"/>
          <w:sz w:val="20"/>
          <w:szCs w:val="20"/>
        </w:rPr>
        <w:t>条第</w:t>
      </w:r>
      <w:r>
        <w:rPr>
          <w:color w:val="000000"/>
          <w:sz w:val="20"/>
          <w:szCs w:val="20"/>
        </w:rPr>
        <w:t>2</w:t>
      </w:r>
      <w:r>
        <w:rPr>
          <w:color w:val="000000"/>
          <w:sz w:val="20"/>
          <w:szCs w:val="20"/>
        </w:rPr>
        <w:t>項の報酬は、営業者が本管理報酬（固有財産）から支払う整理で整合しています。</w:t>
      </w:r>
    </w:p>
  </w:comment>
  <w:comment w:id="73" w:author="株式会社WineBank" w:date="2026-09-29T02:11:00Z" w:initials="WB">
    <w:p w14:paraId="19B0D97E" w14:textId="77777777" w:rsidR="00426997" w:rsidRDefault="00912D27">
      <w:r>
        <w:annotationRef/>
      </w:r>
      <w:r>
        <w:rPr>
          <w:color w:val="000000"/>
          <w:sz w:val="20"/>
          <w:szCs w:val="20"/>
        </w:rPr>
        <w:t>合同会社</w:t>
      </w:r>
      <w:r>
        <w:rPr>
          <w:color w:val="000000"/>
          <w:sz w:val="20"/>
          <w:szCs w:val="20"/>
        </w:rPr>
        <w:t>WineBank P1</w:t>
      </w:r>
      <w:r>
        <w:rPr>
          <w:color w:val="000000"/>
          <w:sz w:val="20"/>
          <w:szCs w:val="20"/>
        </w:rPr>
        <w:t>の日付が残っていたため修正しました。運用期間</w:t>
      </w:r>
      <w:r>
        <w:rPr>
          <w:color w:val="000000"/>
          <w:sz w:val="20"/>
          <w:szCs w:val="20"/>
        </w:rPr>
        <w:t>5</w:t>
      </w:r>
      <w:r>
        <w:rPr>
          <w:color w:val="000000"/>
          <w:sz w:val="20"/>
          <w:szCs w:val="20"/>
        </w:rPr>
        <w:t>年に合わせ、当初出資実行日の確定後に記入します。</w:t>
      </w:r>
    </w:p>
  </w:comment>
  <w:comment w:id="96" w:author="株式会社WineBank" w:date="2026-09-29T02:11:00Z" w:initials="WB">
    <w:p w14:paraId="5D2BA304" w14:textId="77777777" w:rsidR="00426997" w:rsidRDefault="00912D27">
      <w:r>
        <w:annotationRef/>
      </w:r>
      <w:r>
        <w:rPr>
          <w:color w:val="000000"/>
          <w:sz w:val="20"/>
          <w:szCs w:val="20"/>
        </w:rPr>
        <w:t>売れ残り時に</w:t>
      </w:r>
      <w:r>
        <w:rPr>
          <w:color w:val="000000"/>
          <w:sz w:val="20"/>
          <w:szCs w:val="20"/>
        </w:rPr>
        <w:t>WineBank</w:t>
      </w:r>
      <w:r>
        <w:rPr>
          <w:color w:val="000000"/>
          <w:sz w:val="20"/>
          <w:szCs w:val="20"/>
        </w:rPr>
        <w:t>が買い取る案です。買取価格（時価から控除する販売費用相当の料率）と期限は事業判断のため</w:t>
      </w:r>
      <w:r>
        <w:rPr>
          <w:color w:val="000000"/>
          <w:sz w:val="20"/>
          <w:szCs w:val="20"/>
        </w:rPr>
        <w:t>●</w:t>
      </w:r>
      <w:r>
        <w:rPr>
          <w:color w:val="000000"/>
          <w:sz w:val="20"/>
          <w:szCs w:val="20"/>
        </w:rPr>
        <w:t>としています。</w:t>
      </w:r>
    </w:p>
  </w:comment>
  <w:comment w:id="103" w:author="株式会社WineBank" w:date="2026-09-29T02:11:00Z" w:initials="WB">
    <w:p w14:paraId="0E1C54F4" w14:textId="77777777" w:rsidR="00426997" w:rsidRDefault="00912D27">
      <w:r>
        <w:annotationRef/>
      </w:r>
      <w:r>
        <w:rPr>
          <w:color w:val="000000"/>
          <w:sz w:val="20"/>
          <w:szCs w:val="20"/>
        </w:rPr>
        <w:t>ご提示いただいた社名・住所（</w:t>
      </w:r>
      <w:r>
        <w:rPr>
          <w:color w:val="000000"/>
          <w:sz w:val="20"/>
          <w:szCs w:val="20"/>
        </w:rPr>
        <w:t>WineBank</w:t>
      </w:r>
      <w:r>
        <w:rPr>
          <w:color w:val="000000"/>
          <w:sz w:val="20"/>
          <w:szCs w:val="20"/>
        </w:rPr>
        <w:t>と同一）に合わせ修正しました。登記上の本店所在地の表記に合わせてください。</w:t>
      </w:r>
    </w:p>
  </w:comment>
  <w:comment w:id="143" w:author="株式会社WineBank" w:date="2026-09-29T02:11:00Z" w:initials="WB">
    <w:p w14:paraId="59C15965" w14:textId="77777777" w:rsidR="00426997" w:rsidRDefault="00912D27">
      <w:r>
        <w:annotationRef/>
      </w:r>
      <w:r>
        <w:rPr>
          <w:color w:val="000000"/>
          <w:sz w:val="20"/>
          <w:szCs w:val="20"/>
        </w:rPr>
        <w:t>α</w:t>
      </w:r>
      <w:r>
        <w:rPr>
          <w:color w:val="000000"/>
          <w:sz w:val="20"/>
          <w:szCs w:val="20"/>
        </w:rPr>
        <w:t>は提案資料（時価</w:t>
      </w:r>
      <w:r>
        <w:rPr>
          <w:color w:val="000000"/>
          <w:sz w:val="20"/>
          <w:szCs w:val="20"/>
        </w:rPr>
        <w:t>−</w:t>
      </w:r>
      <w:r>
        <w:rPr>
          <w:color w:val="000000"/>
          <w:sz w:val="20"/>
          <w:szCs w:val="20"/>
        </w:rPr>
        <w:t>α</w:t>
      </w:r>
      <w:r>
        <w:rPr>
          <w:color w:val="000000"/>
          <w:sz w:val="20"/>
          <w:szCs w:val="20"/>
        </w:rPr>
        <w:t>卸）と同じ</w:t>
      </w:r>
      <w:r>
        <w:rPr>
          <w:color w:val="000000"/>
          <w:sz w:val="20"/>
          <w:szCs w:val="20"/>
        </w:rPr>
        <w:t>20.8%</w:t>
      </w:r>
      <w:r>
        <w:rPr>
          <w:color w:val="000000"/>
          <w:sz w:val="20"/>
          <w:szCs w:val="20"/>
        </w:rPr>
        <w:t>としています。変更には受託者及びその関係者を除く出資者の出資割合の過半の同意を要する設計です（第</w:t>
      </w:r>
      <w:r>
        <w:rPr>
          <w:color w:val="000000"/>
          <w:sz w:val="20"/>
          <w:szCs w:val="20"/>
        </w:rPr>
        <w:t>5</w:t>
      </w:r>
      <w:r>
        <w:rPr>
          <w:color w:val="000000"/>
          <w:sz w:val="20"/>
          <w:szCs w:val="20"/>
        </w:rPr>
        <w:t>条の</w:t>
      </w:r>
      <w:r>
        <w:rPr>
          <w:color w:val="000000"/>
          <w:sz w:val="20"/>
          <w:szCs w:val="20"/>
        </w:rPr>
        <w:t>2</w:t>
      </w:r>
      <w:r>
        <w:rPr>
          <w:color w:val="000000"/>
          <w:sz w:val="20"/>
          <w:szCs w:val="20"/>
        </w:rPr>
        <w:t>第</w:t>
      </w:r>
      <w:r>
        <w:rPr>
          <w:color w:val="000000"/>
          <w:sz w:val="20"/>
          <w:szCs w:val="20"/>
        </w:rPr>
        <w:t>4</w:t>
      </w:r>
      <w:r>
        <w:rPr>
          <w:color w:val="000000"/>
          <w:sz w:val="20"/>
          <w:szCs w:val="20"/>
        </w:rPr>
        <w:t>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4CE17D" w15:done="0"/>
  <w15:commentEx w15:paraId="7E200083" w15:done="0"/>
  <w15:commentEx w15:paraId="78E17113" w15:done="0"/>
  <w15:commentEx w15:paraId="38B5D3A9" w15:done="0"/>
  <w15:commentEx w15:paraId="58682497" w15:done="0"/>
  <w15:commentEx w15:paraId="19B0D97E" w15:done="0"/>
  <w15:commentEx w15:paraId="5D2BA304" w15:done="0"/>
  <w15:commentEx w15:paraId="0E1C54F4" w15:done="0"/>
  <w15:commentEx w15:paraId="59C159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390B3F" w16cex:dateUtc="2026-09-29T02:11:00Z"/>
  <w16cex:commentExtensible w16cex:durableId="0F06E5F3" w16cex:dateUtc="2026-09-29T02:11:00Z"/>
  <w16cex:commentExtensible w16cex:durableId="1D0C20C6" w16cex:dateUtc="2026-09-29T02:11:00Z"/>
  <w16cex:commentExtensible w16cex:durableId="6312FAA8" w16cex:dateUtc="2026-09-29T02:11:00Z"/>
  <w16cex:commentExtensible w16cex:durableId="45C0E19B" w16cex:dateUtc="2026-09-29T02:11:00Z"/>
  <w16cex:commentExtensible w16cex:durableId="2860DF94" w16cex:dateUtc="2026-09-29T02:11:00Z"/>
  <w16cex:commentExtensible w16cex:durableId="1287ADCC" w16cex:dateUtc="2026-09-29T02:11:00Z"/>
  <w16cex:commentExtensible w16cex:durableId="0617249F" w16cex:dateUtc="2026-09-29T02:11:00Z"/>
  <w16cex:commentExtensible w16cex:durableId="4E25CB71" w16cex:dateUtc="2026-09-29T02: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4CE17D" w16cid:durableId="4F390B3F"/>
  <w16cid:commentId w16cid:paraId="7E200083" w16cid:durableId="0F06E5F3"/>
  <w16cid:commentId w16cid:paraId="78E17113" w16cid:durableId="1D0C20C6"/>
  <w16cid:commentId w16cid:paraId="38B5D3A9" w16cid:durableId="6312FAA8"/>
  <w16cid:commentId w16cid:paraId="58682497" w16cid:durableId="45C0E19B"/>
  <w16cid:commentId w16cid:paraId="19B0D97E" w16cid:durableId="2860DF94"/>
  <w16cid:commentId w16cid:paraId="5D2BA304" w16cid:durableId="1287ADCC"/>
  <w16cid:commentId w16cid:paraId="0E1C54F4" w16cid:durableId="0617249F"/>
  <w16cid:commentId w16cid:paraId="59C15965" w16cid:durableId="4E25CB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8BA42" w14:textId="77777777" w:rsidR="00912D27" w:rsidRDefault="00912D27">
      <w:r>
        <w:separator/>
      </w:r>
    </w:p>
  </w:endnote>
  <w:endnote w:type="continuationSeparator" w:id="0">
    <w:p w14:paraId="0B84DEC4" w14:textId="77777777" w:rsidR="00912D27" w:rsidRDefault="00912D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incho">
    <w:altName w:val="明朝"/>
    <w:panose1 w:val="02020609040305080305"/>
    <w:charset w:val="80"/>
    <w:family w:val="roman"/>
    <w:notTrueType/>
    <w:pitch w:val="fixed"/>
    <w:sig w:usb0="00000000" w:usb1="08070000" w:usb2="00000010" w:usb3="00000000" w:csb0="00020000" w:csb1="00000000"/>
  </w:font>
  <w:font w:name="平成角ゴシック">
    <w:panose1 w:val="00000000000000000000"/>
    <w:charset w:val="80"/>
    <w:family w:val="modern"/>
    <w:notTrueType/>
    <w:pitch w:val="fixed"/>
    <w:sig w:usb0="00000001" w:usb1="08070000" w:usb2="00000010" w:usb3="00000000" w:csb0="00020000" w:csb1="00000000"/>
  </w:font>
  <w:font w:name="PMingLiU">
    <w:altName w:val="新細明體"/>
    <w:panose1 w:val="02010601000101010101"/>
    <w:charset w:val="88"/>
    <w:family w:val="roman"/>
    <w:pitch w:val="variable"/>
    <w:sig w:usb0="A00002FF" w:usb1="28CFFCFA" w:usb2="00000016" w:usb3="00000000" w:csb0="00100001"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0A2A" w14:textId="77777777" w:rsidR="00A77E59" w:rsidRDefault="00A77E59"/>
  <w:p w14:paraId="2CA4E5E5" w14:textId="77777777" w:rsidR="00A77E59" w:rsidRDefault="00A77E59">
    <w:pPr>
      <w:pStyle w:val="a7"/>
      <w:framePr w:wrap="auto" w:vAnchor="text" w:hAnchor="page" w:x="5802" w:y="-63"/>
      <w:rPr>
        <w:rStyle w:val="a6"/>
      </w:rPr>
    </w:pPr>
    <w:r>
      <w:rPr>
        <w:rStyle w:val="a6"/>
        <w:rFonts w:hint="eastAsia"/>
      </w:rPr>
      <w:t xml:space="preserve">- </w:t>
    </w:r>
    <w:r w:rsidR="00095BA3">
      <w:rPr>
        <w:rStyle w:val="a6"/>
      </w:rPr>
      <w:fldChar w:fldCharType="begin"/>
    </w:r>
    <w:r>
      <w:rPr>
        <w:rStyle w:val="a6"/>
      </w:rPr>
      <w:instrText xml:space="preserve">PAGE  </w:instrText>
    </w:r>
    <w:r w:rsidR="00095BA3">
      <w:rPr>
        <w:rStyle w:val="a6"/>
      </w:rPr>
      <w:fldChar w:fldCharType="separate"/>
    </w:r>
    <w:r w:rsidR="004F7278">
      <w:rPr>
        <w:rStyle w:val="a6"/>
        <w:noProof/>
      </w:rPr>
      <w:t>13</w:t>
    </w:r>
    <w:r w:rsidR="00095BA3">
      <w:rPr>
        <w:rStyle w:val="a6"/>
      </w:rPr>
      <w:fldChar w:fldCharType="end"/>
    </w:r>
    <w:r>
      <w:rPr>
        <w:rStyle w:val="a6"/>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97B64" w14:textId="77777777" w:rsidR="00912D27" w:rsidRDefault="00912D27">
      <w:r>
        <w:separator/>
      </w:r>
    </w:p>
  </w:footnote>
  <w:footnote w:type="continuationSeparator" w:id="0">
    <w:p w14:paraId="48DC1A30" w14:textId="77777777" w:rsidR="00912D27" w:rsidRDefault="00912D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C654A" w14:textId="77777777" w:rsidR="00A77E59" w:rsidRDefault="00A77E59">
    <w:pPr>
      <w:pStyle w:val="a4"/>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8CFDA" w14:textId="77777777" w:rsidR="00235A5A" w:rsidRDefault="00235A5A" w:rsidP="00235A5A">
    <w:pPr>
      <w:pStyle w:val="a4"/>
      <w:ind w:right="4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23D9"/>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1" w15:restartNumberingAfterBreak="0">
    <w:nsid w:val="0D0B17B4"/>
    <w:multiLevelType w:val="hybridMultilevel"/>
    <w:tmpl w:val="19C29B5E"/>
    <w:lvl w:ilvl="0" w:tplc="FFFFFFFF">
      <w:start w:val="2"/>
      <w:numFmt w:val="decimal"/>
      <w:lvlText w:val="%1"/>
      <w:lvlJc w:val="left"/>
      <w:pPr>
        <w:tabs>
          <w:tab w:val="num" w:pos="525"/>
        </w:tabs>
        <w:ind w:left="525" w:hanging="525"/>
      </w:pPr>
      <w:rPr>
        <w:rFonts w:hint="eastAsia"/>
      </w:rPr>
    </w:lvl>
    <w:lvl w:ilvl="1" w:tplc="0164C2AE">
      <w:start w:val="1"/>
      <w:numFmt w:val="decimalEnclosedCircle"/>
      <w:lvlText w:val="%2"/>
      <w:lvlJc w:val="left"/>
      <w:pPr>
        <w:ind w:left="780" w:hanging="360"/>
      </w:pPr>
      <w:rPr>
        <w:rFonts w:hint="default"/>
      </w:rPr>
    </w:lvl>
    <w:lvl w:ilvl="2" w:tplc="FFFFFFFF" w:tentative="1">
      <w:start w:val="1"/>
      <w:numFmt w:val="decimalEnclosedCircle"/>
      <w:lvlText w:val="%3"/>
      <w:lvlJc w:val="lef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aiueoFullWidth"/>
      <w:lvlText w:val="(%5)"/>
      <w:lvlJc w:val="left"/>
      <w:pPr>
        <w:tabs>
          <w:tab w:val="num" w:pos="2100"/>
        </w:tabs>
        <w:ind w:left="2100" w:hanging="420"/>
      </w:pPr>
    </w:lvl>
    <w:lvl w:ilvl="5" w:tplc="FFFFFFFF" w:tentative="1">
      <w:start w:val="1"/>
      <w:numFmt w:val="decimalEnclosedCircle"/>
      <w:lvlText w:val="%6"/>
      <w:lvlJc w:val="lef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aiueoFullWidth"/>
      <w:lvlText w:val="(%8)"/>
      <w:lvlJc w:val="left"/>
      <w:pPr>
        <w:tabs>
          <w:tab w:val="num" w:pos="3360"/>
        </w:tabs>
        <w:ind w:left="3360" w:hanging="420"/>
      </w:pPr>
    </w:lvl>
    <w:lvl w:ilvl="8" w:tplc="FFFFFFFF" w:tentative="1">
      <w:start w:val="1"/>
      <w:numFmt w:val="decimalEnclosedCircle"/>
      <w:lvlText w:val="%9"/>
      <w:lvlJc w:val="left"/>
      <w:pPr>
        <w:tabs>
          <w:tab w:val="num" w:pos="3780"/>
        </w:tabs>
        <w:ind w:left="3780" w:hanging="420"/>
      </w:pPr>
    </w:lvl>
  </w:abstractNum>
  <w:abstractNum w:abstractNumId="2" w15:restartNumberingAfterBreak="0">
    <w:nsid w:val="0ED24D24"/>
    <w:multiLevelType w:val="singleLevel"/>
    <w:tmpl w:val="29AACDF6"/>
    <w:lvl w:ilvl="0">
      <w:start w:val="2"/>
      <w:numFmt w:val="decimal"/>
      <w:lvlText w:val="%1"/>
      <w:lvlJc w:val="left"/>
      <w:pPr>
        <w:tabs>
          <w:tab w:val="num" w:pos="525"/>
        </w:tabs>
        <w:ind w:left="525" w:hanging="525"/>
      </w:pPr>
      <w:rPr>
        <w:rFonts w:hint="eastAsia"/>
      </w:rPr>
    </w:lvl>
  </w:abstractNum>
  <w:abstractNum w:abstractNumId="3" w15:restartNumberingAfterBreak="0">
    <w:nsid w:val="172B712B"/>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4" w15:restartNumberingAfterBreak="0">
    <w:nsid w:val="19B74323"/>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5" w15:restartNumberingAfterBreak="0">
    <w:nsid w:val="1DAF7AC8"/>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6" w15:restartNumberingAfterBreak="0">
    <w:nsid w:val="2E5B097B"/>
    <w:multiLevelType w:val="hybridMultilevel"/>
    <w:tmpl w:val="E534B5C0"/>
    <w:lvl w:ilvl="0" w:tplc="32DA520E">
      <w:start w:val="1"/>
      <w:numFmt w:val="decimal"/>
      <w:lvlText w:val="（%1）"/>
      <w:lvlJc w:val="left"/>
      <w:pPr>
        <w:tabs>
          <w:tab w:val="num" w:pos="375"/>
        </w:tabs>
        <w:ind w:left="375" w:hanging="375"/>
      </w:pPr>
      <w:rPr>
        <w:rFonts w:ascii="ＭＳ 明朝" w:eastAsia="ＭＳ 明朝" w:hAnsi="ＭＳ 明朝" w:hint="eastAsia"/>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42991D56"/>
    <w:multiLevelType w:val="hybridMultilevel"/>
    <w:tmpl w:val="E5B2A4C8"/>
    <w:lvl w:ilvl="0" w:tplc="423C5548">
      <w:start w:val="1"/>
      <w:numFmt w:val="decimal"/>
      <w:lvlText w:val="%1"/>
      <w:lvlJc w:val="left"/>
      <w:pPr>
        <w:ind w:left="420" w:hanging="420"/>
      </w:pPr>
      <w:rPr>
        <w:rFonts w:hint="eastAsia"/>
      </w:rPr>
    </w:lvl>
    <w:lvl w:ilvl="1" w:tplc="F6F6D268">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528528B"/>
    <w:multiLevelType w:val="hybridMultilevel"/>
    <w:tmpl w:val="0A6067E2"/>
    <w:lvl w:ilvl="0" w:tplc="ADA2A64A">
      <w:start w:val="1"/>
      <w:numFmt w:val="decimal"/>
      <w:lvlText w:val="（%1）"/>
      <w:lvlJc w:val="left"/>
      <w:pPr>
        <w:tabs>
          <w:tab w:val="num" w:pos="720"/>
        </w:tabs>
        <w:ind w:left="720" w:hanging="720"/>
      </w:pPr>
      <w:rPr>
        <w:rFonts w:hint="eastAsia"/>
        <w:lang w:val="en-US"/>
      </w:r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8B325E"/>
    <w:multiLevelType w:val="hybridMultilevel"/>
    <w:tmpl w:val="A4C0C254"/>
    <w:lvl w:ilvl="0" w:tplc="4E72FCD0">
      <w:start w:val="1"/>
      <w:numFmt w:val="decimal"/>
      <w:lvlText w:val="%1"/>
      <w:lvlJc w:val="left"/>
      <w:pPr>
        <w:tabs>
          <w:tab w:val="num" w:pos="360"/>
        </w:tabs>
        <w:ind w:left="360" w:hanging="360"/>
      </w:pPr>
      <w:rPr>
        <w:rFonts w:ascii="ＭＳ 明朝" w:eastAsia="ＭＳ 明朝" w:hAnsi="ＭＳ 明朝" w:hint="eastAsia"/>
      </w:rPr>
    </w:lvl>
    <w:lvl w:ilvl="1" w:tplc="751E7F9A" w:tentative="1">
      <w:start w:val="1"/>
      <w:numFmt w:val="aiueoFullWidth"/>
      <w:lvlText w:val="(%2)"/>
      <w:lvlJc w:val="left"/>
      <w:pPr>
        <w:tabs>
          <w:tab w:val="num" w:pos="840"/>
        </w:tabs>
        <w:ind w:left="840" w:hanging="420"/>
      </w:pPr>
    </w:lvl>
    <w:lvl w:ilvl="2" w:tplc="C55012D4" w:tentative="1">
      <w:start w:val="1"/>
      <w:numFmt w:val="decimalEnclosedCircle"/>
      <w:lvlText w:val="%3"/>
      <w:lvlJc w:val="left"/>
      <w:pPr>
        <w:tabs>
          <w:tab w:val="num" w:pos="1260"/>
        </w:tabs>
        <w:ind w:left="1260" w:hanging="420"/>
      </w:pPr>
    </w:lvl>
    <w:lvl w:ilvl="3" w:tplc="9266D730" w:tentative="1">
      <w:start w:val="1"/>
      <w:numFmt w:val="decimal"/>
      <w:lvlText w:val="%4."/>
      <w:lvlJc w:val="left"/>
      <w:pPr>
        <w:tabs>
          <w:tab w:val="num" w:pos="1680"/>
        </w:tabs>
        <w:ind w:left="1680" w:hanging="420"/>
      </w:pPr>
    </w:lvl>
    <w:lvl w:ilvl="4" w:tplc="D25A4F5A" w:tentative="1">
      <w:start w:val="1"/>
      <w:numFmt w:val="aiueoFullWidth"/>
      <w:lvlText w:val="(%5)"/>
      <w:lvlJc w:val="left"/>
      <w:pPr>
        <w:tabs>
          <w:tab w:val="num" w:pos="2100"/>
        </w:tabs>
        <w:ind w:left="2100" w:hanging="420"/>
      </w:pPr>
    </w:lvl>
    <w:lvl w:ilvl="5" w:tplc="BB24F1C6" w:tentative="1">
      <w:start w:val="1"/>
      <w:numFmt w:val="decimalEnclosedCircle"/>
      <w:lvlText w:val="%6"/>
      <w:lvlJc w:val="left"/>
      <w:pPr>
        <w:tabs>
          <w:tab w:val="num" w:pos="2520"/>
        </w:tabs>
        <w:ind w:left="2520" w:hanging="420"/>
      </w:pPr>
    </w:lvl>
    <w:lvl w:ilvl="6" w:tplc="D93ECAA8" w:tentative="1">
      <w:start w:val="1"/>
      <w:numFmt w:val="decimal"/>
      <w:lvlText w:val="%7."/>
      <w:lvlJc w:val="left"/>
      <w:pPr>
        <w:tabs>
          <w:tab w:val="num" w:pos="2940"/>
        </w:tabs>
        <w:ind w:left="2940" w:hanging="420"/>
      </w:pPr>
    </w:lvl>
    <w:lvl w:ilvl="7" w:tplc="4774B19E" w:tentative="1">
      <w:start w:val="1"/>
      <w:numFmt w:val="aiueoFullWidth"/>
      <w:lvlText w:val="(%8)"/>
      <w:lvlJc w:val="left"/>
      <w:pPr>
        <w:tabs>
          <w:tab w:val="num" w:pos="3360"/>
        </w:tabs>
        <w:ind w:left="3360" w:hanging="420"/>
      </w:pPr>
    </w:lvl>
    <w:lvl w:ilvl="8" w:tplc="6BB6A5B0" w:tentative="1">
      <w:start w:val="1"/>
      <w:numFmt w:val="decimalEnclosedCircle"/>
      <w:lvlText w:val="%9"/>
      <w:lvlJc w:val="left"/>
      <w:pPr>
        <w:tabs>
          <w:tab w:val="num" w:pos="3780"/>
        </w:tabs>
        <w:ind w:left="3780" w:hanging="420"/>
      </w:pPr>
    </w:lvl>
  </w:abstractNum>
  <w:abstractNum w:abstractNumId="10" w15:restartNumberingAfterBreak="0">
    <w:nsid w:val="632A0F93"/>
    <w:multiLevelType w:val="hybridMultilevel"/>
    <w:tmpl w:val="9998C6E2"/>
    <w:lvl w:ilvl="0" w:tplc="3CD04EAC">
      <w:start w:val="1"/>
      <w:numFmt w:val="decimalEnclosedCircle"/>
      <w:lvlText w:val="%1"/>
      <w:lvlJc w:val="left"/>
      <w:pPr>
        <w:ind w:left="984" w:hanging="360"/>
      </w:pPr>
      <w:rPr>
        <w:rFonts w:hint="default"/>
      </w:rPr>
    </w:lvl>
    <w:lvl w:ilvl="1" w:tplc="04090017" w:tentative="1">
      <w:start w:val="1"/>
      <w:numFmt w:val="aiueoFullWidth"/>
      <w:lvlText w:val="(%2)"/>
      <w:lvlJc w:val="left"/>
      <w:pPr>
        <w:ind w:left="1464" w:hanging="420"/>
      </w:pPr>
    </w:lvl>
    <w:lvl w:ilvl="2" w:tplc="04090011" w:tentative="1">
      <w:start w:val="1"/>
      <w:numFmt w:val="decimalEnclosedCircle"/>
      <w:lvlText w:val="%3"/>
      <w:lvlJc w:val="left"/>
      <w:pPr>
        <w:ind w:left="1884" w:hanging="420"/>
      </w:pPr>
    </w:lvl>
    <w:lvl w:ilvl="3" w:tplc="0409000F" w:tentative="1">
      <w:start w:val="1"/>
      <w:numFmt w:val="decimal"/>
      <w:lvlText w:val="%4."/>
      <w:lvlJc w:val="left"/>
      <w:pPr>
        <w:ind w:left="2304" w:hanging="420"/>
      </w:pPr>
    </w:lvl>
    <w:lvl w:ilvl="4" w:tplc="04090017" w:tentative="1">
      <w:start w:val="1"/>
      <w:numFmt w:val="aiueoFullWidth"/>
      <w:lvlText w:val="(%5)"/>
      <w:lvlJc w:val="left"/>
      <w:pPr>
        <w:ind w:left="2724" w:hanging="420"/>
      </w:pPr>
    </w:lvl>
    <w:lvl w:ilvl="5" w:tplc="04090011" w:tentative="1">
      <w:start w:val="1"/>
      <w:numFmt w:val="decimalEnclosedCircle"/>
      <w:lvlText w:val="%6"/>
      <w:lvlJc w:val="left"/>
      <w:pPr>
        <w:ind w:left="3144" w:hanging="420"/>
      </w:pPr>
    </w:lvl>
    <w:lvl w:ilvl="6" w:tplc="0409000F" w:tentative="1">
      <w:start w:val="1"/>
      <w:numFmt w:val="decimal"/>
      <w:lvlText w:val="%7."/>
      <w:lvlJc w:val="left"/>
      <w:pPr>
        <w:ind w:left="3564" w:hanging="420"/>
      </w:pPr>
    </w:lvl>
    <w:lvl w:ilvl="7" w:tplc="04090017" w:tentative="1">
      <w:start w:val="1"/>
      <w:numFmt w:val="aiueoFullWidth"/>
      <w:lvlText w:val="(%8)"/>
      <w:lvlJc w:val="left"/>
      <w:pPr>
        <w:ind w:left="3984" w:hanging="420"/>
      </w:pPr>
    </w:lvl>
    <w:lvl w:ilvl="8" w:tplc="04090011" w:tentative="1">
      <w:start w:val="1"/>
      <w:numFmt w:val="decimalEnclosedCircle"/>
      <w:lvlText w:val="%9"/>
      <w:lvlJc w:val="left"/>
      <w:pPr>
        <w:ind w:left="4404" w:hanging="420"/>
      </w:pPr>
    </w:lvl>
  </w:abstractNum>
  <w:abstractNum w:abstractNumId="11" w15:restartNumberingAfterBreak="0">
    <w:nsid w:val="7EDD386E"/>
    <w:multiLevelType w:val="hybridMultilevel"/>
    <w:tmpl w:val="D4AA03D6"/>
    <w:lvl w:ilvl="0" w:tplc="002E22C4">
      <w:start w:val="1"/>
      <w:numFmt w:val="decimalEnclosedCircle"/>
      <w:lvlText w:val="%1"/>
      <w:lvlJc w:val="left"/>
      <w:pPr>
        <w:tabs>
          <w:tab w:val="num" w:pos="1800"/>
        </w:tabs>
        <w:ind w:left="1800" w:hanging="540"/>
      </w:pPr>
      <w:rPr>
        <w:rFonts w:hint="default"/>
      </w:rPr>
    </w:lvl>
    <w:lvl w:ilvl="1" w:tplc="2084C000">
      <w:start w:val="1"/>
      <w:numFmt w:val="lowerLetter"/>
      <w:lvlText w:val="%2)"/>
      <w:lvlJc w:val="left"/>
      <w:pPr>
        <w:tabs>
          <w:tab w:val="num" w:pos="1620"/>
        </w:tabs>
        <w:ind w:left="1620" w:hanging="360"/>
      </w:pPr>
      <w:rPr>
        <w:rFonts w:hint="default"/>
      </w:rPr>
    </w:lvl>
    <w:lvl w:ilvl="2" w:tplc="67DE4B38" w:tentative="1">
      <w:start w:val="1"/>
      <w:numFmt w:val="decimalEnclosedCircle"/>
      <w:lvlText w:val="%3"/>
      <w:lvlJc w:val="left"/>
      <w:pPr>
        <w:tabs>
          <w:tab w:val="num" w:pos="2520"/>
        </w:tabs>
        <w:ind w:left="2520" w:hanging="420"/>
      </w:pPr>
    </w:lvl>
    <w:lvl w:ilvl="3" w:tplc="1B0CF0E6" w:tentative="1">
      <w:start w:val="1"/>
      <w:numFmt w:val="decimal"/>
      <w:lvlText w:val="%4."/>
      <w:lvlJc w:val="left"/>
      <w:pPr>
        <w:tabs>
          <w:tab w:val="num" w:pos="2940"/>
        </w:tabs>
        <w:ind w:left="2940" w:hanging="420"/>
      </w:pPr>
    </w:lvl>
    <w:lvl w:ilvl="4" w:tplc="6B6A58F0" w:tentative="1">
      <w:start w:val="1"/>
      <w:numFmt w:val="aiueoFullWidth"/>
      <w:lvlText w:val="(%5)"/>
      <w:lvlJc w:val="left"/>
      <w:pPr>
        <w:tabs>
          <w:tab w:val="num" w:pos="3360"/>
        </w:tabs>
        <w:ind w:left="3360" w:hanging="420"/>
      </w:pPr>
    </w:lvl>
    <w:lvl w:ilvl="5" w:tplc="7AB29408" w:tentative="1">
      <w:start w:val="1"/>
      <w:numFmt w:val="decimalEnclosedCircle"/>
      <w:lvlText w:val="%6"/>
      <w:lvlJc w:val="left"/>
      <w:pPr>
        <w:tabs>
          <w:tab w:val="num" w:pos="3780"/>
        </w:tabs>
        <w:ind w:left="3780" w:hanging="420"/>
      </w:pPr>
    </w:lvl>
    <w:lvl w:ilvl="6" w:tplc="A126AECC" w:tentative="1">
      <w:start w:val="1"/>
      <w:numFmt w:val="decimal"/>
      <w:lvlText w:val="%7."/>
      <w:lvlJc w:val="left"/>
      <w:pPr>
        <w:tabs>
          <w:tab w:val="num" w:pos="4200"/>
        </w:tabs>
        <w:ind w:left="4200" w:hanging="420"/>
      </w:pPr>
    </w:lvl>
    <w:lvl w:ilvl="7" w:tplc="7F08C5A2" w:tentative="1">
      <w:start w:val="1"/>
      <w:numFmt w:val="aiueoFullWidth"/>
      <w:lvlText w:val="(%8)"/>
      <w:lvlJc w:val="left"/>
      <w:pPr>
        <w:tabs>
          <w:tab w:val="num" w:pos="4620"/>
        </w:tabs>
        <w:ind w:left="4620" w:hanging="420"/>
      </w:pPr>
    </w:lvl>
    <w:lvl w:ilvl="8" w:tplc="81622854" w:tentative="1">
      <w:start w:val="1"/>
      <w:numFmt w:val="decimalEnclosedCircle"/>
      <w:lvlText w:val="%9"/>
      <w:lvlJc w:val="left"/>
      <w:pPr>
        <w:tabs>
          <w:tab w:val="num" w:pos="5040"/>
        </w:tabs>
        <w:ind w:left="5040" w:hanging="420"/>
      </w:pPr>
    </w:lvl>
  </w:abstractNum>
  <w:num w:numId="1" w16cid:durableId="192039199">
    <w:abstractNumId w:val="1"/>
  </w:num>
  <w:num w:numId="2" w16cid:durableId="1712462937">
    <w:abstractNumId w:val="2"/>
  </w:num>
  <w:num w:numId="3" w16cid:durableId="946812902">
    <w:abstractNumId w:val="8"/>
  </w:num>
  <w:num w:numId="4" w16cid:durableId="1495949882">
    <w:abstractNumId w:val="6"/>
  </w:num>
  <w:num w:numId="5" w16cid:durableId="1884251058">
    <w:abstractNumId w:val="9"/>
  </w:num>
  <w:num w:numId="6" w16cid:durableId="923101513">
    <w:abstractNumId w:val="4"/>
  </w:num>
  <w:num w:numId="7" w16cid:durableId="561137021">
    <w:abstractNumId w:val="11"/>
  </w:num>
  <w:num w:numId="8" w16cid:durableId="212667071">
    <w:abstractNumId w:val="5"/>
  </w:num>
  <w:num w:numId="9" w16cid:durableId="1377118567">
    <w:abstractNumId w:val="3"/>
  </w:num>
  <w:num w:numId="10" w16cid:durableId="731348388">
    <w:abstractNumId w:val="0"/>
  </w:num>
  <w:num w:numId="11" w16cid:durableId="120154270">
    <w:abstractNumId w:val="7"/>
  </w:num>
  <w:num w:numId="12" w16cid:durableId="50039387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nihito Nakano">
    <w15:presenceInfo w15:providerId="Windows Live" w15:userId="4301c70fd78d1e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8A8"/>
    <w:rsid w:val="000025A8"/>
    <w:rsid w:val="00006DE1"/>
    <w:rsid w:val="000127FC"/>
    <w:rsid w:val="00015911"/>
    <w:rsid w:val="000159E0"/>
    <w:rsid w:val="00024A9C"/>
    <w:rsid w:val="00033870"/>
    <w:rsid w:val="0005294D"/>
    <w:rsid w:val="00056B02"/>
    <w:rsid w:val="0007608C"/>
    <w:rsid w:val="00083198"/>
    <w:rsid w:val="00084103"/>
    <w:rsid w:val="00091100"/>
    <w:rsid w:val="00091713"/>
    <w:rsid w:val="00093CEC"/>
    <w:rsid w:val="00095BA3"/>
    <w:rsid w:val="00096590"/>
    <w:rsid w:val="000B1AC9"/>
    <w:rsid w:val="000B294E"/>
    <w:rsid w:val="000D09E6"/>
    <w:rsid w:val="000F02DA"/>
    <w:rsid w:val="00104052"/>
    <w:rsid w:val="001104C9"/>
    <w:rsid w:val="00114460"/>
    <w:rsid w:val="001407AF"/>
    <w:rsid w:val="00141A44"/>
    <w:rsid w:val="00155321"/>
    <w:rsid w:val="0015561D"/>
    <w:rsid w:val="00161460"/>
    <w:rsid w:val="0016239A"/>
    <w:rsid w:val="0016752E"/>
    <w:rsid w:val="0017461B"/>
    <w:rsid w:val="0017537B"/>
    <w:rsid w:val="00175E6D"/>
    <w:rsid w:val="00177EE6"/>
    <w:rsid w:val="00182A85"/>
    <w:rsid w:val="00185EA0"/>
    <w:rsid w:val="001864DF"/>
    <w:rsid w:val="001A3DC5"/>
    <w:rsid w:val="001A3F80"/>
    <w:rsid w:val="001A56CE"/>
    <w:rsid w:val="001D738C"/>
    <w:rsid w:val="001E55FF"/>
    <w:rsid w:val="001F1EB8"/>
    <w:rsid w:val="00214986"/>
    <w:rsid w:val="00216011"/>
    <w:rsid w:val="00230AF6"/>
    <w:rsid w:val="00235A5A"/>
    <w:rsid w:val="002418A2"/>
    <w:rsid w:val="0024764B"/>
    <w:rsid w:val="00247CB3"/>
    <w:rsid w:val="00253926"/>
    <w:rsid w:val="0025487B"/>
    <w:rsid w:val="00257D32"/>
    <w:rsid w:val="00272ACF"/>
    <w:rsid w:val="00297002"/>
    <w:rsid w:val="002B3823"/>
    <w:rsid w:val="002B415B"/>
    <w:rsid w:val="002B48CA"/>
    <w:rsid w:val="002B64CC"/>
    <w:rsid w:val="002B7671"/>
    <w:rsid w:val="002C033B"/>
    <w:rsid w:val="002D38DD"/>
    <w:rsid w:val="002D3C34"/>
    <w:rsid w:val="002E0384"/>
    <w:rsid w:val="002E4DA5"/>
    <w:rsid w:val="002F0090"/>
    <w:rsid w:val="002F358A"/>
    <w:rsid w:val="002F646E"/>
    <w:rsid w:val="00316778"/>
    <w:rsid w:val="00333788"/>
    <w:rsid w:val="00341D36"/>
    <w:rsid w:val="00341D39"/>
    <w:rsid w:val="00342DA3"/>
    <w:rsid w:val="00356278"/>
    <w:rsid w:val="00366D48"/>
    <w:rsid w:val="0037073D"/>
    <w:rsid w:val="00372CFD"/>
    <w:rsid w:val="003803C5"/>
    <w:rsid w:val="003928B6"/>
    <w:rsid w:val="00394BB9"/>
    <w:rsid w:val="003A2529"/>
    <w:rsid w:val="003A5409"/>
    <w:rsid w:val="003A5F40"/>
    <w:rsid w:val="003D2CD4"/>
    <w:rsid w:val="003E4C24"/>
    <w:rsid w:val="003E5DAD"/>
    <w:rsid w:val="003E67A7"/>
    <w:rsid w:val="003F3923"/>
    <w:rsid w:val="003F536E"/>
    <w:rsid w:val="00401A6A"/>
    <w:rsid w:val="00401EBD"/>
    <w:rsid w:val="00402A87"/>
    <w:rsid w:val="00413A9B"/>
    <w:rsid w:val="00426997"/>
    <w:rsid w:val="004361CC"/>
    <w:rsid w:val="0043698D"/>
    <w:rsid w:val="00437527"/>
    <w:rsid w:val="00441240"/>
    <w:rsid w:val="0046489C"/>
    <w:rsid w:val="00467178"/>
    <w:rsid w:val="00470F14"/>
    <w:rsid w:val="00485620"/>
    <w:rsid w:val="00486C76"/>
    <w:rsid w:val="0049057F"/>
    <w:rsid w:val="00490F05"/>
    <w:rsid w:val="0049697C"/>
    <w:rsid w:val="0049783D"/>
    <w:rsid w:val="00497C58"/>
    <w:rsid w:val="004A6520"/>
    <w:rsid w:val="004C0B60"/>
    <w:rsid w:val="004D5D4E"/>
    <w:rsid w:val="004E6286"/>
    <w:rsid w:val="004F4A9C"/>
    <w:rsid w:val="004F6C83"/>
    <w:rsid w:val="004F7278"/>
    <w:rsid w:val="00504ABE"/>
    <w:rsid w:val="00506096"/>
    <w:rsid w:val="0051735B"/>
    <w:rsid w:val="00526D4D"/>
    <w:rsid w:val="005361E4"/>
    <w:rsid w:val="0055222B"/>
    <w:rsid w:val="005529CC"/>
    <w:rsid w:val="005578A8"/>
    <w:rsid w:val="0056165D"/>
    <w:rsid w:val="00582664"/>
    <w:rsid w:val="00582BE4"/>
    <w:rsid w:val="00583E1A"/>
    <w:rsid w:val="005900DC"/>
    <w:rsid w:val="005922C2"/>
    <w:rsid w:val="00594967"/>
    <w:rsid w:val="005A4ED5"/>
    <w:rsid w:val="005A756D"/>
    <w:rsid w:val="005B228A"/>
    <w:rsid w:val="005B3071"/>
    <w:rsid w:val="005C44E1"/>
    <w:rsid w:val="005C4FBF"/>
    <w:rsid w:val="005E408C"/>
    <w:rsid w:val="00601858"/>
    <w:rsid w:val="006020E4"/>
    <w:rsid w:val="006139D6"/>
    <w:rsid w:val="00620769"/>
    <w:rsid w:val="00626E74"/>
    <w:rsid w:val="00653FBE"/>
    <w:rsid w:val="006600D8"/>
    <w:rsid w:val="006731DC"/>
    <w:rsid w:val="00674DD0"/>
    <w:rsid w:val="0069105B"/>
    <w:rsid w:val="00696528"/>
    <w:rsid w:val="00697F38"/>
    <w:rsid w:val="006A6688"/>
    <w:rsid w:val="006C06D7"/>
    <w:rsid w:val="006C55F3"/>
    <w:rsid w:val="006C6049"/>
    <w:rsid w:val="006D19BC"/>
    <w:rsid w:val="006E0E38"/>
    <w:rsid w:val="006F4CCC"/>
    <w:rsid w:val="00726561"/>
    <w:rsid w:val="00730C4B"/>
    <w:rsid w:val="00737186"/>
    <w:rsid w:val="00737BBC"/>
    <w:rsid w:val="00757179"/>
    <w:rsid w:val="007732EC"/>
    <w:rsid w:val="007755EC"/>
    <w:rsid w:val="007773ED"/>
    <w:rsid w:val="00782EE6"/>
    <w:rsid w:val="007848D5"/>
    <w:rsid w:val="007849B9"/>
    <w:rsid w:val="00785EBF"/>
    <w:rsid w:val="00796D90"/>
    <w:rsid w:val="007B4345"/>
    <w:rsid w:val="007B63BA"/>
    <w:rsid w:val="007C1A77"/>
    <w:rsid w:val="007C29F8"/>
    <w:rsid w:val="007F33B8"/>
    <w:rsid w:val="0080075A"/>
    <w:rsid w:val="00813781"/>
    <w:rsid w:val="00821AC4"/>
    <w:rsid w:val="008227DB"/>
    <w:rsid w:val="0082730E"/>
    <w:rsid w:val="0083251E"/>
    <w:rsid w:val="0083380D"/>
    <w:rsid w:val="0083466F"/>
    <w:rsid w:val="00834BFA"/>
    <w:rsid w:val="00855790"/>
    <w:rsid w:val="00855A21"/>
    <w:rsid w:val="00855EC0"/>
    <w:rsid w:val="00856A23"/>
    <w:rsid w:val="00860C68"/>
    <w:rsid w:val="00883611"/>
    <w:rsid w:val="00885CE6"/>
    <w:rsid w:val="008965D2"/>
    <w:rsid w:val="00897E5C"/>
    <w:rsid w:val="008A4C8A"/>
    <w:rsid w:val="008B4F22"/>
    <w:rsid w:val="008B6726"/>
    <w:rsid w:val="008B6CBA"/>
    <w:rsid w:val="008C5602"/>
    <w:rsid w:val="008C5D9F"/>
    <w:rsid w:val="008C69CC"/>
    <w:rsid w:val="008D1D22"/>
    <w:rsid w:val="008E4D5C"/>
    <w:rsid w:val="008F51B8"/>
    <w:rsid w:val="008F609F"/>
    <w:rsid w:val="00912A84"/>
    <w:rsid w:val="00912B5D"/>
    <w:rsid w:val="00912D27"/>
    <w:rsid w:val="00915AD3"/>
    <w:rsid w:val="0091673C"/>
    <w:rsid w:val="0092196E"/>
    <w:rsid w:val="00923C14"/>
    <w:rsid w:val="00924A60"/>
    <w:rsid w:val="00924B21"/>
    <w:rsid w:val="00932F30"/>
    <w:rsid w:val="00947E6A"/>
    <w:rsid w:val="00953AC3"/>
    <w:rsid w:val="00954871"/>
    <w:rsid w:val="009636AD"/>
    <w:rsid w:val="00967813"/>
    <w:rsid w:val="009758EA"/>
    <w:rsid w:val="00975E72"/>
    <w:rsid w:val="00983189"/>
    <w:rsid w:val="00983EDD"/>
    <w:rsid w:val="009906EC"/>
    <w:rsid w:val="00992CF3"/>
    <w:rsid w:val="009971FE"/>
    <w:rsid w:val="009A1C3E"/>
    <w:rsid w:val="009A3A0C"/>
    <w:rsid w:val="009A3C5D"/>
    <w:rsid w:val="009A5D35"/>
    <w:rsid w:val="009A7546"/>
    <w:rsid w:val="009B580D"/>
    <w:rsid w:val="009C144D"/>
    <w:rsid w:val="009C57D0"/>
    <w:rsid w:val="009E7E18"/>
    <w:rsid w:val="009F4234"/>
    <w:rsid w:val="009F6AB4"/>
    <w:rsid w:val="00A01B0B"/>
    <w:rsid w:val="00A055ED"/>
    <w:rsid w:val="00A200B9"/>
    <w:rsid w:val="00A20141"/>
    <w:rsid w:val="00A2101E"/>
    <w:rsid w:val="00A3157B"/>
    <w:rsid w:val="00A55257"/>
    <w:rsid w:val="00A63F46"/>
    <w:rsid w:val="00A6771D"/>
    <w:rsid w:val="00A713C4"/>
    <w:rsid w:val="00A7778A"/>
    <w:rsid w:val="00A77E59"/>
    <w:rsid w:val="00A90170"/>
    <w:rsid w:val="00A92F93"/>
    <w:rsid w:val="00A958C4"/>
    <w:rsid w:val="00AA4059"/>
    <w:rsid w:val="00AA532E"/>
    <w:rsid w:val="00AA63AA"/>
    <w:rsid w:val="00AA7665"/>
    <w:rsid w:val="00AB1EB2"/>
    <w:rsid w:val="00AB3F94"/>
    <w:rsid w:val="00AC49E7"/>
    <w:rsid w:val="00AE01D4"/>
    <w:rsid w:val="00AF43F0"/>
    <w:rsid w:val="00AF4D10"/>
    <w:rsid w:val="00B04F0E"/>
    <w:rsid w:val="00B04FC6"/>
    <w:rsid w:val="00B07C4F"/>
    <w:rsid w:val="00B105DC"/>
    <w:rsid w:val="00B25492"/>
    <w:rsid w:val="00B32ADF"/>
    <w:rsid w:val="00B70790"/>
    <w:rsid w:val="00B77BB3"/>
    <w:rsid w:val="00B821EA"/>
    <w:rsid w:val="00B82907"/>
    <w:rsid w:val="00B842D6"/>
    <w:rsid w:val="00B87E43"/>
    <w:rsid w:val="00B906E5"/>
    <w:rsid w:val="00BA4642"/>
    <w:rsid w:val="00BA54DC"/>
    <w:rsid w:val="00BA585C"/>
    <w:rsid w:val="00BF1A00"/>
    <w:rsid w:val="00BF3B3B"/>
    <w:rsid w:val="00C00AAE"/>
    <w:rsid w:val="00C01EED"/>
    <w:rsid w:val="00C04662"/>
    <w:rsid w:val="00C056C6"/>
    <w:rsid w:val="00C06232"/>
    <w:rsid w:val="00C069CE"/>
    <w:rsid w:val="00C16EEF"/>
    <w:rsid w:val="00C3315E"/>
    <w:rsid w:val="00C33352"/>
    <w:rsid w:val="00C37F32"/>
    <w:rsid w:val="00C53909"/>
    <w:rsid w:val="00C55256"/>
    <w:rsid w:val="00C649B8"/>
    <w:rsid w:val="00C64F6D"/>
    <w:rsid w:val="00C737A3"/>
    <w:rsid w:val="00C80133"/>
    <w:rsid w:val="00C853C6"/>
    <w:rsid w:val="00C944A3"/>
    <w:rsid w:val="00CA070C"/>
    <w:rsid w:val="00CC1B29"/>
    <w:rsid w:val="00CE3A18"/>
    <w:rsid w:val="00CF2084"/>
    <w:rsid w:val="00CF30EB"/>
    <w:rsid w:val="00D06274"/>
    <w:rsid w:val="00D07391"/>
    <w:rsid w:val="00D11BB6"/>
    <w:rsid w:val="00D11C1E"/>
    <w:rsid w:val="00D17EA0"/>
    <w:rsid w:val="00D2464E"/>
    <w:rsid w:val="00D300A7"/>
    <w:rsid w:val="00D5391B"/>
    <w:rsid w:val="00D67BE3"/>
    <w:rsid w:val="00D748FA"/>
    <w:rsid w:val="00D863C3"/>
    <w:rsid w:val="00DA3A97"/>
    <w:rsid w:val="00DA6F90"/>
    <w:rsid w:val="00DB636C"/>
    <w:rsid w:val="00DC5D34"/>
    <w:rsid w:val="00DD1624"/>
    <w:rsid w:val="00DE23D1"/>
    <w:rsid w:val="00DE3EFB"/>
    <w:rsid w:val="00DE6F8E"/>
    <w:rsid w:val="00DF0AAE"/>
    <w:rsid w:val="00DF1AB9"/>
    <w:rsid w:val="00E00210"/>
    <w:rsid w:val="00E06881"/>
    <w:rsid w:val="00E171B9"/>
    <w:rsid w:val="00E41066"/>
    <w:rsid w:val="00E4611D"/>
    <w:rsid w:val="00E46FC4"/>
    <w:rsid w:val="00E60D5E"/>
    <w:rsid w:val="00E65F53"/>
    <w:rsid w:val="00E67540"/>
    <w:rsid w:val="00E735D3"/>
    <w:rsid w:val="00E74E3B"/>
    <w:rsid w:val="00E75538"/>
    <w:rsid w:val="00E90C12"/>
    <w:rsid w:val="00E9308E"/>
    <w:rsid w:val="00EA4B1D"/>
    <w:rsid w:val="00EA5714"/>
    <w:rsid w:val="00EB2502"/>
    <w:rsid w:val="00EB300F"/>
    <w:rsid w:val="00EB4834"/>
    <w:rsid w:val="00EC3ACC"/>
    <w:rsid w:val="00EC7DED"/>
    <w:rsid w:val="00EE12B3"/>
    <w:rsid w:val="00EF5905"/>
    <w:rsid w:val="00EF6D5C"/>
    <w:rsid w:val="00F01966"/>
    <w:rsid w:val="00F20BFA"/>
    <w:rsid w:val="00F2170A"/>
    <w:rsid w:val="00F309A5"/>
    <w:rsid w:val="00F30AA8"/>
    <w:rsid w:val="00F449A4"/>
    <w:rsid w:val="00F45502"/>
    <w:rsid w:val="00F51047"/>
    <w:rsid w:val="00F53485"/>
    <w:rsid w:val="00F54CE7"/>
    <w:rsid w:val="00F605D3"/>
    <w:rsid w:val="00F64521"/>
    <w:rsid w:val="00F66621"/>
    <w:rsid w:val="00F805B8"/>
    <w:rsid w:val="00F83044"/>
    <w:rsid w:val="00F87F43"/>
    <w:rsid w:val="00F93B4F"/>
    <w:rsid w:val="00F9443E"/>
    <w:rsid w:val="00FA6CE5"/>
    <w:rsid w:val="00FA7B08"/>
    <w:rsid w:val="00FC2A41"/>
    <w:rsid w:val="00FD3632"/>
    <w:rsid w:val="00FD5171"/>
    <w:rsid w:val="00FD624A"/>
    <w:rsid w:val="00FE3153"/>
    <w:rsid w:val="00FE7ACF"/>
    <w:rsid w:val="00FF3114"/>
    <w:rsid w:val="00FF3CD4"/>
    <w:rsid w:val="00FF62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5E88699"/>
  <w15:docId w15:val="{EC3E032E-E2A3-44E7-B8DC-4BC373538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Century" w:cs="Times New Roman"/>
        <w:sz w:val="21"/>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578A8"/>
    <w:pPr>
      <w:widowControl w:val="0"/>
      <w:jc w:val="both"/>
    </w:pPr>
    <w:rPr>
      <w:rFonts w:ascii="Century"/>
      <w:kern w:val="2"/>
      <w:szCs w:val="24"/>
    </w:rPr>
  </w:style>
  <w:style w:type="paragraph" w:styleId="1">
    <w:name w:val="heading 1"/>
    <w:basedOn w:val="a"/>
    <w:next w:val="2"/>
    <w:link w:val="10"/>
    <w:qFormat/>
    <w:rsid w:val="00504ABE"/>
    <w:pPr>
      <w:outlineLvl w:val="0"/>
    </w:pPr>
    <w:rPr>
      <w:rFonts w:ascii="Arial" w:eastAsia="ＭＳ ゴシック" w:hAnsi="Arial"/>
      <w:kern w:val="24"/>
    </w:rPr>
  </w:style>
  <w:style w:type="paragraph" w:styleId="2">
    <w:name w:val="heading 2"/>
    <w:basedOn w:val="a"/>
    <w:link w:val="20"/>
    <w:qFormat/>
    <w:rsid w:val="00504ABE"/>
    <w:pPr>
      <w:textAlignment w:val="baseline"/>
      <w:outlineLvl w:val="1"/>
    </w:pPr>
    <w:rPr>
      <w:rFonts w:ascii="Arial" w:eastAsia="ＭＳ ゴシック" w:hAnsi="Arial" w:cstheme="majorBidi"/>
      <w:b/>
    </w:rPr>
  </w:style>
  <w:style w:type="paragraph" w:styleId="3">
    <w:name w:val="heading 3"/>
    <w:basedOn w:val="a"/>
    <w:next w:val="a"/>
    <w:link w:val="30"/>
    <w:qFormat/>
    <w:rsid w:val="00504ABE"/>
    <w:pPr>
      <w:outlineLvl w:val="2"/>
    </w:pPr>
    <w:rPr>
      <w:rFonts w:ascii="Arial" w:hAnsi="Arial"/>
    </w:rPr>
  </w:style>
  <w:style w:type="paragraph" w:styleId="4">
    <w:name w:val="heading 4"/>
    <w:basedOn w:val="3"/>
    <w:next w:val="a0"/>
    <w:link w:val="40"/>
    <w:qFormat/>
    <w:rsid w:val="00504ABE"/>
    <w:pPr>
      <w:outlineLvl w:val="3"/>
    </w:pPr>
  </w:style>
  <w:style w:type="paragraph" w:styleId="5">
    <w:name w:val="heading 5"/>
    <w:basedOn w:val="4"/>
    <w:next w:val="a0"/>
    <w:link w:val="50"/>
    <w:qFormat/>
    <w:rsid w:val="00504ABE"/>
    <w:pPr>
      <w:outlineLvl w:val="4"/>
    </w:pPr>
  </w:style>
  <w:style w:type="paragraph" w:styleId="6">
    <w:name w:val="heading 6"/>
    <w:basedOn w:val="a"/>
    <w:next w:val="a0"/>
    <w:link w:val="60"/>
    <w:qFormat/>
    <w:rsid w:val="00504ABE"/>
    <w:pPr>
      <w:keepNext/>
      <w:outlineLvl w:val="5"/>
    </w:pPr>
    <w:rPr>
      <w:b/>
    </w:rPr>
  </w:style>
  <w:style w:type="paragraph" w:styleId="7">
    <w:name w:val="heading 7"/>
    <w:basedOn w:val="a"/>
    <w:next w:val="a0"/>
    <w:link w:val="70"/>
    <w:qFormat/>
    <w:rsid w:val="00504ABE"/>
    <w:pPr>
      <w:keepNext/>
      <w:outlineLvl w:val="6"/>
    </w:pPr>
  </w:style>
  <w:style w:type="paragraph" w:styleId="8">
    <w:name w:val="heading 8"/>
    <w:basedOn w:val="a"/>
    <w:next w:val="a0"/>
    <w:link w:val="80"/>
    <w:qFormat/>
    <w:rsid w:val="00504ABE"/>
    <w:pPr>
      <w:keepNext/>
      <w:outlineLvl w:val="7"/>
    </w:pPr>
  </w:style>
  <w:style w:type="paragraph" w:styleId="9">
    <w:name w:val="heading 9"/>
    <w:basedOn w:val="a"/>
    <w:next w:val="a0"/>
    <w:link w:val="90"/>
    <w:qFormat/>
    <w:rsid w:val="00504ABE"/>
    <w:pPr>
      <w:keepNext/>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rsid w:val="00504ABE"/>
    <w:rPr>
      <w:rFonts w:ascii="Arial" w:eastAsia="ＭＳ ゴシック" w:hAnsi="Arial"/>
      <w:kern w:val="24"/>
      <w:sz w:val="24"/>
    </w:rPr>
  </w:style>
  <w:style w:type="character" w:customStyle="1" w:styleId="20">
    <w:name w:val="見出し 2 (文字)"/>
    <w:basedOn w:val="a1"/>
    <w:link w:val="2"/>
    <w:rsid w:val="00504ABE"/>
    <w:rPr>
      <w:rFonts w:ascii="Arial" w:eastAsia="ＭＳ ゴシック" w:hAnsi="Arial" w:cstheme="majorBidi"/>
      <w:b/>
      <w:sz w:val="24"/>
    </w:rPr>
  </w:style>
  <w:style w:type="character" w:customStyle="1" w:styleId="30">
    <w:name w:val="見出し 3 (文字)"/>
    <w:basedOn w:val="a1"/>
    <w:link w:val="3"/>
    <w:rsid w:val="00504ABE"/>
    <w:rPr>
      <w:rFonts w:ascii="Arial" w:eastAsia="ＭＳ 明朝" w:hAnsi="Arial"/>
      <w:sz w:val="24"/>
    </w:rPr>
  </w:style>
  <w:style w:type="character" w:customStyle="1" w:styleId="40">
    <w:name w:val="見出し 4 (文字)"/>
    <w:basedOn w:val="a1"/>
    <w:link w:val="4"/>
    <w:rsid w:val="00504ABE"/>
    <w:rPr>
      <w:rFonts w:ascii="Arial" w:eastAsia="ＭＳ 明朝" w:hAnsi="Arial"/>
      <w:sz w:val="24"/>
    </w:rPr>
  </w:style>
  <w:style w:type="paragraph" w:styleId="a0">
    <w:name w:val="Normal Indent"/>
    <w:basedOn w:val="a"/>
    <w:rsid w:val="00504ABE"/>
    <w:pPr>
      <w:ind w:leftChars="400" w:left="840"/>
    </w:pPr>
  </w:style>
  <w:style w:type="character" w:customStyle="1" w:styleId="50">
    <w:name w:val="見出し 5 (文字)"/>
    <w:basedOn w:val="a1"/>
    <w:link w:val="5"/>
    <w:rsid w:val="00504ABE"/>
    <w:rPr>
      <w:rFonts w:ascii="Arial" w:eastAsia="ＭＳ 明朝" w:hAnsi="Arial"/>
      <w:sz w:val="24"/>
    </w:rPr>
  </w:style>
  <w:style w:type="character" w:customStyle="1" w:styleId="60">
    <w:name w:val="見出し 6 (文字)"/>
    <w:basedOn w:val="a1"/>
    <w:link w:val="6"/>
    <w:rsid w:val="00504ABE"/>
    <w:rPr>
      <w:rFonts w:ascii="ＭＳ 明朝" w:eastAsia="ＭＳ 明朝"/>
      <w:b/>
      <w:sz w:val="24"/>
    </w:rPr>
  </w:style>
  <w:style w:type="character" w:customStyle="1" w:styleId="70">
    <w:name w:val="見出し 7 (文字)"/>
    <w:basedOn w:val="a1"/>
    <w:link w:val="7"/>
    <w:rsid w:val="00504ABE"/>
    <w:rPr>
      <w:rFonts w:ascii="ＭＳ 明朝" w:eastAsia="ＭＳ 明朝"/>
      <w:sz w:val="24"/>
    </w:rPr>
  </w:style>
  <w:style w:type="character" w:customStyle="1" w:styleId="80">
    <w:name w:val="見出し 8 (文字)"/>
    <w:basedOn w:val="a1"/>
    <w:link w:val="8"/>
    <w:rsid w:val="00504ABE"/>
    <w:rPr>
      <w:rFonts w:ascii="ＭＳ 明朝" w:eastAsia="ＭＳ 明朝"/>
      <w:sz w:val="24"/>
    </w:rPr>
  </w:style>
  <w:style w:type="character" w:customStyle="1" w:styleId="90">
    <w:name w:val="見出し 9 (文字)"/>
    <w:basedOn w:val="a1"/>
    <w:link w:val="9"/>
    <w:rsid w:val="00504ABE"/>
    <w:rPr>
      <w:rFonts w:ascii="ＭＳ 明朝" w:eastAsia="ＭＳ 明朝"/>
      <w:sz w:val="24"/>
    </w:rPr>
  </w:style>
  <w:style w:type="paragraph" w:styleId="a4">
    <w:name w:val="header"/>
    <w:basedOn w:val="a"/>
    <w:link w:val="a5"/>
    <w:rsid w:val="005578A8"/>
    <w:pPr>
      <w:tabs>
        <w:tab w:val="center" w:pos="4252"/>
        <w:tab w:val="right" w:pos="8504"/>
      </w:tabs>
      <w:autoSpaceDE w:val="0"/>
      <w:autoSpaceDN w:val="0"/>
      <w:adjustRightInd w:val="0"/>
      <w:textAlignment w:val="baseline"/>
    </w:pPr>
    <w:rPr>
      <w:rFonts w:ascii="ＭＳ 明朝" w:hAnsi="Times New Roman"/>
      <w:kern w:val="0"/>
      <w:szCs w:val="20"/>
    </w:rPr>
  </w:style>
  <w:style w:type="character" w:customStyle="1" w:styleId="a5">
    <w:name w:val="ヘッダー (文字)"/>
    <w:basedOn w:val="a1"/>
    <w:link w:val="a4"/>
    <w:rsid w:val="005578A8"/>
    <w:rPr>
      <w:rFonts w:hAnsi="Times New Roman"/>
    </w:rPr>
  </w:style>
  <w:style w:type="paragraph" w:customStyle="1" w:styleId="11">
    <w:name w:val="書式なし1"/>
    <w:basedOn w:val="a"/>
    <w:rsid w:val="005578A8"/>
    <w:pPr>
      <w:autoSpaceDE w:val="0"/>
      <w:autoSpaceDN w:val="0"/>
      <w:adjustRightInd w:val="0"/>
      <w:textAlignment w:val="baseline"/>
    </w:pPr>
    <w:rPr>
      <w:rFonts w:ascii="ＭＳ 明朝" w:hAnsi="Times New Roman"/>
      <w:szCs w:val="20"/>
    </w:rPr>
  </w:style>
  <w:style w:type="character" w:styleId="a6">
    <w:name w:val="page number"/>
    <w:rsid w:val="005578A8"/>
    <w:rPr>
      <w:rFonts w:ascii="ＭＳ 明朝" w:eastAsia="ＭＳ 明朝" w:hAnsi="Mincho"/>
      <w:sz w:val="20"/>
    </w:rPr>
  </w:style>
  <w:style w:type="paragraph" w:styleId="a7">
    <w:name w:val="footer"/>
    <w:basedOn w:val="a"/>
    <w:link w:val="a8"/>
    <w:rsid w:val="005578A8"/>
    <w:pPr>
      <w:tabs>
        <w:tab w:val="center" w:pos="4252"/>
        <w:tab w:val="right" w:pos="8504"/>
      </w:tabs>
      <w:autoSpaceDE w:val="0"/>
      <w:autoSpaceDN w:val="0"/>
      <w:adjustRightInd w:val="0"/>
      <w:textAlignment w:val="baseline"/>
    </w:pPr>
    <w:rPr>
      <w:rFonts w:ascii="ＭＳ 明朝" w:hAnsi="Times New Roman"/>
      <w:kern w:val="0"/>
      <w:szCs w:val="20"/>
    </w:rPr>
  </w:style>
  <w:style w:type="character" w:customStyle="1" w:styleId="a8">
    <w:name w:val="フッター (文字)"/>
    <w:basedOn w:val="a1"/>
    <w:link w:val="a7"/>
    <w:rsid w:val="005578A8"/>
    <w:rPr>
      <w:rFonts w:hAnsi="Times New Roman"/>
    </w:rPr>
  </w:style>
  <w:style w:type="paragraph" w:styleId="a9">
    <w:name w:val="Note Heading"/>
    <w:basedOn w:val="a"/>
    <w:next w:val="a"/>
    <w:link w:val="aa"/>
    <w:rsid w:val="005578A8"/>
    <w:pPr>
      <w:autoSpaceDE w:val="0"/>
      <w:autoSpaceDN w:val="0"/>
      <w:adjustRightInd w:val="0"/>
      <w:jc w:val="center"/>
      <w:textAlignment w:val="baseline"/>
    </w:pPr>
    <w:rPr>
      <w:rFonts w:ascii="ＭＳ 明朝" w:hAnsi="Times New Roman"/>
      <w:kern w:val="0"/>
      <w:szCs w:val="20"/>
    </w:rPr>
  </w:style>
  <w:style w:type="character" w:customStyle="1" w:styleId="aa">
    <w:name w:val="記 (文字)"/>
    <w:basedOn w:val="a1"/>
    <w:link w:val="a9"/>
    <w:rsid w:val="005578A8"/>
    <w:rPr>
      <w:rFonts w:hAnsi="Times New Roman"/>
    </w:rPr>
  </w:style>
  <w:style w:type="paragraph" w:styleId="ab">
    <w:name w:val="Closing"/>
    <w:basedOn w:val="a"/>
    <w:next w:val="a"/>
    <w:link w:val="ac"/>
    <w:rsid w:val="005578A8"/>
    <w:pPr>
      <w:autoSpaceDE w:val="0"/>
      <w:autoSpaceDN w:val="0"/>
      <w:adjustRightInd w:val="0"/>
      <w:jc w:val="right"/>
      <w:textAlignment w:val="baseline"/>
    </w:pPr>
    <w:rPr>
      <w:rFonts w:ascii="ＭＳ 明朝" w:hAnsi="Times New Roman"/>
      <w:kern w:val="0"/>
      <w:szCs w:val="20"/>
    </w:rPr>
  </w:style>
  <w:style w:type="character" w:customStyle="1" w:styleId="ac">
    <w:name w:val="結語 (文字)"/>
    <w:basedOn w:val="a1"/>
    <w:link w:val="ab"/>
    <w:rsid w:val="005578A8"/>
    <w:rPr>
      <w:rFonts w:hAnsi="Times New Roman"/>
    </w:rPr>
  </w:style>
  <w:style w:type="paragraph" w:customStyle="1" w:styleId="ad">
    <w:name w:val="条文"/>
    <w:basedOn w:val="a"/>
    <w:rsid w:val="005578A8"/>
    <w:pPr>
      <w:autoSpaceDE w:val="0"/>
      <w:autoSpaceDN w:val="0"/>
      <w:adjustRightInd w:val="0"/>
      <w:spacing w:line="440" w:lineRule="exact"/>
      <w:ind w:left="221" w:hanging="221"/>
      <w:textAlignment w:val="center"/>
    </w:pPr>
    <w:rPr>
      <w:rFonts w:ascii="ＭＳ 明朝"/>
      <w:spacing w:val="5"/>
      <w:kern w:val="0"/>
      <w:szCs w:val="20"/>
    </w:rPr>
  </w:style>
  <w:style w:type="paragraph" w:styleId="ae">
    <w:name w:val="Salutation"/>
    <w:basedOn w:val="a"/>
    <w:next w:val="a"/>
    <w:link w:val="af"/>
    <w:rsid w:val="005578A8"/>
    <w:rPr>
      <w:rFonts w:hAnsi="ＭＳ 明朝"/>
    </w:rPr>
  </w:style>
  <w:style w:type="character" w:customStyle="1" w:styleId="af">
    <w:name w:val="挨拶文 (文字)"/>
    <w:basedOn w:val="a1"/>
    <w:link w:val="ae"/>
    <w:rsid w:val="005578A8"/>
    <w:rPr>
      <w:rFonts w:ascii="Century" w:hAnsi="ＭＳ 明朝"/>
      <w:kern w:val="2"/>
      <w:szCs w:val="24"/>
    </w:rPr>
  </w:style>
  <w:style w:type="paragraph" w:styleId="af0">
    <w:name w:val="Balloon Text"/>
    <w:basedOn w:val="a"/>
    <w:link w:val="af1"/>
    <w:rsid w:val="00E171B9"/>
    <w:rPr>
      <w:rFonts w:asciiTheme="majorHAnsi" w:eastAsiaTheme="majorEastAsia" w:hAnsiTheme="majorHAnsi" w:cstheme="majorBidi"/>
      <w:sz w:val="18"/>
      <w:szCs w:val="18"/>
    </w:rPr>
  </w:style>
  <w:style w:type="character" w:customStyle="1" w:styleId="af1">
    <w:name w:val="吹き出し (文字)"/>
    <w:basedOn w:val="a1"/>
    <w:link w:val="af0"/>
    <w:rsid w:val="00E171B9"/>
    <w:rPr>
      <w:rFonts w:asciiTheme="majorHAnsi" w:eastAsiaTheme="majorEastAsia" w:hAnsiTheme="majorHAnsi" w:cstheme="majorBidi"/>
      <w:kern w:val="2"/>
      <w:sz w:val="18"/>
      <w:szCs w:val="18"/>
    </w:rPr>
  </w:style>
  <w:style w:type="paragraph" w:styleId="af2">
    <w:name w:val="Revision"/>
    <w:hidden/>
    <w:uiPriority w:val="99"/>
    <w:semiHidden/>
    <w:rsid w:val="00485620"/>
    <w:rPr>
      <w:rFonts w:ascii="Century"/>
      <w:kern w:val="2"/>
      <w:szCs w:val="24"/>
    </w:rPr>
  </w:style>
  <w:style w:type="paragraph" w:customStyle="1" w:styleId="af3">
    <w:name w:val="信託条文見出し"/>
    <w:basedOn w:val="1"/>
    <w:rsid w:val="00485620"/>
    <w:pPr>
      <w:keepNext/>
      <w:adjustRightInd w:val="0"/>
      <w:spacing w:line="360" w:lineRule="atLeast"/>
      <w:textAlignment w:val="baseline"/>
      <w:outlineLvl w:val="9"/>
    </w:pPr>
    <w:rPr>
      <w:rFonts w:ascii="平成角ゴシック" w:eastAsia="平成角ゴシック" w:hAnsi="Century"/>
      <w:kern w:val="0"/>
      <w:sz w:val="20"/>
      <w:szCs w:val="20"/>
      <w:lang w:val="x-none" w:eastAsia="x-none"/>
    </w:rPr>
  </w:style>
  <w:style w:type="character" w:styleId="af4">
    <w:name w:val="annotation reference"/>
    <w:basedOn w:val="a1"/>
    <w:rsid w:val="007773ED"/>
    <w:rPr>
      <w:sz w:val="18"/>
      <w:szCs w:val="18"/>
    </w:rPr>
  </w:style>
  <w:style w:type="paragraph" w:styleId="af5">
    <w:name w:val="annotation text"/>
    <w:basedOn w:val="a"/>
    <w:link w:val="af6"/>
    <w:rsid w:val="007773ED"/>
    <w:pPr>
      <w:jc w:val="left"/>
    </w:pPr>
  </w:style>
  <w:style w:type="character" w:customStyle="1" w:styleId="af6">
    <w:name w:val="コメント文字列 (文字)"/>
    <w:basedOn w:val="a1"/>
    <w:link w:val="af5"/>
    <w:rsid w:val="007773ED"/>
    <w:rPr>
      <w:rFonts w:ascii="Century"/>
      <w:kern w:val="2"/>
      <w:szCs w:val="24"/>
    </w:rPr>
  </w:style>
  <w:style w:type="paragraph" w:styleId="af7">
    <w:name w:val="annotation subject"/>
    <w:basedOn w:val="af5"/>
    <w:next w:val="af5"/>
    <w:link w:val="af8"/>
    <w:rsid w:val="007773ED"/>
    <w:rPr>
      <w:b/>
      <w:bCs/>
    </w:rPr>
  </w:style>
  <w:style w:type="character" w:customStyle="1" w:styleId="af8">
    <w:name w:val="コメント内容 (文字)"/>
    <w:basedOn w:val="af6"/>
    <w:link w:val="af7"/>
    <w:rsid w:val="007773ED"/>
    <w:rPr>
      <w:rFonts w:ascii="Century"/>
      <w:b/>
      <w:bCs/>
      <w:kern w:val="2"/>
      <w:szCs w:val="24"/>
    </w:rPr>
  </w:style>
  <w:style w:type="character" w:styleId="af9">
    <w:name w:val="Hyperlink"/>
    <w:basedOn w:val="a1"/>
    <w:uiPriority w:val="99"/>
    <w:semiHidden/>
    <w:unhideWhenUsed/>
    <w:rsid w:val="007F33B8"/>
    <w:rPr>
      <w:color w:val="0000FF"/>
      <w:u w:val="single"/>
    </w:rPr>
  </w:style>
  <w:style w:type="character" w:styleId="afa">
    <w:name w:val="FollowedHyperlink"/>
    <w:basedOn w:val="a1"/>
    <w:semiHidden/>
    <w:unhideWhenUsed/>
    <w:rsid w:val="00F66621"/>
    <w:rPr>
      <w:color w:val="800080" w:themeColor="followedHyperlink"/>
      <w:u w:val="single"/>
    </w:rPr>
  </w:style>
  <w:style w:type="paragraph" w:styleId="afb">
    <w:name w:val="List Paragraph"/>
    <w:basedOn w:val="a"/>
    <w:uiPriority w:val="34"/>
    <w:qFormat/>
    <w:rsid w:val="00C01EE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55A55C6-6001-4E87-AAEA-FFBA8793C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22</Pages>
  <Words>2627</Words>
  <Characters>14975</Characters>
  <Application>Microsoft Office Word</Application>
  <DocSecurity>0</DocSecurity>
  <Lines>124</Lines>
  <Paragraphs>35</Paragraphs>
  <ScaleCrop>false</ScaleCrop>
  <HeadingPairs>
    <vt:vector size="2" baseType="variant">
      <vt:variant>
        <vt:lpstr>タイトル</vt:lpstr>
      </vt:variant>
      <vt:variant>
        <vt:i4>1</vt:i4>
      </vt:variant>
    </vt:vector>
  </HeadingPairs>
  <TitlesOfParts>
    <vt:vector size="1" baseType="lpstr">
      <vt:lpstr/>
    </vt:vector>
  </TitlesOfParts>
  <Company>片岡総合法律事務所</Company>
  <LinksUpToDate>false</LinksUpToDate>
  <CharactersWithSpaces>17567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IG</dc:creator>
  <cp:lastModifiedBy>Kunihito Nakano</cp:lastModifiedBy>
  <cp:revision>2</cp:revision>
  <cp:lastPrinted>2022-07-25T04:42:00Z</cp:lastPrinted>
  <dcterms:created xsi:type="dcterms:W3CDTF">2026-09-29T03:20:00Z</dcterms:created>
  <dcterms:modified xsi:type="dcterms:W3CDTF">2026-09-29T03:20:00Z</dcterms:modified>
</cp:coreProperties>
</file>